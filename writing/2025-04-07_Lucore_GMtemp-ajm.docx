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CBB1" w14:textId="3F18E016" w:rsidR="00FB297C" w:rsidRDefault="00FB297C" w:rsidP="00FB297C">
      <w:pPr>
        <w:rPr>
          <w:sz w:val="28"/>
          <w:szCs w:val="28"/>
        </w:rPr>
      </w:pPr>
      <w:r w:rsidRPr="008D3054">
        <w:rPr>
          <w:sz w:val="28"/>
          <w:szCs w:val="28"/>
        </w:rPr>
        <w:t xml:space="preserve">Gut microbiome </w:t>
      </w:r>
      <w:commentRangeStart w:id="0"/>
      <w:commentRangeStart w:id="1"/>
      <w:commentRangeStart w:id="2"/>
      <w:r w:rsidRPr="008D3054">
        <w:rPr>
          <w:sz w:val="28"/>
          <w:szCs w:val="28"/>
        </w:rPr>
        <w:t xml:space="preserve">response to </w:t>
      </w:r>
      <w:commentRangeEnd w:id="0"/>
      <w:r w:rsidR="002B0D5F">
        <w:rPr>
          <w:rStyle w:val="CommentReference"/>
        </w:rPr>
        <w:commentReference w:id="0"/>
      </w:r>
      <w:commentRangeEnd w:id="1"/>
      <w:r w:rsidR="00860ADA">
        <w:rPr>
          <w:rStyle w:val="CommentReference"/>
        </w:rPr>
        <w:commentReference w:id="1"/>
      </w:r>
      <w:commentRangeEnd w:id="2"/>
      <w:r w:rsidR="00FB1676">
        <w:rPr>
          <w:rStyle w:val="CommentReference"/>
        </w:rPr>
        <w:commentReference w:id="2"/>
      </w:r>
      <w:r w:rsidRPr="008D3054">
        <w:rPr>
          <w:sz w:val="28"/>
          <w:szCs w:val="28"/>
        </w:rPr>
        <w:t xml:space="preserve">temperature is related to </w:t>
      </w:r>
      <w:r w:rsidR="006808DE">
        <w:rPr>
          <w:sz w:val="28"/>
          <w:szCs w:val="28"/>
        </w:rPr>
        <w:t>host immunity</w:t>
      </w:r>
      <w:r w:rsidRPr="008D3054">
        <w:rPr>
          <w:sz w:val="28"/>
          <w:szCs w:val="28"/>
        </w:rPr>
        <w:t xml:space="preserve"> in wild a primat</w:t>
      </w:r>
      <w:commentRangeStart w:id="3"/>
      <w:r w:rsidRPr="008D3054">
        <w:rPr>
          <w:sz w:val="28"/>
          <w:szCs w:val="28"/>
        </w:rPr>
        <w:t>e</w:t>
      </w:r>
      <w:commentRangeEnd w:id="3"/>
      <w:r w:rsidR="00860ADA">
        <w:rPr>
          <w:rStyle w:val="CommentReference"/>
        </w:rPr>
        <w:commentReference w:id="3"/>
      </w:r>
    </w:p>
    <w:p w14:paraId="4E501B7D" w14:textId="77777777" w:rsidR="00FB297C" w:rsidRDefault="00FB297C" w:rsidP="00FB297C">
      <w:pPr>
        <w:rPr>
          <w:sz w:val="28"/>
          <w:szCs w:val="28"/>
        </w:rPr>
      </w:pPr>
    </w:p>
    <w:p w14:paraId="525CB681" w14:textId="7EDED1D9" w:rsidR="008631EB" w:rsidRPr="00FB297C" w:rsidRDefault="00FB297C">
      <w:pPr>
        <w:rPr>
          <w:sz w:val="28"/>
          <w:szCs w:val="28"/>
        </w:rPr>
      </w:pPr>
      <w:r>
        <w:t>Introduction</w:t>
      </w:r>
      <w:r w:rsidRPr="00787E3A">
        <w:t>:</w:t>
      </w:r>
    </w:p>
    <w:p w14:paraId="6AEC133B" w14:textId="5C286627" w:rsidR="000A6D3D" w:rsidRDefault="00FB297C" w:rsidP="000A6D3D">
      <w:pPr>
        <w:ind w:firstLine="720"/>
      </w:pPr>
      <w:r>
        <w:t xml:space="preserve">Temperature is a primary driver of adaptation, and species have evolved unique thermal limits that characterize diverse aspects of their behavior and physiology. Rising temperatures due to climate change are predicted to push species beyond their evolved thermal tolerance and challenge them to adapt to hotter climates </w:t>
      </w:r>
      <w:r w:rsidR="00205D31">
        <w:fldChar w:fldCharType="begin"/>
      </w:r>
      <w:r w:rsidR="00205D31">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rsidR="00205D31">
        <w:fldChar w:fldCharType="separate"/>
      </w:r>
      <w:r w:rsidR="00205D31">
        <w:rPr>
          <w:noProof/>
        </w:rPr>
        <w:t>(Bellard et al., 2012; Bennett et al., 2021)</w:t>
      </w:r>
      <w:r w:rsidR="00205D31">
        <w:fldChar w:fldCharType="end"/>
      </w:r>
      <w:r>
        <w:t xml:space="preserve">. Efforts to evaluate mechanisms by which species respond and adapt to heat stress have revealed that microbiomes may play a key role in determining the thermal tolerance of their host species </w:t>
      </w:r>
      <w:r w:rsidR="00205D31">
        <w:fldChar w:fldCharType="begin"/>
      </w:r>
      <w:r w:rsidR="00205D31">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rsidR="00205D31">
        <w:fldChar w:fldCharType="separate"/>
      </w:r>
      <w:r w:rsidR="00205D31">
        <w:t>(Moghadam et al., 2018; Ziegler et al., 2017)</w:t>
      </w:r>
      <w:r w:rsidR="00205D31">
        <w:fldChar w:fldCharType="end"/>
      </w:r>
      <w:r>
        <w:t xml:space="preserve"> and could be important in facilitating adaptation to higher temperatures </w:t>
      </w:r>
      <w:r w:rsidR="00205D31">
        <w:fldChar w:fldCharType="begin"/>
      </w:r>
      <w:r w:rsidR="00205D31">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rsidR="00205D31">
        <w:fldChar w:fldCharType="separate"/>
      </w:r>
      <w:r w:rsidR="00205D31">
        <w:rPr>
          <w:noProof/>
        </w:rPr>
        <w:t>(Baldassarre et al., 2022; Fontaine &amp; Kohl, 2023; Hector et al., 2022)</w:t>
      </w:r>
      <w:r w:rsidR="00205D31">
        <w:fldChar w:fldCharType="end"/>
      </w:r>
      <w:r>
        <w:t xml:space="preserve">. Animals have evolved complex relationships with the microbial communities (i.e., microbiomes) that live on and inside them to the extent that hosts rely on their microbiomes to support diverse aspects of their </w:t>
      </w:r>
      <w:r w:rsidR="004C53B7">
        <w:t>functioning</w:t>
      </w:r>
      <w:r>
        <w:t xml:space="preserve">. Experimental research has shown that heat stress can deplete microbiome communities and has been associated with negative phenotypic, survivorship, and fitness outcomes for the host </w:t>
      </w:r>
      <w:r w:rsidR="00205D31">
        <w:fldChar w:fldCharType="begin"/>
      </w:r>
      <w:r w:rsidR="00205D31">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205D31">
        <w:fldChar w:fldCharType="separate"/>
      </w:r>
      <w:r w:rsidR="00205D31" w:rsidRPr="00205D31">
        <w:t>(Jaramillo &amp; Castañeda, 2021; B. Zhang et al., 2019)</w:t>
      </w:r>
      <w:r w:rsidR="00205D31">
        <w:fldChar w:fldCharType="end"/>
      </w:r>
      <w:r>
        <w:t>. The gastrointestinal tract is home to a particularly dense microbial community, the gut microbiome, that plays a crucial role in regulating host responses to environmental change</w:t>
      </w:r>
      <w:r w:rsidR="00255184">
        <w:t xml:space="preserve"> </w:t>
      </w:r>
      <w:r w:rsidR="00E36CAE">
        <w:fldChar w:fldCharType="begin"/>
      </w:r>
      <w:r w:rsidR="009B6912">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rsidR="00E36CAE">
        <w:fldChar w:fldCharType="separate"/>
      </w:r>
      <w:r w:rsidR="009B6912">
        <w:rPr>
          <w:noProof/>
        </w:rPr>
        <w:t>(Amato, 2016)</w:t>
      </w:r>
      <w:r w:rsidR="00E36CAE">
        <w:fldChar w:fldCharType="end"/>
      </w:r>
      <w:r>
        <w:t xml:space="preserve">, making it an ideal system to explore how species may respond to rising temperatures. </w:t>
      </w:r>
    </w:p>
    <w:p w14:paraId="707D8A6D" w14:textId="77777777" w:rsidR="00860ADA" w:rsidRDefault="000A6D3D" w:rsidP="007719B5">
      <w:pPr>
        <w:ind w:firstLine="720"/>
      </w:pPr>
      <w:r>
        <w:t xml:space="preserve">The gut microbiome is sensitive to ambient temperature, and </w:t>
      </w:r>
      <w:r w:rsidR="004C53B7">
        <w:t xml:space="preserve">compositional </w:t>
      </w:r>
      <w:r>
        <w:t xml:space="preserve">changes associated with high temperatures may harm the host by reducing the gut microbiome’s ability to carry out essential functions. For example, heat stress has been shown to alter the abundances of specific microbial taxa </w:t>
      </w:r>
      <w:r w:rsidR="00255184">
        <w:fldChar w:fldCharType="begin"/>
      </w:r>
      <w:r w:rsidR="00255184">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255184">
        <w:fldChar w:fldCharType="separate"/>
      </w:r>
      <w:r w:rsidR="00255184">
        <w:rPr>
          <w:noProof/>
        </w:rPr>
        <w:t>(Sepulveda &amp; Moeller, 2020)</w:t>
      </w:r>
      <w:r w:rsidR="00255184">
        <w:fldChar w:fldCharType="end"/>
      </w:r>
      <w:r w:rsidR="00255184">
        <w:t xml:space="preserve"> </w:t>
      </w:r>
      <w:r>
        <w:t xml:space="preserve">and is associated with </w:t>
      </w:r>
      <w:r w:rsidR="00EF7E65">
        <w:t>changes</w:t>
      </w:r>
      <w:r>
        <w:t xml:space="preserve"> in host digestion and metabolism </w:t>
      </w:r>
      <w:r w:rsidR="00255184">
        <w:fldChar w:fldCharType="begin"/>
      </w:r>
      <w:r w:rsidR="00EF7E65">
        <w:instrText xml:space="preserve"> ADDIN ZOTERO_ITEM CSL_CITATION {"citationID":"GePsuZvw","properties":{"formattedCitation":"(Fontaine et al., 2018; Tajima et al., 2007; Zhu et al., 2019)","plainCitation":"(Fontaine et al., 2018; Tajima et al., 2007; Zhu et al., 2019)","noteIndex":0},"citationItems":[{"id":1909,"uris":["http://zotero.org/users/13901503/items/Y6B943CR"],"itemData":{"id":1909,"type":"article-journal","abstract":"Environmental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255184">
        <w:fldChar w:fldCharType="separate"/>
      </w:r>
      <w:r w:rsidR="00EF7E65">
        <w:rPr>
          <w:noProof/>
        </w:rPr>
        <w:t>(Fontaine et al., 2018; Tajima et al., 2007; Zhu et al., 2019)</w:t>
      </w:r>
      <w:r w:rsidR="00255184">
        <w:fldChar w:fldCharType="end"/>
      </w:r>
      <w:r>
        <w:t>. High temperatures have also been associated with a decrease in community diversity</w:t>
      </w:r>
      <w:r w:rsidR="00255184">
        <w:t xml:space="preserve"> </w:t>
      </w:r>
      <w:r w:rsidR="00255184">
        <w:fldChar w:fldCharType="begin"/>
      </w:r>
      <w:r w:rsidR="00255184">
        <w:instrText xml:space="preserve"> ADDIN ZOTERO_ITEM CSL_CITATION {"citationID":"pWACCZ5V","properties":{"formattedCitation":"(Bestion et al., 2017; Hartman et al., 2020; Moeller et al., 2020)","plainCitation":"(Bestion et al., 2017; Hartman et al., 2020;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1993,"uris":["http://zotero.org/users/13901503/items/CBTTHVXZ"],"itemData":{"id":1993,"type":"article-journal","abstract":"Coral bleaching linked to climate change has generated interest in the response of coral’s bacterial microbiome to thermal stress. The sea anemone, Exaiptasia diaphana, is a popular coral model, but the response of its bacteria to thermal stress has been barely explored. To address this, we compared the bacterial communities of Great Barrier Reef (GBR) E. diaphana maintained at 26 °C or exposed to increasing temperature (26–33 °C) over two weeks. Communities were analyzed by metabarcoding of the bacterial 16S rRNA gene. Bleaching and Symbiodiniaceae health were assessed by Symbiodiniaceae cell density and dark-adapted quantum yield (Fv/Fm), respectively. Significant bleaching and reductions in Fv/Fm occurred in the heat-treated anemones above 29 °C. Overall declines in bacterial alpha diversity in all anemones were also observed. Signs of bacterial change emerged above 31 °C. Some initial outcomes may have been influenced by relocation or starvation, but collectively, the bacterial community and taxa-level data suggested that heat was the primary driver of change above 32 °C. Six bacterial indicator species were identified as potential biomarkers for thermal stress. We conclude that the bacterial microbiome of GBR E. diaphana is generally stable until a thermal threshold is surpassed, after which significant changes occur.","container-title":"Microorganisms","DOI":"10.3390/microorganisms8010020","ISSN":"2076-2607","issue":"1","language":"en","license":"http://creativecommons.org/licenses/by/3.0/","note":"number: 1\npublisher: Multidisciplinary Digital Publishing Institute","page":"20","source":"www.mdpi.com","title":"The Effect of Thermal Stress on the Bacterial Microbiome of Exaiptasia diaphana","volume":"8","author":[{"family":"Hartman","given":"Leon M."},{"family":"Oppen","given":"Madeleine J. H.","non-dropping-particle":"van"},{"family":"Blackall","given":"Linda L."}],"issued":{"date-parts":[["2020",1]]}}},{"id":1022,"uris":["http://zotero.org/users/13901503/items/BYK4NQF8"],"itemData":{"id":1022,"type":"article-journal","abstract":"Vertebrates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255184">
        <w:fldChar w:fldCharType="separate"/>
      </w:r>
      <w:r w:rsidR="00255184">
        <w:rPr>
          <w:noProof/>
        </w:rPr>
        <w:t>(Bestion et al., 2017; Hartman et al., 2020; Moeller et al., 2020)</w:t>
      </w:r>
      <w:r w:rsidR="00255184">
        <w:fldChar w:fldCharType="end"/>
      </w:r>
      <w:r>
        <w:t xml:space="preserve"> that may impair the gut microbiome’s ability to confer colonization resistance</w:t>
      </w:r>
      <w:r w:rsidR="00255184">
        <w:t xml:space="preserve"> </w:t>
      </w:r>
      <w:r w:rsidR="00255184">
        <w:fldChar w:fldCharType="begin"/>
      </w:r>
      <w:r w:rsidR="009B6912">
        <w:instrText xml:space="preserve"> ADDIN ZOTERO_ITEM CSL_CITATION {"citationID":"D0wQNn0t","properties":{"formattedCitation":"(Horv\\uc0\\u225{}thov\\uc0\\u225{} et al., 2019; Li et al., 2022)","plainCitation":"(Horváthová et al., 2019; Li et al., 2022)","noteIndex":0},"citationItems":[{"id":1979,"uris":["http://zotero.org/users/13901503/items/VUL33WUS"],"itemData":{"id":1979,"type":"article-journal","abstract":"Only a few insect species are known to engage in symbiotic associations with antibiotic-producing Actinobacteria and profit from this kind of protection against pathogens. However, it still remains elusive how widespread the symbiotic interactions with Actinobacteria in other organisms are and how these partnerships benefit the hosts in terms of the growth and survival. We characterized a drastic temperature-induced change in the occurrence of Actinobacteria in the gut of the terrestrial isopod Porcellio scaber reared under two different temperature (15 °C and 22 °C) and oxygen conditions (10% and 22% O2) using 16S rRNA gene sequencing. We show that the relative abundance of actinobacterial gut symbionts correlates with increased host growth at lower temperature. Actinobacterial symbionts were almost completely absent at 22 °C under both high and low oxygen conditions. In addition, we identified members of nearly half of the known actinobacterial families in the isopod microbiome, and most of these include members that are known to produce antibiotics. Our study suggests that hosting diverse actinobacterial symbionts may provide conditions favorable for host growth. These findings show how a temperature-driven decline in microbiome diversity may cause a loss of beneficial functions with negative effects on ectotherms.","container-title":"Journal of Thermal Biology","DOI":"10.1016/j.jtherbio.2019.04.015","ISSN":"0306-4565","journalAbbreviation":"Journal of Thermal Biology","page":"222-228","source":"ScienceDirect","title":"Vanishing benefits - The loss of actinobacterial symbionts at elevated temperatures","volume":"82","author":[{"family":"Horváthová","given":"Terézia"},{"family":"Babik","given":"Wiesław"},{"family":"Kozłowski","given":"Jan"},{"family":"Bauchinger","given":"Ulf"}],"issued":{"date-parts":[["2019",5,1]]}}},{"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schema":"https://github.com/citation-style-language/schema/raw/master/csl-citation.json"} </w:instrText>
      </w:r>
      <w:r w:rsidR="00255184">
        <w:fldChar w:fldCharType="separate"/>
      </w:r>
      <w:r w:rsidR="009B6912" w:rsidRPr="009B6912">
        <w:t>(Horváthová et al., 2019; Li et al., 2022)</w:t>
      </w:r>
      <w:r w:rsidR="00255184">
        <w:fldChar w:fldCharType="end"/>
      </w:r>
      <w:r>
        <w:t xml:space="preserve">. </w:t>
      </w:r>
      <w:r w:rsidR="0001325D">
        <w:t xml:space="preserve">The majority of research investigating how temperature affects microbiomes has been conducted in experimental settings on ectotherms because their lack of physiological thermoregulation leaves them vulnerable to temperature </w:t>
      </w:r>
      <w:r w:rsidR="0001325D" w:rsidRPr="00EF7E65">
        <w:t xml:space="preserve">change </w:t>
      </w:r>
      <w:r w:rsidR="009B6912">
        <w:t>[</w:t>
      </w:r>
      <w:r w:rsidR="0001325D" w:rsidRPr="00EF7E65">
        <w:t xml:space="preserve">e.g. reptiles </w:t>
      </w:r>
      <w:r w:rsidR="00EF7E65" w:rsidRPr="00EF7E65">
        <w:fldChar w:fldCharType="begin"/>
      </w:r>
      <w:r w:rsidR="00EF7E65" w:rsidRPr="00EF7E65">
        <w:instrText xml:space="preserve"> ADDIN ZOTERO_ITEM CSL_CITATION {"citationID":"V09JRzOj","properties":{"formattedCitation":"(Bestion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EF7E65" w:rsidRPr="00EF7E65">
        <w:fldChar w:fldCharType="separate"/>
      </w:r>
      <w:r w:rsidR="00EF7E65" w:rsidRPr="00EF7E65">
        <w:rPr>
          <w:noProof/>
        </w:rPr>
        <w:t>(Bestion et al., 2017; Moeller et al., 2020)</w:t>
      </w:r>
      <w:r w:rsidR="00EF7E65" w:rsidRPr="00EF7E65">
        <w:fldChar w:fldCharType="end"/>
      </w:r>
      <w:r w:rsidR="0001325D" w:rsidRPr="00EF7E65">
        <w:t xml:space="preserve">, amphibians </w:t>
      </w:r>
      <w:r w:rsidR="00EF7E65" w:rsidRPr="00EF7E65">
        <w:fldChar w:fldCharType="begin"/>
      </w:r>
      <w:r w:rsidR="00D72580">
        <w:instrText xml:space="preserve"> ADDIN ZOTERO_ITEM CSL_CITATION {"citationID":"1KCbbxhK","properties":{"formattedCitation":"(Emerson et al., 2023; Fontaine et al., 2018; Kohl &amp; Yahn, 2016)","plainCitation":"(Emerson et al., 2023; Fontaine et al., 2018; Kohl &amp; Yahn, 2016)","noteIndex":0},"citationItems":[{"id":1987,"uris":["http://zotero.org/users/13901503/items/VRKTJEKQ"],"itemData":{"id":1987,"type":"article-journal","abstract":"Understanding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EF7E65" w:rsidRPr="00EF7E65">
        <w:fldChar w:fldCharType="separate"/>
      </w:r>
      <w:r w:rsidR="00D72580">
        <w:rPr>
          <w:noProof/>
        </w:rPr>
        <w:t>(Emerson et al., 2023; Fontaine et al., 2018; Kohl &amp; Yahn, 2016)</w:t>
      </w:r>
      <w:r w:rsidR="00EF7E65" w:rsidRPr="00EF7E65">
        <w:fldChar w:fldCharType="end"/>
      </w:r>
      <w:r w:rsidR="0001325D" w:rsidRPr="00EF7E65">
        <w:t>,</w:t>
      </w:r>
      <w:r w:rsidR="00EF7E65">
        <w:t xml:space="preserve"> snails </w:t>
      </w:r>
      <w:r w:rsidR="00EF7E65">
        <w:fldChar w:fldCharType="begin"/>
      </w:r>
      <w:r w:rsidR="00EF7E65">
        <w:instrText xml:space="preserve"> ADDIN ZOTERO_ITEM CSL_CITATION {"citationID":"rPRBPZww","properties":{"formattedCitation":"(Li et al., 2022)","plainCitation":"(Li et al., 2022)","noteIndex":0},"citationItems":[{"id":1026,"uris":["http://zotero.org/users/13901503/items/YI4CIUAY"],"itemData":{"id":1026,"type":"article-journal","abstract":"&lt;p&gt;The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schema":"https://github.com/citation-style-language/schema/raw/master/csl-citation.json"} </w:instrText>
      </w:r>
      <w:r w:rsidR="00EF7E65">
        <w:fldChar w:fldCharType="separate"/>
      </w:r>
      <w:r w:rsidR="00EF7E65">
        <w:rPr>
          <w:noProof/>
        </w:rPr>
        <w:t>(Li et al., 2022)</w:t>
      </w:r>
      <w:r w:rsidR="00EF7E65">
        <w:fldChar w:fldCharType="end"/>
      </w:r>
      <w:r w:rsidR="00EF7E65">
        <w:t>,</w:t>
      </w:r>
      <w:r w:rsidR="0001325D" w:rsidRPr="00EF7E65">
        <w:t xml:space="preserve"> insects </w:t>
      </w:r>
      <w:r w:rsidR="00EF7E65" w:rsidRPr="00EF7E65">
        <w:fldChar w:fldCharType="begin"/>
      </w:r>
      <w:r w:rsidR="00EF7E65">
        <w:instrText xml:space="preserve"> ADDIN ZOTERO_ITEM CSL_CITATION {"citationID":"x0L9Lm7u","properties":{"formattedCitation":"(Jaramillo &amp; Casta\\uc0\\u241{}eda, 2021; Moghadam et al., 2018; B. Zhang et al., 2019)","plainCitation":"(Jaramillo &amp; Castañeda, 2021; Moghadam et al., 2018;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EF7E65" w:rsidRPr="00EF7E65">
        <w:fldChar w:fldCharType="separate"/>
      </w:r>
      <w:r w:rsidR="00EF7E65" w:rsidRPr="00EF7E65">
        <w:t>(Jaramillo &amp; Castañeda, 2021; Moghadam et al., 2018; B. Zhang et al., 2019)</w:t>
      </w:r>
      <w:r w:rsidR="00EF7E65" w:rsidRPr="00EF7E65">
        <w:fldChar w:fldCharType="end"/>
      </w:r>
      <w:r w:rsidR="0001325D" w:rsidRPr="00EF7E65">
        <w:t xml:space="preserve">, corals </w:t>
      </w:r>
      <w:r w:rsidR="00EF7E65" w:rsidRPr="00EF7E65">
        <w:fldChar w:fldCharType="begin"/>
      </w:r>
      <w:r w:rsidR="00EF7E65" w:rsidRPr="00EF7E65">
        <w:instrText xml:space="preserve"> ADDIN ZOTERO_ITEM CSL_CITATION {"citationID":"eYGzR30t","properties":{"formattedCitation":"(Baldassarre et al., 2022; Ziegler et al., 2017)","plainCitation":"(Baldassarre et al., 2022; Ziegler et al., 2017)","noteIndex":0},"citationItems":[{"id":2007,"uris":["http://zotero.org/users/13901503/items/HV624X5I"],"itemData":{"id":2007,"type":"article-journal","abstract":"At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rsidR="00EF7E65" w:rsidRPr="00EF7E65">
        <w:fldChar w:fldCharType="separate"/>
      </w:r>
      <w:r w:rsidR="00EF7E65" w:rsidRPr="00EF7E65">
        <w:rPr>
          <w:noProof/>
        </w:rPr>
        <w:t>(Baldassarre et al., 2022; Ziegler et al., 2017)</w:t>
      </w:r>
      <w:r w:rsidR="00EF7E65" w:rsidRPr="00EF7E65">
        <w:fldChar w:fldCharType="end"/>
      </w:r>
      <w:r w:rsidR="009B6912">
        <w:t>]</w:t>
      </w:r>
      <w:r w:rsidR="0001325D" w:rsidRPr="00EF7E65">
        <w:t>.</w:t>
      </w:r>
      <w:r w:rsidR="0001325D">
        <w:t xml:space="preserve"> While experimental research is advantageous because it can isolate the effect of temperature on the gut microbiome, it does little to evaluate why the temperature-microbiome relationship evolved and how it functions in a natural system. Endotherms are also clearly vulnerable to the deleterious physiological impacts of high temperatures </w:t>
      </w:r>
      <w:r w:rsidR="00132698">
        <w:fldChar w:fldCharType="begin"/>
      </w:r>
      <w:r w:rsidR="00132698">
        <w:instrText xml:space="preserve"> ADDIN ZOTERO_ITEM CSL_CITATION {"citationID":"tzbbHgU7","properties":{"formattedCitation":"(Lovegrove et al., 2014; Lucore et al., 2024; Risely et al., 2023)","plainCitation":"(Lovegrove et al., 2014; Lucore et al., 2024; Risely et al., 2023)","noteIndex":0},"citationItems":[{"id":328,"uris":["http://zotero.org/users/13901503/items/NPXPNXIZ"],"itemData":{"id":328,"type":"article-journal","container-title":"Physiological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J."}],"issued":{"date-parts":[["2024",11,29]]}}},{"id":1920,"uris":["http://zotero.org/users/13901503/items/2I6443SF"],"itemData":{"id":1920,"type":"article-journal","abstract":"Climate change and climate-driven increases in infectious disease threaten wildlife populations globally. Gut microbial responses are predicted to either buffer or exacerbate the negative impacts of these twin pressures on host populations. However, examples that document how gut microbial communities respond to long-term shifts in climate and associated disease risk, and the consequences for host survival, are rare. Over the past two decades, wild meerkats inhabiting the Kalahari have experienced rapidly rising temperatures, which is linked to the spread of tuberculosis (TB). We show that over the same period, the faecal microbiota of this population has become enriched in Bacteroidia and impoverished in lactic acid bacteria (LAB), a group of bacteria including Lactococcus and Lactobacillus that are considered gut mutualists. These shifts occurred within individuals yet were compounded over generations, and were better explained by mean maximum temperatures than mean rainfall over the previous year. Enriched Bacteroidia were additionally associated with TB exposure and disease, the dry season and poorer body condition, factors that were all directly linked to reduced future survival. Lastly, abundances of LAB taxa were independently and positively linked to future survival, while enriched taxa did not predict survival. Together, these results point towards extreme temperatures driving an expansion of a disease-associated pathobiome and loss of beneficial taxa. Our study provides the first evidence from a longitudinally sampled population that climate change is restructuring wildlife gut microbiota, and that these changes may amplify the negative impacts of climate change through the loss of gut mutualists. While the plastic response of host-associated microbiotas is key for host adaptation under normal environmental fluctuations, extreme temperature increases might lead to a breakdown of coevolved host–mutualist relationships.","container-title":"Global Change Biology","DOI":"10.1111/gcb.16877","ISSN":"1365-2486","issue":"20","language":"en","license":"© 2023 The Authors. Global Change Biology published by John Wiley &amp; Sons Ltd.","note":"_eprint: https://onlinelibrary.wiley.com/doi/pdf/10.1111/gcb.16877","page":"5816-5828","source":"Wiley Online Library","title":"Climate change drives loss of bacterial gut mutualists at the expense of host survival in wild meerkats","volume":"29","author":[{"family":"Risely","given":"Alice"},{"family":"Müller-Klein","given":"Nadine"},{"family":"Schmid","given":"Dominik W."},{"family":"Wilhelm","given":"Kerstin"},{"family":"Clutton-Brock","given":"Tim H."},{"family":"Manser","given":"Marta B."},{"family":"Sommer","given":"Simone"}],"issued":{"date-parts":[["2023"]]}}}],"schema":"https://github.com/citation-style-language/schema/raw/master/csl-citation.json"} </w:instrText>
      </w:r>
      <w:r w:rsidR="00132698">
        <w:fldChar w:fldCharType="separate"/>
      </w:r>
      <w:r w:rsidR="00132698">
        <w:rPr>
          <w:noProof/>
        </w:rPr>
        <w:t>(Lovegrove et al., 2014; Lucore et al., 2024; Risely et al., 2023)</w:t>
      </w:r>
      <w:r w:rsidR="00132698">
        <w:fldChar w:fldCharType="end"/>
      </w:r>
      <w:r w:rsidR="0001325D">
        <w:t>, and the gut microbiome likely contributes to these responses.</w:t>
      </w:r>
    </w:p>
    <w:p w14:paraId="1EEDA120" w14:textId="08BA5C8F" w:rsidR="007719B5" w:rsidRDefault="0001325D" w:rsidP="007719B5">
      <w:pPr>
        <w:ind w:firstLine="720"/>
      </w:pPr>
      <w:commentRangeStart w:id="4"/>
      <w:commentRangeStart w:id="5"/>
      <w:r>
        <w:t>Here</w:t>
      </w:r>
      <w:commentRangeEnd w:id="4"/>
      <w:r w:rsidR="00860ADA">
        <w:rPr>
          <w:rStyle w:val="CommentReference"/>
        </w:rPr>
        <w:commentReference w:id="4"/>
      </w:r>
      <w:commentRangeEnd w:id="5"/>
      <w:r w:rsidR="00FB1676">
        <w:rPr>
          <w:rStyle w:val="CommentReference"/>
        </w:rPr>
        <w:commentReference w:id="5"/>
      </w:r>
      <w:r>
        <w:t xml:space="preserve">, we evaluate if temperature is an important predictor for explaining gut microbiome </w:t>
      </w:r>
      <w:r w:rsidR="007719B5">
        <w:t>composition</w:t>
      </w:r>
      <w:r>
        <w:t xml:space="preserve"> in a wild population of capuchin monkeys, </w:t>
      </w:r>
      <w:r w:rsidRPr="00297A0D">
        <w:rPr>
          <w:i/>
          <w:iCs/>
        </w:rPr>
        <w:t>Cebus imitator</w:t>
      </w:r>
      <w:r>
        <w:t>, in Costa Rica.</w:t>
      </w:r>
      <w:r w:rsidR="007719B5">
        <w:t xml:space="preserve"> Much of primate gut microbiome research has examined how broad ecological factors—such as seasonality</w:t>
      </w:r>
      <w:r w:rsidR="00E36CAE">
        <w:t xml:space="preserve"> </w:t>
      </w:r>
      <w:r w:rsidR="00E36CAE">
        <w:fldChar w:fldCharType="begin"/>
      </w:r>
      <w:r w:rsidR="00A40E9A">
        <w:instrText xml:space="preserve"> ADDIN ZOTERO_ITEM CSL_CITATION {"citationID":"OdtyqMvf","properties":{"formattedCitation":"(Baniel et al., 2021; Orkin, Campos, et al., 2019)","plainCitation":"(Baniel et al., 2021; Orkin, Campos,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E36CAE">
        <w:fldChar w:fldCharType="separate"/>
      </w:r>
      <w:r w:rsidR="00A40E9A">
        <w:rPr>
          <w:noProof/>
        </w:rPr>
        <w:t>(Baniel et al., 2021; Orkin, Campos, et al., 2019)</w:t>
      </w:r>
      <w:r w:rsidR="00E36CAE">
        <w:fldChar w:fldCharType="end"/>
      </w:r>
      <w:r w:rsidR="007719B5">
        <w:t>, habitat disturbance</w:t>
      </w:r>
      <w:r w:rsidR="00E36CAE">
        <w:t xml:space="preserve"> </w:t>
      </w:r>
      <w:r w:rsidR="00E36CAE">
        <w:fldChar w:fldCharType="begin"/>
      </w:r>
      <w:r w:rsidR="00E36CAE">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rsidR="00E36CAE">
        <w:fldChar w:fldCharType="separate"/>
      </w:r>
      <w:r w:rsidR="00E36CAE">
        <w:rPr>
          <w:noProof/>
        </w:rPr>
        <w:t>(Amato et al., 2013; Barelli et al., 2015)</w:t>
      </w:r>
      <w:r w:rsidR="00E36CAE">
        <w:fldChar w:fldCharType="end"/>
      </w:r>
      <w:r w:rsidR="007719B5">
        <w:t>, and cross-site variation</w:t>
      </w:r>
      <w:r w:rsidR="00132698">
        <w:fldChar w:fldCharType="begin"/>
      </w:r>
      <w:r w:rsidR="00132698">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rsidR="00132698">
        <w:fldChar w:fldCharType="separate"/>
      </w:r>
      <w:r w:rsidR="00132698">
        <w:rPr>
          <w:noProof/>
        </w:rPr>
        <w:t>(Amato et al., 2016; Bueno De Mesquita et al., 2021)</w:t>
      </w:r>
      <w:r w:rsidR="00132698">
        <w:fldChar w:fldCharType="end"/>
      </w:r>
      <w:r w:rsidR="007719B5">
        <w:t>—</w:t>
      </w:r>
      <w:r w:rsidR="009B6912">
        <w:t xml:space="preserve"> </w:t>
      </w:r>
      <w:r w:rsidR="007719B5">
        <w:t xml:space="preserve">relate to the gut microbiome, with findings often attributed to differences in host diet. </w:t>
      </w:r>
      <w:r w:rsidR="007719B5">
        <w:lastRenderedPageBreak/>
        <w:t>However, no study has directly assessed the influence of temperature on the gut microbiome of a wild primate.</w:t>
      </w:r>
    </w:p>
    <w:p w14:paraId="3B38BF46" w14:textId="3A2129F3" w:rsidR="007719B5" w:rsidRDefault="00124A86" w:rsidP="00A028EC">
      <w:pPr>
        <w:ind w:firstLine="720"/>
      </w:pPr>
      <w:r>
        <w:t>Since the gut microbiome and host maintain a bidirectional relationship—</w:t>
      </w:r>
      <w:r w:rsidR="009B6912">
        <w:t xml:space="preserve"> </w:t>
      </w:r>
      <w:r>
        <w:t xml:space="preserve">where the host can shape microbial communities </w:t>
      </w:r>
      <w:r w:rsidR="00922A39">
        <w:fldChar w:fldCharType="begin"/>
      </w:r>
      <w:r w:rsidR="00400246">
        <w:instrText xml:space="preserve"> ADDIN ZOTERO_ITEM CSL_CITATION {"citationID":"zTv8eGbE","properties":{"formattedCitation":"(Brugman et al., 2014; Kawamoto et al., 2014; H. Zhang et al., 2015)","plainCitation":"(Brugman et al., 2014; Kawamoto et al., 2014; H. Zhang et al., 2015)","noteIndex":0},"citationItems":[{"id":2041,"uris":["http://zotero.org/users/13901503/items/K6HMZYVL"],"itemData":{"id":2041,"type":"article-journal","abstract":"Dysbiosis of the intestinal microbial community is considered a risk factor for development of chronic intestinal inflammation as well as other diseases such as diabetes, obesity and even cancer. Study of the innate and adaptive immune pathways controlling bacterial colonization has however proven difficult in rodents, considering the extensive cross-talk between bacteria and innate and adaptive immunity. Here, we used the zebrafish to study innate and adaptive immune processes controlling the microbial community. Zebrafish lack a functional adaptive immune system in the first weeks of life, enabling study of the innate immune system in the absence of adaptive immunity. We show that in wild type zebrafish, the initial lack of adaptive immunity associates with overgrowth of Vibrio species (a group encompassing fish and human pathogens), which is overcome upon adaptive immune development. In Rag1-deficient zebrafish (lacking adaptive immunity) Vibrio abundance remains high, suggesting that adaptive immune processes indeed control Vibrio species. Using cell transfer experiments, we confirm that adoptive transfer of T lymphocytes, but not B lymphocytes into Rag1-deficient recipients suppresses outgrowth of Vibrio. In addition, ex vivo exposure of intestinal T lymphocytes to Rag1-deficient microbiota results in increased interferon-gamma expression by these T lymphocytes, compared to exposure to wild type microbiota. In conclusion, we show that T lymphocytes control microbial composition by effectively suppressing the outgrowth of Vibrio species in the zebrafish intestine.","container-title":"Gut Microbes","DOI":"10.4161/19490976.2014.972228","ISSN":"1949-0976","issue":"6","note":"publisher: Taylor &amp; Francis\n_eprint: https://doi.org/10.4161/19490976.2014.972228\nPMID: 25536157","page":"737-747","source":"Taylor and Francis+NEJM","title":"T lymphocytes control microbial composition by regulating the abundance of Vibrio in the zebrafish gut","volume":"5","author":[{"family":"Brugman","given":"Sylvia"},{"family":"","given":"Schneeberger ,Kerstin"},{"family":"","given":"Witte ,Merlijn"},{"family":"","given":"Klein ,Mark R"},{"family":"","given":"van den Bogert ,Bartholomeus"},{"family":"","given":"Boekhorst ,Jos"},{"family":"","given":"Timmerman ,Harro M"},{"family":"","given":"Boes ,Marianne L"},{"family":"","given":"Kleerebezem ,Michiel"},{"family":"Nieuwenhuis","given":"Edward ES","non-dropping-particle":"and"}],"issued":{"date-parts":[["2014",11,2]]}}},{"id":2043,"uris":["http://zotero.org/users/13901503/items/5SMIBEZS"],"itemData":{"id":2043,"type":"article-journal","container-title":"Immunity","DOI":"10.1016/j.immuni.2014.05.016","ISSN":"1074-7613","issue":"1","journalAbbreviation":"Immunity","language":"English","note":"publisher: Elsevier\nPMID: 25017466","page":"152-165","source":"www-cell-com.proxy.lib.umich.edu","title":"Foxp3+ T Cells Regulate Immunoglobulin A Selection and Facilitate Diversification of Bacterial Species Responsible for Immune Homeostasis","volume":"41","author":[{"family":"Kawamoto","given":"Shimpei"},{"family":"Maruya","given":"Mikako"},{"family":"Kato","given":"Lucia M."},{"family":"Suda","given":"Wataru"},{"family":"Atarashi","given":"Koji"},{"family":"Doi","given":"Yasuko"},{"family":"Tsutsui","given":"Yumi"},{"family":"Qin","given":"Hongyan"},{"family":"Honda","given":"Kenya"},{"family":"Okada","given":"Takaharu"},{"family":"Hattori","given":"Masahira"},{"family":"Fagarasan","given":"Sidonia"}],"issued":{"date-parts":[["2014",7,17]]}}},{"id":2046,"uris":["http://zotero.org/users/13901503/items/PWY7PY98"],"itemData":{"id":2046,"type":"article-journal","abstract":"It has long been recognized that the mammalian gut microbiota has a role in the development and activation of the host immune system. Much less is known on how host immunity regulates the gut microbiota. Here we investigated the role of adaptive immunity on the mouse distal gut microbial composition by sequencing 16 S rRNA genes from microbiota of immunodeficient Rag1−/− mice, versus wild-type mice, under the same housing environment. To detect possible interactions among immunological status, age and variability from anatomical sites, we analyzed samples from the cecum, colon, colonic mucus and feces before and after weaning. High-throughput sequencing showed that Firmicutes, Bacteroidetes and Verrucomicrobia dominated mouse gut bacterial communities. Rag1− mice had a distinct microbiota that was phylogenetically different from wild-type mice. In particular, the bacterium Akkermansia muciniphila was highly enriched in Rag1−/− mice compared with the wild type. This enrichment was suppressed when Rag1−/− mice received bone marrows from wild-type mice. The microbial community diversity increased with age, albeit the magnitude depended on Rag1 status. In addition, Rag1−/− mice had a higher gain in microbiota richness and evenness with increase in age compared with wild-type mice, possibly due to the lack of pressure from the adaptive immune system. Our results suggest that adaptive immunity has a pervasive role in regulating gut microbiota’s composition and diversity.","container-title":"The ISME Journal","DOI":"10.1038/ismej.2014.165","ISSN":"1751-7362","issue":"3","journalAbbreviation":"The ISME Journal","page":"770-781","source":"Silverchair","title":"Host adaptive immunity alters gut microbiota","volume":"9","author":[{"family":"Zhang","given":"Husen"},{"family":"Sparks","given":"Joshua B"},{"family":"Karyala","given":"Saikumar V"},{"family":"Settlage","given":"Robert"},{"family":"Luo","given":"Xin M"}],"issued":{"date-parts":[["2015",3,1]]}}}],"schema":"https://github.com/citation-style-language/schema/raw/master/csl-citation.json"} </w:instrText>
      </w:r>
      <w:r w:rsidR="00922A39">
        <w:fldChar w:fldCharType="separate"/>
      </w:r>
      <w:r w:rsidR="00400246">
        <w:rPr>
          <w:noProof/>
        </w:rPr>
        <w:t>(Brugman et al., 2014; Kawamoto et al., 2014; H. Zhang et al., 2015)</w:t>
      </w:r>
      <w:r w:rsidR="00922A39">
        <w:fldChar w:fldCharType="end"/>
      </w:r>
      <w:r w:rsidRPr="00031A43">
        <w:t xml:space="preserve">, and the microbiome supports host </w:t>
      </w:r>
      <w:r w:rsidRPr="009B6912">
        <w:t xml:space="preserve">functions </w:t>
      </w:r>
      <w:r w:rsidR="00344BA4" w:rsidRPr="009B6912">
        <w:fldChar w:fldCharType="begin"/>
      </w:r>
      <w:r w:rsidR="00D94564">
        <w:instrText xml:space="preserve"> ADDIN ZOTERO_ITEM CSL_CITATION {"citationID":"thJwB6An","properties":{"formattedCitation":"(Hooper et al., 2002; Jandhyala et al., 2015; E. K. Mallott et al., 2024)","plainCitation":"(Hooper et al., 2002; Jandhyala et al., 2015; E. K. Mallott et al., 2024)","noteIndex":0},"citationItems":[{"id":2223,"uris":["http://zotero.org/users/13901503/items/JD6FMNMK"],"itemData":{"id":2223,"type":"article-journal","abstract":"▪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I."}],"issued":{"date-parts":[["2002",7,1]]}}},{"id":2248,"uris":["http://zotero.org/users/13901503/items/NN7IAJV8"],"itemData":{"id":2248,"type":"article-journal","abstract":"Relation between the gut microbiota and human health is being increasingly recognised. It is now well established that a healthy gut flora is largely responsible for overall health of the host. The normal human gut microbiota comprises of two major phyla, namely Bacteroidetes and Firmicutes. Though the gut microbiota in an infant appears haphazard, it starts resembling the adult flora by the age of 3 years. Nevertheless, there exist temporal and spatial variations in the microbial distribution from esophagus to the rectum all along the individual’s life span. Developments in genome sequencing technologies and bioinformatics have now enabled scientists to study these microorganisms and their function and microbe-host interactions in an elaborate manner both in health and disease. The normal gut microbiota imparts specific function in host nutrient metabolism, xenobiotic and drug metabolism, maintenance of structural integrity of the gut mucosal barrier, immunomodulation, and protection against pathogens. Several factors play a role in shaping the normal gut microbiota. They include (1) the mode of delivery (vaginal or caesarean); (2) diet during infancy (breast milk or formula feeds) and adulthood (vegan based or meat based); and (3) use of antibiotics or antibiotic like molecules that are derived from the environment or the gut commensal community. A major concern of antibiotic use is the long-term alteration of the normal healthy gut microbiota and horizontal transfer of resistance genes that could result in reservoir of organisms with a multidrug resistant gene pool.","container-title":"World Journal of Gastroenterology : WJG","DOI":"10.3748/wjg.v21.i29.8787","ISSN":"1007-9327","issue":"29","journalAbbreviation":"World J Gastroenterol","note":"PMID: 26269668\nPMCID: PMC4528021","page":"8787-8803","source":"PubMed Central","title":"Role of the normal gut microbiota","volume":"21","author":[{"family":"Jandhyala","given":"Sai Manasa"},{"family":"Talukdar","given":"Rupjyoti"},{"family":"Subramanyam","given":"Chivkula"},{"family":"Vuyyuru","given":"Harish"},{"family":"Sasikala","given":"Mitnala"},{"family":"Reddy","given":"D Nageshwar"}],"issued":{"date-parts":[["2015",8,7]]}}},{"id":1786,"uris":["http://zotero.org/users/13901503/items/2JBZELU2"],"itemData":{"id":1786,"type":"article-journal","abstract":"Because large brains are energetically expensive, they are associated with metabolic traits that facilitate energy availability across vertebrates. However, the biological underpinnings driving these traits are not known. Given its role in regulating host metabolism in disease studies, we hypothesized that the gut microbiome contributes to variation in normal cross-vertebrate species differences in metabolism, including those associated with the brain’s energetic requirements. By inoculating germ-free mice with the gut microbiota (GM) of three primate species – two with relatively larger brains and one with a smaller brain – we demonstrated that the GM of larger-brained primates shifts host metabolism towards energy use and production, while that of smaller-brained primates stimulates energy storage in adipose tissues. Our findings establish a causal role of the GM in normal cross-host species differences in metabolism associated with relative brain size and suggest that the GM may have been an important facilitator of metabolic changes during human evolution that supported encephalization.","container-title":"Microbial Genomics","DOI":"10.1099/mgen.0.001322","ISSN":"2057-5858","issue":"12","note":"publisher: Microbiology Society,","page":"001322","source":"Microbiology Society Journals","title":"The primate gut microbiota contributes to interspecific differences in host metabolism","volume":"10","author":[{"family":"Mallott","given":"Elizabeth K."},{"family":"Kuthyar","given":"Sahana"},{"family":"Lee","given":"Won"},{"family":"Reiman","given":"Derek"},{"family":"Jiang","given":"Hongmei"},{"family":"Chitta","given":"Sriram"},{"family":"Waters","given":"E. Alexandria"},{"family":"Layden","given":"Brian T."},{"family":"Sumagin","given":"Ronen"},{"family":"Manzanares","given":"Laura D."},{"family":"Yang","given":"Guan-Yu"},{"family":"Sardaro","given":"Maria Luisa Savo"},{"family":"Gray","given":"Stanton"},{"family":"Williams","given":"Lawrence E."},{"family":"Dai","given":"Yang"},{"family":"Curley","given":"James P."},{"family":"Haney","given":"Chad R."},{"family":"Liechty","given":"Emma R."},{"family":"Kuzawa","given":"Christopher W."},{"family":"Amato","given":"Katherine R."}],"issued":{"date-parts":[["2024"]]}}}],"schema":"https://github.com/citation-style-language/schema/raw/master/csl-citation.json"} </w:instrText>
      </w:r>
      <w:r w:rsidR="00344BA4" w:rsidRPr="009B6912">
        <w:fldChar w:fldCharType="separate"/>
      </w:r>
      <w:r w:rsidR="00D94564">
        <w:rPr>
          <w:noProof/>
        </w:rPr>
        <w:t>(Hooper et al., 2002; Jandhyala et al., 2015; E. K. Mallott et al., 2024)</w:t>
      </w:r>
      <w:r w:rsidR="00344BA4" w:rsidRPr="009B6912">
        <w:fldChar w:fldCharType="end"/>
      </w:r>
      <w:r>
        <w:t xml:space="preserve">— gut microbiome response to temperature may affect specific aspects of host physiology. The immune system is closely linked to the gut microbiome via the </w:t>
      </w:r>
      <w:r w:rsidRPr="00B12A08">
        <w:t xml:space="preserve">bi-directional </w:t>
      </w:r>
      <w:r w:rsidRPr="00344BA4">
        <w:t>gut-immune axis</w:t>
      </w:r>
      <w:r w:rsidR="00D72580">
        <w:t xml:space="preserve"> </w:t>
      </w:r>
      <w:r w:rsidR="00922A39">
        <w:fldChar w:fldCharType="begin"/>
      </w:r>
      <w:r w:rsidR="00344BA4">
        <w:instrText xml:space="preserve"> ADDIN ZOTERO_ITEM CSL_CITATION {"citationID":"fkCetwY1","properties":{"formattedCitation":"(Chu &amp; Mazmanian, 2013; Hooper &amp; Macpherson, 2010)","plainCitation":"(Chu &amp; Mazmanian, 2013; Hooper &amp; Macpherson, 2010)","noteIndex":0},"citationItems":[{"id":2039,"uris":["http://zotero.org/users/13901503/items/YRWXQJM2"],"itemData":{"id":2039,"type":"article-journal","abstract":"Pattern-recognition receptors (PRRs) are traditionally known to sense microbial molecules during infection to initiate inflammatory responses. However, ligands for PRRs are not exclusive to pathogens and are abundantly produced by the resident microbiota during normal colonization. Mechanism(s) that underlie this paradox have remained unclear. Recent studies reveal that gut bacterial ligands from the microbiota signal through PRRs to promote development of host tissue and the immune system, and protection from disease. Evidence from both invertebrate and vertebrate models reveals that innate immune receptors are required to promote long-term colonization by the microbiota. This emerging perspective challenges current models in immunology and suggests that PRRs may have evolved, in part, to mediate the bidirectional cross-talk between microbial symbionts and their hosts.","container-title":"Nature Immunology","DOI":"10.1038/ni.2635","ISSN":"1529-2916","issue":"7","journalAbbreviation":"Nat Immunol","language":"en","license":"2013 Springer Nature America, Inc.","note":"publisher: Nature Publishing Group","page":"668-675","source":"www-nature-com.proxy.lib.umich.edu","title":"Innate immune recognition of the microbiota promotes host-microbial symbiosis","volume":"14","author":[{"family":"Chu","given":"Hiutung"},{"family":"Mazmanian","given":"Sarkis K."}],"issued":{"date-parts":[["2013",7]]}}},{"id":2221,"uris":["http://zotero.org/users/13901503/items/5Z4DUKIM"],"itemData":{"id":2221,"type":"article-journal","abstract":"The human intestine contains </w:instrText>
      </w:r>
      <w:r w:rsidR="00344BA4">
        <w:rPr>
          <w:rFonts w:ascii="Cambria Math" w:hAnsi="Cambria Math" w:cs="Cambria Math"/>
        </w:rPr>
        <w:instrText>∼</w:instrText>
      </w:r>
      <w:r w:rsidR="00344BA4">
        <w:instrText xml:space="preserve">100 trillion bacteria that make essential contributions to human metabolism and establish symbiotic relationships with their hosts. However, these organisms pose an ongoing threat of invasion owing to their enormous numbers.The intestinal immune system has evolved unique immune adaptations that allow it to manage its high bacterial load. These immune mechanisms work together to ensure that commensal bacteria rarely breach the intestinal barrier and that any that do invade are killed rapidly and do not penetrate to systemic sites.A key element of the mammalian intestinal strategy for maintaining homeostasis with the microbiota is to minimize contact between luminal microorganisms and the intestinal epithelial cell surface. This is accomplished by enhancing the physical barrier through the production of mucus, antimicrobial proteins and IgA.A second layer of intestinal immune protection relies on the rapid detection and killing of bacteria that penetrate the epithelial cell surface. This occurs by several immune mechanisms, including bacterial uptake and phagocytosis by innate immune cells and a complex set of T cell-mediated responses.A third immune barrier is presented by the mesenteric lymph nodes, which constitute an immune 'firewall' limiting penetration by commensal microorganisms to the systemic immune system. This allows induction of adaptive immune responses to resident bacteria to be confined to the mucosal immune compartment.An increasing amount of evidence suggests that inflammatory bowel disease (IBD) arises from dysregulated control of host–microorganism interactions. In support of this hypothesis, several IBD risk alleles compromise intestinal immune mechanisms that maintain homeostasis with the microbiota.","container-title":"Nature Reviews Immunology","DOI":"10.1038/nri2710","ISSN":"1474-1741","issue":"3","journalAbbreviation":"Nat Rev Immunol","language":"en","license":"2010 Springer Nature Limited","note":"publisher: Nature Publishing Group","page":"159-169","source":"www-nature-com.proxy.lib.umich.edu","title":"Immune adaptations that maintain homeostasis with the intestinal microbiota","volume":"10","author":[{"family":"Hooper","given":"Lora V."},{"family":"Macpherson","given":"Andrew J."}],"issued":{"date-parts":[["2010",3]]}}}],"schema":"https://github.com/citation-style-language/schema/raw/master/csl-citation.json"} </w:instrText>
      </w:r>
      <w:r w:rsidR="00922A39">
        <w:fldChar w:fldCharType="separate"/>
      </w:r>
      <w:r w:rsidR="00344BA4">
        <w:rPr>
          <w:noProof/>
        </w:rPr>
        <w:t>(Chu &amp; Mazmanian, 2013; Hooper &amp; Macpherson, 2010)</w:t>
      </w:r>
      <w:r w:rsidR="00922A39">
        <w:fldChar w:fldCharType="end"/>
      </w:r>
      <w:r>
        <w:t xml:space="preserve"> and is also sensitive to temperature</w:t>
      </w:r>
      <w:r w:rsidR="00A028EC">
        <w:t>,</w:t>
      </w:r>
      <w:r>
        <w:t xml:space="preserve"> particularly high temperatures</w:t>
      </w:r>
      <w:r w:rsidR="00922A39">
        <w:t xml:space="preserve"> </w:t>
      </w:r>
      <w:r w:rsidR="00922A39">
        <w:fldChar w:fldCharType="begin"/>
      </w:r>
      <w:r w:rsidR="00922A39">
        <w:instrText xml:space="preserve"> ADDIN ZOTERO_ITEM CSL_CITATION {"citationID":"wcKLCjb7","properties":{"formattedCitation":"(Lucore et al., 2024; Quinteiro-Filho et al., 2010)","plainCitation":"(Lucore et al., 2024; Quinteiro-Filho et al., 2010)","noteIndex":0},"citationItems":[{"id":1689,"uris":["http://zotero.org/users/13901503/items/2TJCS3UQ"],"itemData":{"id":1689,"type":"article-journal","abstract":"Rising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J."}],"issued":{"date-parts":[["2024",11,29]]}}},{"id":503,"uris":["http://zotero.org/users/13901503/items/X3U7KZ7M"],"itemData":{"id":503,"type":"article-journal","abstract":"Studies on environmental consequences of stress on animal production have grown substantially in the last few years for economic and animal welfare reasons. Physiological, hormonal, and immunological deficits as well as increases in animals’ susceptibility to diseases have been reported after different stressors in broiler chickens. The aim of the current experiment is to describe the effects of 2 different heat stressors (31 ± 1 and 36 ± 1°C/10 h per d) applied to broiler chickens from d 35 to 42 of life on the corticosterone serum levels, performance parameters, intestinal histology, and peritoneal macrophage activity, correlating and discussing the obtained data under a neuroimmune perspective. In our study, we demonstrated that heat stress (31 ± 1 and 36 ± 1°C) increased the corticosterone serum levels and decreased BW gain and food intake. Only chickens submitted to 36 ± 1°C, however, presented a decrease in feed conversion and increased mortality. We also showed a decrease of bursa of Fabricius (31 ± 1 and 36 ± 1°C), thymus (36 ± 1°C), and spleen (36 ± 1°C) relative weights and of macrophage basal (31 ± 1 and 36 ± 1°C) and Staphylococcus aureus-induced oxidative burst (31 ± 1°C). Finally, mild multifocal acute enteritis characterized by an increased presence of lymphocytes and plasmocytes within the jejunum’s lamina propria was also observed. The stress-induced hypothalamic-pituitary-adrenal axis activation was taken as responsible for the negative effects observed on the chickens’ performance and immune function and also the changes of the intestinal mucosa. The present obtained data corroborate with others in the field of neuroimmunomodulation and open new avenues for the improvement of broiler chicken welfare and production performance.","container-title":"Poultry Science","DOI":"10.3382/ps.2010-00812","ISSN":"0032-5791","issue":"9","journalAbbreviation":"Poultry Science","page":"1905-1914","source":"ScienceDirect","title":"Heat stress impairs performance parameters, induces intestinal injury, and decreases macrophage activity in broiler chickens","volume":"89","author":[{"family":"Quinteiro-Filho","given":"W. M."},{"family":"Ribeiro","given":"A."},{"family":"Ferraz-de-Paula","given":"V."},{"family":"Pinheiro","given":"M. L."},{"family":"Sakai","given":"M."},{"family":"Sá","given":"L. R. M."},{"family":"Ferreira","given":"A. J. P."},{"family":"Palermo-Neto","given":"J."}],"issued":{"date-parts":[["2010",9,1]]}}}],"schema":"https://github.com/citation-style-language/schema/raw/master/csl-citation.json"} </w:instrText>
      </w:r>
      <w:r w:rsidR="00922A39">
        <w:fldChar w:fldCharType="separate"/>
      </w:r>
      <w:r w:rsidR="00922A39">
        <w:rPr>
          <w:noProof/>
        </w:rPr>
        <w:t>(Lucore et al., 2024; Quinteiro-Filho et al., 2010)</w:t>
      </w:r>
      <w:r w:rsidR="00922A39">
        <w:fldChar w:fldCharType="end"/>
      </w:r>
      <w:r>
        <w:t xml:space="preserve">. Function in the gut-immune axis broadly involves host-driven immune mechanisms that confine the gut microbiome to the </w:t>
      </w:r>
      <w:r w:rsidRPr="00344BA4">
        <w:t>intestinal lumen</w:t>
      </w:r>
      <w:r w:rsidR="00922A39">
        <w:t xml:space="preserve"> </w:t>
      </w:r>
      <w:r w:rsidR="00922A39">
        <w:fldChar w:fldCharType="begin"/>
      </w:r>
      <w:r w:rsidR="00344BA4">
        <w:instrText xml:space="preserve"> ADDIN ZOTERO_ITEM CSL_CITATION {"citationID":"1x42GHW0","properties":{"formattedCitation":"(Hooper et al., 2012)","plainCitation":"(Hooper et al., 2012)","noteIndex":0},"citationItems":[{"id":89,"uris":["http://zotero.org/users/13901503/items/9VNBCWZD"],"itemData":{"id":89,"type":"article-journal","abstract":"The large numbers of microorganisms that inhabit mammalian body surfaces have a highly coevolved relationship with the immune system. Although many of these microbes carry out functions that are critical for host physiology, they nevertheless pose the threat of breach with ensuing pathologies. The mammalian immune system plays an essential role in maintaining homeostasis with resident microbial communities, thus ensuring that the mutualistic nature of the host-microbial relationship is maintained. At the same time, resident bacteria profoundly shape mammalian immunity. Here, we review advances in our understanding of the interactions between resident microbes and the immune system and the implications of these findings for human health.","container-title":"Science","DOI":"10.1126/science.1223490","ISSN":"0036-8075, 1095-9203","issue":"6086","journalAbbreviation":"Science","language":"en","page":"1268-1273","source":"DOI.org (Crossref)","title":"Interactions Between the Microbiota and the Immune System","volume":"336","author":[{"family":"Hooper","given":"Lora V."},{"family":"Littman","given":"Dan R."},{"family":"Macpherson","given":"Andrew J."}],"issued":{"date-parts":[["2012",6,8]]}}}],"schema":"https://github.com/citation-style-language/schema/raw/master/csl-citation.json"} </w:instrText>
      </w:r>
      <w:r w:rsidR="00922A39">
        <w:fldChar w:fldCharType="separate"/>
      </w:r>
      <w:r w:rsidR="00344BA4">
        <w:rPr>
          <w:noProof/>
        </w:rPr>
        <w:t>(Hooper et al., 2012)</w:t>
      </w:r>
      <w:r w:rsidR="00922A39">
        <w:fldChar w:fldCharType="end"/>
      </w:r>
      <w:r>
        <w:t xml:space="preserve">, as well as microbial support for the immune system where the microbiome shapes immune system development </w:t>
      </w:r>
      <w:r w:rsidR="00922A39">
        <w:fldChar w:fldCharType="begin"/>
      </w:r>
      <w:r w:rsidR="00400246">
        <w:instrText xml:space="preserve"> ADDIN ZOTERO_ITEM CSL_CITATION {"citationID":"R8qWPfQy","properties":{"formattedCitation":"(Al Nabhani &amp; Eberl, 2020; Chu &amp; Mazmanian, 2013; Gensollen et al., 2016)","plainCitation":"(Al Nabhani &amp; Eberl, 2020; Chu &amp; Mazmanian, 2013; Gensollen et al., 2016)","noteIndex":0},"citationItems":[{"id":1779,"uris":["http://zotero.org/users/13901503/items/TLPFMUF4"],"itemData":{"id":1779,"type":"article-journal","abstract":"The ontogeny and maturation of the immune system is modulated by the microbiota. During fetal life, the mother's microbiota produces compounds that are transferred to the fetus and offspring, and enhance the generation of innate immune cells. After birth, the colonizing microbiota induces the development of intestinal lymphoid tissues and maturation of myeloid and lymphoid cells, and imprints the immune system with a reactivity level that persists long after weaning into adulthood. When the cross-talk between host and microbiota is perturbed early in life, a pathological imprinting may develop that is characterized by excessive immune reactivity in adulthood, which translates into increased susceptibility to inflammatory pathologies. In this review, we discuss the recent data that demonstrate the existence of a time window of opportunity early in life during which mice and human have to be exposed to microbiota in order to develop a balanced immune system. We also discuss the factors involved in imprinting, such as the microbiota, immune cells and stromal cells, as well as the nature of imprinting.","container-title":"Mucosal Immunology","DOI":"10.1038/s41385-020-0257-y","ISSN":"1933-0219","issue":"2","journalAbbreviation":"Mucosal Immunology","page":"183-189","source":"ScienceDirect","title":"Imprinting of the immune system by the microbiota early in life","volume":"13","author":[{"family":"Al Nabhani","given":"Ziad"},{"family":"Eberl","given":"Gérard"}],"issued":{"date-parts":[["2020",3,1]]}}},{"id":2039,"uris":["http://zotero.org/users/13901503/items/YRWXQJM2"],"itemData":{"id":2039,"type":"article-journal","abstract":"Pattern-recognition receptors (PRRs) are traditionally known to sense microbial molecules during infection to initiate inflammatory responses. However, ligands for PRRs are not exclusive to pathogens and are abundantly produced by the resident microbiota during normal colonization. Mechanism(s) that underlie this paradox have remained unclear. Recent studies reveal that gut bacterial ligands from the microbiota signal through PRRs to promote development of host tissue and the immune system, and protection from disease. Evidence from both invertebrate and vertebrate models reveals that innate immune receptors are required to promote long-term colonization by the microbiota. This emerging perspective challenges current models in immunology and suggests that PRRs may have evolved, in part, to mediate the bidirectional cross-talk between microbial symbionts and their hosts.","container-title":"Nature Immunology","DOI":"10.1038/ni.2635","ISSN":"1529-2916","issue":"7","journalAbbreviation":"Nat Immunol","language":"en","license":"2013 Springer Nature America, Inc.","note":"publisher: Nature Publishing Group","page":"668-675","source":"www-nature-com.proxy.lib.umich.edu","title":"Innate immune recognition of the microbiota promotes host-microbial symbiosis","volume":"14","author":[{"family":"Chu","given":"Hiutung"},{"family":"Mazmanian","given":"Sarkis K."}],"issued":{"date-parts":[["2013",7]]}}},{"id":1558,"uris":["http://zotero.org/users/13901503/items/QKV25ZUQ"],"itemData":{"id":1558,"type":"article-journal","abstract":"Microbial colonization of mucosal tissues during infancy plays an instrumental role in the development and education of the host mammalian immune system. These early-life events can have long-standing consequences: facilitating tolerance to environmental exposures or contributing to the development of disease in later life, including inflammatory bowel disease, allergy, and asthma. Recent studies have begun to define a critical period during early development in which disruption of optimal host-commensal interactions can lead to persistent and in some cases irreversible defects in the development and training of specific immune subsets. Here, we discuss the role of early-life education of the immune system during this “window of opportunity,” when microbial colonization has a potentially critical impact on human health and disease.","container-title":"Science","DOI":"10.1126/science.aad9378","ISSN":"0036-8075, 1095-9203","issue":"6285","journalAbbreviation":"Science","language":"en","page":"539-544","source":"DOI.org (Crossref)","title":"How colonization by microbiota in early life shapes the immune system","volume":"352","author":[{"family":"Gensollen","given":"Thomas"},{"family":"Iyer","given":"Shankar S."},{"family":"Kasper","given":"Dennis L."},{"family":"Blumberg","given":"Richard S."}],"issued":{"date-parts":[["2016",4,29]]}}}],"schema":"https://github.com/citation-style-language/schema/raw/master/csl-citation.json"} </w:instrText>
      </w:r>
      <w:r w:rsidR="00922A39">
        <w:fldChar w:fldCharType="separate"/>
      </w:r>
      <w:r w:rsidR="00400246">
        <w:rPr>
          <w:noProof/>
        </w:rPr>
        <w:t>(Al Nabhani &amp; Eberl, 2020; Chu &amp; Mazmanian, 2013; Gensollen et al., 2016)</w:t>
      </w:r>
      <w:r w:rsidR="00922A39">
        <w:fldChar w:fldCharType="end"/>
      </w:r>
      <w:r>
        <w:t xml:space="preserve"> and modulates </w:t>
      </w:r>
      <w:r w:rsidRPr="00400246">
        <w:t>white blood cell activity</w:t>
      </w:r>
      <w:r>
        <w:t xml:space="preserve"> </w:t>
      </w:r>
      <w:r w:rsidR="00922A39">
        <w:fldChar w:fldCharType="begin"/>
      </w:r>
      <w:r w:rsidR="00400246">
        <w:instrText xml:space="preserve"> ADDIN ZOTERO_ITEM CSL_CITATION {"citationID":"lzr69Rwy","properties":{"formattedCitation":"(Round &amp; Mazmanian, 2009; Schluter et al., 2020)","plainCitation":"(Round &amp; Mazmanian, 2009; Schluter et al., 2020)","noteIndex":0},"citationItems":[{"id":72,"uris":["http://zotero.org/users/13901503/items/YJWA8FES"],"itemData":{"id":72,"type":"article-journal","abstract":"Germ-free mice have many immunological defects in the intestine, including smaller mesenteric lymph nodes and Peyer's patches, decreased numbers of interleukin-17 (IL-17)-producing T helper 17 (TH17) cells and defects in regulatory T (TReg) cells. In addition, germ-free mice have impaired immune responses to certain pathogens, including Shigella and Listeria species. These findings indicate that the intestinal microbiota might influence both pro- and anti-inflammatory responses.Intestinal homeostasis depends on maintaining a proper balance between pro- and anti-inflammatory pathways that are mediated by TH17 and TReg cells, respectively. Improper regulation of inflammatory pathways can lead to diseases such as inflammatory bowel disease (IBD). IBD results from the breakdown in immune tolerance to gut bacteria. Indeed, spontaneous disease does not occur in many mouse models of experimental colitis, including IL-2- and IL-10-deficient mice, when raised under germ-free conditions.Susceptibility to IBD is influenced by many factors, including genetic and dietary factors. However, recent studies have shown that the intestinal microbiota could be an important factor in driving disease.Similar to observations made in animal models, changes in the microbiota of humans have been implicated in disease. Numerous studies have revealed a significant alteration in the microbiota of patients with IBD compared with healthy individuals, although whether changes in the intestinal microbiota are the cause or effect of disease still needs to be determined.Several species of bacteria that peacefully reside in the intestine have been shown to have a protective role during IBD. These bacteria are referred to as probiotic bacteria and include species such as Lactobacillus casei and Bifidobacteria longum. The mechanisms by which these bacteria protect from disease are thought to involve modulation of TReg cell responses. A product of B. fragilis, polysaccharide A, elicits IL-10 production by CD4+ T cells and mediates protection from IBD, demonstrating that symbiotic intestinal bacteria have developed strategies to influence the host immune system.Does harbouring certain strains of bacteria predispose an individual to disease or protect from it? As symbiotic bacteria seem to have evolved mechanisms to promote protection from potentially pathogenic bacteria in the microbiota, disease may result from the absence of these symbiotic organisms and their beneficial molecules. Therefore, dysbiosis (a shift in the composition of the intestinal microbiota) could be an underlying factor in the development of IBD.","container-title":"Nature Reviews Immunology","DOI":"10.1038/nri2515","ISSN":"1474-1741","issue":"5","journalAbbreviation":"Nat Rev Immunol","language":"en","license":"2009 Springer Nature Limited","note":"publisher: Nature Publishing Group","page":"313-323","source":"www.nature.com","title":"The gut microbiota shapes intestinal immune responses during health and disease","volume":"9","author":[{"family":"Round","given":"June L."},{"family":"Mazmanian","given":"Sarkis K."}],"issued":{"date-parts":[["2009",5]]}}},{"id":1431,"uris":["http://zotero.org/users/13901503/items/6Q3XX3L9"],"itemData":{"id":1431,"type":"article-journal","abstract":"The gut microbiota influences development1–3 and homeostasis4–7 of the mammalian immune system, and is associated with human inflammatory8 and immune diseases9,10 as well as responses to immunotherapy11–14. Nevertheless, our understanding of how gut bacteria modulate the immune system remains limited, particularly in humans, where the difficulty of direct experimentation makes inference challenging. Here we study hundreds of hospitalized—and closely monitored—patients with cancer receiving haematopoietic cell transplantation as they recover from chemotherapy and stem-cell engraftment. This aggressive treatment causes large shifts in both circulatory immune cell and microbiota populations, enabling the relationships between the two to be studied simultaneously. Analysis of observed daily changes in circulating neutrophil, lymphocyte and monocyte counts and more than 10,000 longitudinal microbiota samples revealed consistent associations between gut bacteria and immune cell dynamics. High-resolution clinical metadata and Bayesian inference allowed us to compare the effects of bacterial genera in relation to those of immunomodulatory medications, revealing a considerable influence of the gut microbiota—together and over time—on systemic immune cell dynamics. Our analysis establishes and quantifies the link between the gut microbiota and the human immune system, with implications for microbiota-driven modulation of immunity.","container-title":"Nature","DOI":"10.1038/s41586-020-2971-8","ISSN":"1476-4687","issue":"7837","language":"en","license":"2020 The Author(s), under exclusive licence to Springer Nature Limited","note":"publisher: Nature Publishing Group","page":"303-307","source":"www.nature.com","title":"The gut microbiota is associated with immune cell dynamics in humans","volume":"588","author":[{"family":"Schluter","given":"Jonas"},{"family":"Peled","given":"Jonathan U."},{"family":"Taylor","given":"Bradford P."},{"family":"Markey","given":"Kate A."},{"family":"Smith","given":"Melody"},{"family":"Taur","given":"Ying"},{"family":"Niehus","given":"Rene"},{"family":"Staffas","given":"Anna"},{"family":"Dai","given":"Anqi"},{"family":"Fontana","given":"Emily"},{"family":"Amoretti","given":"Luigi A."},{"family":"Wright","given":"Roberta J."},{"family":"Morjaria","given":"Sejal"},{"family":"Fenelus","given":"Maly"},{"family":"Pessin","given":"Melissa S."},{"family":"Chao","given":"Nelson J."},{"family":"Lew","given":"Meagan"},{"family":"Bohannon","given":"Lauren"},{"family":"Bush","given":"Amy"},{"family":"Sung","given":"Anthony D."},{"family":"Hohl","given":"Tobias M."},{"family":"Perales","given":"Miguel-Angel"},{"family":"Brink","given":"Marcel R. M.","non-dropping-particle":"van den"},{"family":"Xavier","given":"Joao B."}],"issued":{"date-parts":[["2020",12]]}}}],"schema":"https://github.com/citation-style-language/schema/raw/master/csl-citation.json"} </w:instrText>
      </w:r>
      <w:r w:rsidR="00922A39">
        <w:fldChar w:fldCharType="separate"/>
      </w:r>
      <w:r w:rsidR="00400246">
        <w:rPr>
          <w:noProof/>
        </w:rPr>
        <w:t>(Round &amp; Mazmanian, 2009; Schluter et al., 2020)</w:t>
      </w:r>
      <w:r w:rsidR="00922A39">
        <w:fldChar w:fldCharType="end"/>
      </w:r>
      <w:r>
        <w:t>. Therefore, the gut microbiome may regulate how the immune system responds to rising temperatures, or conversely, temperature-driven changes in immunity may alter microbiome composition. Here,</w:t>
      </w:r>
      <w:r w:rsidR="00A028EC">
        <w:t xml:space="preserve"> we</w:t>
      </w:r>
      <w:r>
        <w:t xml:space="preserve"> evaluate whether host </w:t>
      </w:r>
      <w:commentRangeStart w:id="6"/>
      <w:commentRangeStart w:id="7"/>
      <w:r>
        <w:t xml:space="preserve">immunity is associated </w:t>
      </w:r>
      <w:commentRangeEnd w:id="6"/>
      <w:r w:rsidR="00860ADA">
        <w:rPr>
          <w:rStyle w:val="CommentReference"/>
        </w:rPr>
        <w:commentReference w:id="6"/>
      </w:r>
      <w:commentRangeEnd w:id="7"/>
      <w:r w:rsidR="00FB1676">
        <w:rPr>
          <w:rStyle w:val="CommentReference"/>
        </w:rPr>
        <w:commentReference w:id="7"/>
      </w:r>
      <w:r>
        <w:t>with the gut microbiome’s relationship with temperature.</w:t>
      </w:r>
      <w:r w:rsidR="00A028EC">
        <w:t xml:space="preserve"> </w:t>
      </w:r>
      <w:r>
        <w:t xml:space="preserve">We measure host immunity using neopterin, a byproduct of macrophage activity </w:t>
      </w:r>
      <w:r w:rsidR="00A028EC">
        <w:t xml:space="preserve">when </w:t>
      </w:r>
      <w:r>
        <w:t>stimulated by in</w:t>
      </w:r>
      <w:r w:rsidR="00A028EC">
        <w:t>ter</w:t>
      </w:r>
      <w:r>
        <w:t>fer</w:t>
      </w:r>
      <w:r w:rsidR="00A028EC">
        <w:t>on</w:t>
      </w:r>
      <w:r>
        <w:t>-gamma</w:t>
      </w:r>
      <w:r w:rsidR="00A028EC">
        <w:t xml:space="preserve"> </w:t>
      </w:r>
      <w:r>
        <w:t xml:space="preserve">produced by </w:t>
      </w:r>
      <w:r w:rsidRPr="00F60396">
        <w:t>T</w:t>
      </w:r>
      <w:r w:rsidR="00A028EC">
        <w:t>-</w:t>
      </w:r>
      <w:r w:rsidRPr="00F60396">
        <w:t>helper 1</w:t>
      </w:r>
      <w:r>
        <w:t xml:space="preserve"> cells during the </w:t>
      </w:r>
      <w:r w:rsidRPr="00F60396">
        <w:t>cellular immune response</w:t>
      </w:r>
      <w:r w:rsidR="00D72580">
        <w:t xml:space="preserve"> </w:t>
      </w:r>
      <w:r w:rsidR="00D72580">
        <w:fldChar w:fldCharType="begin"/>
      </w:r>
      <w:r w:rsidR="00D72580">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D72580">
        <w:fldChar w:fldCharType="separate"/>
      </w:r>
      <w:r w:rsidR="00D72580">
        <w:rPr>
          <w:noProof/>
        </w:rPr>
        <w:t>(Murr et al., 2002)</w:t>
      </w:r>
      <w:r w:rsidR="00D72580">
        <w:fldChar w:fldCharType="end"/>
      </w:r>
      <w:r>
        <w:t xml:space="preserve">. The gastrointestinal tract harbors the highest density of macrophages in the body, as they play a central role in the gut-immune axis by limiting systemic exposure to </w:t>
      </w:r>
      <w:r w:rsidRPr="00344BA4">
        <w:t>gut microbes</w:t>
      </w:r>
      <w:r w:rsidR="00D72580">
        <w:t xml:space="preserve"> </w:t>
      </w:r>
      <w:r w:rsidR="00D72580">
        <w:fldChar w:fldCharType="begin"/>
      </w:r>
      <w:r w:rsidR="00FB0A0A">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rsidR="00D72580">
        <w:fldChar w:fldCharType="separate"/>
      </w:r>
      <w:r w:rsidR="00FB0A0A">
        <w:rPr>
          <w:noProof/>
        </w:rPr>
        <w:t>(Kelsall, 2008)</w:t>
      </w:r>
      <w:r w:rsidR="00D72580">
        <w:fldChar w:fldCharType="end"/>
      </w:r>
      <w:r w:rsidR="00A028EC">
        <w:t xml:space="preserve">. In turn, specific microbes </w:t>
      </w:r>
      <w:r>
        <w:t>regulat</w:t>
      </w:r>
      <w:r w:rsidR="00A028EC">
        <w:t>e</w:t>
      </w:r>
      <w:r>
        <w:t xml:space="preserve"> macrophage activity through</w:t>
      </w:r>
      <w:r w:rsidRPr="00FA374E">
        <w:t xml:space="preserve"> </w:t>
      </w:r>
      <w:r>
        <w:t xml:space="preserve">microbially </w:t>
      </w:r>
      <w:r w:rsidR="00A028EC">
        <w:t xml:space="preserve">metabolized </w:t>
      </w:r>
      <w:r>
        <w:t xml:space="preserve">compounds such as short-chain fatty acids and lipopolysaccharides </w:t>
      </w:r>
      <w:r w:rsidR="00A028EC">
        <w:t>to maintain host tolerance towards gut communities and prevent chronic inflammatory disorders</w:t>
      </w:r>
      <w:r w:rsidR="00FB0A0A">
        <w:t xml:space="preserve"> </w:t>
      </w:r>
      <w:r w:rsidR="00FB0A0A">
        <w:fldChar w:fldCharType="begin"/>
      </w:r>
      <w:r w:rsidR="00FB0A0A">
        <w:instrText xml:space="preserve"> ADDIN ZOTERO_ITEM CSL_CITATION {"citationID":"YxsMzISt","properties":{"formattedCitation":"(Corr\\uc0\\u234{}a-Oliveira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FB0A0A">
        <w:fldChar w:fldCharType="separate"/>
      </w:r>
      <w:r w:rsidR="00FB0A0A" w:rsidRPr="00FB0A0A">
        <w:t>(Corrêa-Oliveira et al., 2016; Wang et al., 2020)</w:t>
      </w:r>
      <w:r w:rsidR="00FB0A0A">
        <w:fldChar w:fldCharType="end"/>
      </w:r>
      <w:r w:rsidR="00A028EC">
        <w:t xml:space="preserve">. </w:t>
      </w:r>
      <w:r>
        <w:t xml:space="preserve">Therefore, neopterin is likely a valuable indicator of intestinal immune activity and bidirectional interactions in the gut-immune axis. Neopterin can also be measured in urine </w:t>
      </w:r>
      <w:r w:rsidR="00D72580">
        <w:fldChar w:fldCharType="begin"/>
      </w:r>
      <w:r w:rsidR="00D72580">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rsidR="00D72580">
        <w:fldChar w:fldCharType="separate"/>
      </w:r>
      <w:r w:rsidR="00D72580">
        <w:rPr>
          <w:noProof/>
        </w:rPr>
        <w:t>(Higham et al., 2015; Lucore et al., 2022)</w:t>
      </w:r>
      <w:r w:rsidR="00D72580">
        <w:fldChar w:fldCharType="end"/>
      </w:r>
      <w:r>
        <w:t xml:space="preserve">, making it an ideal choice for non-invasive field research, and has been associated with gut microbiome composition in wild primates </w:t>
      </w:r>
      <w:r w:rsidR="00D72580">
        <w:fldChar w:fldCharType="begin"/>
      </w:r>
      <w:r w:rsidR="00D72580">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rsidR="00D72580">
        <w:fldChar w:fldCharType="separate"/>
      </w:r>
      <w:r w:rsidR="00D72580">
        <w:rPr>
          <w:noProof/>
        </w:rPr>
        <w:t>(Schneider-Crease et al., 2022)</w:t>
      </w:r>
      <w:r w:rsidR="00D72580">
        <w:fldChar w:fldCharType="end"/>
      </w:r>
      <w:commentRangeStart w:id="8"/>
      <w:r>
        <w:t xml:space="preserve">. </w:t>
      </w:r>
      <w:commentRangeEnd w:id="8"/>
      <w:r w:rsidR="00860ADA">
        <w:rPr>
          <w:rStyle w:val="CommentReference"/>
        </w:rPr>
        <w:commentReference w:id="8"/>
      </w:r>
    </w:p>
    <w:p w14:paraId="26619985" w14:textId="360EB385" w:rsidR="009B6912" w:rsidRDefault="00E87F9D" w:rsidP="009B6912">
      <w:pPr>
        <w:ind w:firstLine="720"/>
      </w:pPr>
      <w:commentRangeStart w:id="9"/>
      <w:r w:rsidRPr="00E87F9D">
        <w:t>Ou</w:t>
      </w:r>
      <w:r>
        <w:t xml:space="preserve">r study aims to (1) assess the influence of temperature on microbiome composition in a </w:t>
      </w:r>
      <w:r w:rsidR="00B12A08">
        <w:t xml:space="preserve">wild primate population and </w:t>
      </w:r>
      <w:r>
        <w:t>(2) examine</w:t>
      </w:r>
      <w:r w:rsidR="005A7103">
        <w:t xml:space="preserve"> how gut microbiome response to temperature is related to </w:t>
      </w:r>
      <w:r>
        <w:t>host immunity</w:t>
      </w:r>
      <w:r w:rsidR="005A7103">
        <w:t xml:space="preserve">. </w:t>
      </w:r>
      <w:r w:rsidR="00B22F76">
        <w:t>We collected fecal and urine samples f</w:t>
      </w:r>
      <w:r w:rsidR="00A028EC">
        <w:t>or 11 months from</w:t>
      </w:r>
      <w:r w:rsidR="000F4734">
        <w:t xml:space="preserve"> 36</w:t>
      </w:r>
      <w:r w:rsidR="009678A0">
        <w:t xml:space="preserve"> individual </w:t>
      </w:r>
      <w:r w:rsidR="00B22F76">
        <w:t>white-faced capuchins monkeys living in tropical dry forest fragment</w:t>
      </w:r>
      <w:r w:rsidR="009678A0">
        <w:t>s</w:t>
      </w:r>
      <w:r w:rsidR="00B22F76">
        <w:t xml:space="preserve"> in Northwestern Costa and performed 16S rRNA sequencing (n = </w:t>
      </w:r>
      <w:r w:rsidR="009678A0">
        <w:t>277</w:t>
      </w:r>
      <w:r w:rsidR="00B22F76">
        <w:t>) to measure gut microbiome composition. Seasonality in tropical dry forests can be measured by rainfall</w:t>
      </w:r>
      <w:r w:rsidR="00A40E9A">
        <w:t xml:space="preserve"> </w:t>
      </w:r>
      <w:r w:rsidR="00A40E9A">
        <w:fldChar w:fldCharType="begin"/>
      </w:r>
      <w:r w:rsidR="00A40E9A">
        <w:instrText xml:space="preserve"> ADDIN ZOTERO_ITEM CSL_CITATION {"citationID":"udwzM5lN","properties":{"formattedCitation":"(Murphy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A40E9A">
        <w:fldChar w:fldCharType="separate"/>
      </w:r>
      <w:r w:rsidR="00A40E9A">
        <w:rPr>
          <w:noProof/>
        </w:rPr>
        <w:t>(Murphy &amp; Lugo, 1986)</w:t>
      </w:r>
      <w:r w:rsidR="00A40E9A">
        <w:fldChar w:fldCharType="end"/>
      </w:r>
      <w:r w:rsidR="00B22F76">
        <w:t>, so our analyses account for rainfall to control for confounding ecological factors associated with season</w:t>
      </w:r>
      <w:r w:rsidR="005A7103">
        <w:t>. We also account for dietary items that show a strong relationship with temperature</w:t>
      </w:r>
      <w:r w:rsidR="00B22F76">
        <w:t xml:space="preserve"> </w:t>
      </w:r>
      <w:r w:rsidR="005A7103">
        <w:t>to</w:t>
      </w:r>
      <w:r w:rsidR="00B22F76">
        <w:t xml:space="preserve"> better isolate the relationship between temperature and the gut microbiome.</w:t>
      </w:r>
      <w:r w:rsidR="009678A0">
        <w:t xml:space="preserve"> Each 16S sample </w:t>
      </w:r>
      <w:r w:rsidR="005A7103">
        <w:t>is</w:t>
      </w:r>
      <w:r w:rsidR="009678A0">
        <w:t xml:space="preserve"> matched with the average neopterin concentration from urine samples collected within three days to examine the relationship between gut microbiome composition and neopterin </w:t>
      </w:r>
      <w:r w:rsidR="005548D5">
        <w:t>concentration</w:t>
      </w:r>
      <w:r w:rsidR="009678A0">
        <w:t>.</w:t>
      </w:r>
      <w:r w:rsidR="00764686" w:rsidRPr="00764686">
        <w:t xml:space="preserve"> </w:t>
      </w:r>
      <w:r w:rsidR="005A7103">
        <w:t>Air temperature was collected every 15 minutes and averaged 15 days before each fecal sample to evaluate how long-term temperature trends are associated with gut microbiome composition and host immunity.</w:t>
      </w:r>
      <w:commentRangeEnd w:id="9"/>
      <w:r w:rsidR="00FB1676">
        <w:rPr>
          <w:rStyle w:val="CommentReference"/>
        </w:rPr>
        <w:commentReference w:id="9"/>
      </w:r>
      <w:r w:rsidR="005A7103">
        <w:t xml:space="preserve"> </w:t>
      </w:r>
      <w:r w:rsidR="00764686">
        <w:t>This study</w:t>
      </w:r>
      <w:r w:rsidR="00E0731A">
        <w:t xml:space="preserve"> </w:t>
      </w:r>
      <w:r w:rsidR="00764686">
        <w:t>highlight</w:t>
      </w:r>
      <w:r w:rsidR="00E0731A">
        <w:t>s</w:t>
      </w:r>
      <w:r w:rsidR="00764686">
        <w:t xml:space="preserve"> the crucial role of temperature in shaping gut microbiome composition in </w:t>
      </w:r>
      <w:r w:rsidR="00E42D82">
        <w:t xml:space="preserve">wild </w:t>
      </w:r>
      <w:r w:rsidR="00764686">
        <w:t xml:space="preserve">endotherms and </w:t>
      </w:r>
      <w:r w:rsidR="005A7103">
        <w:t>illustrates</w:t>
      </w:r>
      <w:r w:rsidR="00764686">
        <w:t xml:space="preserve"> </w:t>
      </w:r>
      <w:r w:rsidR="005A7103">
        <w:t xml:space="preserve">how temperature may affect the relationship between the gut microbiome and host immunity by impacting interactions in the gut-immune axis. Our results also offer crucial insight into how rising temperatures due to climate </w:t>
      </w:r>
      <w:r w:rsidR="005A7103">
        <w:lastRenderedPageBreak/>
        <w:t xml:space="preserve">change may affect wild animals through changes in the microbiome and their relationship with host immunity. </w:t>
      </w:r>
    </w:p>
    <w:p w14:paraId="6323B54C" w14:textId="0DA24C9B" w:rsidR="00FB297C" w:rsidRDefault="00FB297C" w:rsidP="009B6912">
      <w:commentRangeStart w:id="10"/>
      <w:commentRangeStart w:id="11"/>
      <w:commentRangeStart w:id="12"/>
      <w:r w:rsidRPr="00787E3A">
        <w:t>Methods:</w:t>
      </w:r>
      <w:commentRangeEnd w:id="10"/>
      <w:r w:rsidR="000F7471">
        <w:rPr>
          <w:rStyle w:val="CommentReference"/>
        </w:rPr>
        <w:commentReference w:id="10"/>
      </w:r>
      <w:commentRangeEnd w:id="11"/>
      <w:r w:rsidR="00B51BCC">
        <w:rPr>
          <w:rStyle w:val="CommentReference"/>
        </w:rPr>
        <w:commentReference w:id="11"/>
      </w:r>
      <w:commentRangeEnd w:id="12"/>
      <w:r w:rsidR="00B51BCC">
        <w:rPr>
          <w:rStyle w:val="CommentReference"/>
        </w:rPr>
        <w:commentReference w:id="12"/>
      </w:r>
    </w:p>
    <w:p w14:paraId="6BEF0DCE" w14:textId="77777777" w:rsidR="00FB297C" w:rsidRPr="00487A6E" w:rsidRDefault="00FB297C" w:rsidP="00FB297C">
      <w:pPr>
        <w:rPr>
          <w:u w:val="single"/>
        </w:rPr>
      </w:pPr>
      <w:r w:rsidRPr="00487A6E">
        <w:rPr>
          <w:u w:val="single"/>
        </w:rPr>
        <w:t xml:space="preserve">Site information and </w:t>
      </w:r>
      <w:r>
        <w:rPr>
          <w:u w:val="single"/>
        </w:rPr>
        <w:t>data</w:t>
      </w:r>
      <w:r w:rsidRPr="00487A6E">
        <w:rPr>
          <w:u w:val="single"/>
        </w:rPr>
        <w:t xml:space="preserve"> collection</w:t>
      </w:r>
    </w:p>
    <w:p w14:paraId="6B8507D3" w14:textId="19E19015" w:rsidR="00FB297C" w:rsidRDefault="00FB297C" w:rsidP="00FB297C">
      <w:pPr>
        <w:ind w:firstLine="720"/>
      </w:pPr>
      <w:r>
        <w:t xml:space="preserve">Data was collected from a wild population of </w:t>
      </w:r>
      <w:r w:rsidRPr="00487A6E">
        <w:rPr>
          <w:i/>
          <w:iCs/>
        </w:rPr>
        <w:t>C. imitator</w:t>
      </w:r>
      <w:r>
        <w:t xml:space="preserve"> living in the Taboga Forest reserve in </w:t>
      </w:r>
      <w:r w:rsidRPr="00EB2753">
        <w:t>Guanacaste</w:t>
      </w:r>
      <w:r>
        <w:t xml:space="preserve">, </w:t>
      </w:r>
      <w:r w:rsidRPr="00EB2753">
        <w:t>Northwestern Costa Rica</w:t>
      </w:r>
      <w:r>
        <w:t xml:space="preserve">. </w:t>
      </w:r>
      <w:r w:rsidRPr="00EB2753">
        <w:t>The Taboga Forest Reserve is a 516-ha tropical dry forest</w:t>
      </w:r>
      <w:r>
        <w:t xml:space="preserve"> fragment and forms an </w:t>
      </w:r>
      <w:r w:rsidRPr="00EB2753">
        <w:t>important piece of a fragmented biological corridor connecting the Tempisque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The Capuchinos de Taboga Research project has collected daily behavioral and endocrine data on the three groups of white-faced capuchins since 2018. All individuals are individually identified and habituated to human presence.</w:t>
      </w:r>
      <w:r w:rsidRPr="0003332A">
        <w:t xml:space="preserve"> </w:t>
      </w:r>
      <w:r>
        <w:t xml:space="preserve">Individual age was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 every 30 minutes for 10 minutes, where feeding and foraging observations of individually identified monkeys were recorded. Individuals were recorded multiple times in one scan if they were observed engaging with different food items. Plant food</w:t>
      </w:r>
      <w:r w:rsidR="00A028EC">
        <w:t xml:space="preserve"> items</w:t>
      </w:r>
      <w:r>
        <w:t xml:space="preserve"> were identified on the family or genus level.</w:t>
      </w:r>
    </w:p>
    <w:p w14:paraId="73C5301E" w14:textId="3FA71528" w:rsidR="00FB297C" w:rsidRPr="00FB297C" w:rsidRDefault="00FB297C" w:rsidP="00FB297C">
      <w:pPr>
        <w:ind w:firstLine="720"/>
        <w:rPr>
          <w:bCs/>
        </w:rPr>
      </w:pPr>
      <w:commentRangeStart w:id="13"/>
      <w:r>
        <w:t>Between September 2022 and July 2023, Fecal and urine samples</w:t>
      </w:r>
      <w:r w:rsidRPr="007A7158">
        <w:t xml:space="preserve"> </w:t>
      </w:r>
      <w:r>
        <w:t xml:space="preserve">were collected </w:t>
      </w:r>
      <w:r w:rsidRPr="00196F3A">
        <w:t>opportunistically</w:t>
      </w:r>
      <w:r>
        <w:t xml:space="preserve"> 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Pr="007A7158">
        <w:t xml:space="preserve"> </w:t>
      </w:r>
      <w:r>
        <w:t xml:space="preserve">Fecal samples were collected immediately after defecation and placed in 4mL of 98% ethanol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w:t>
      </w:r>
      <w:r w:rsidRPr="00196F3A">
        <w:t xml:space="preserve">Sample contamination </w:t>
      </w:r>
      <w:r>
        <w:t xml:space="preserve">was </w:t>
      </w:r>
      <w:r w:rsidRPr="00196F3A">
        <w:t xml:space="preserve">avoided by wearing gloves and only collecting feces that </w:t>
      </w:r>
      <w:r>
        <w:t xml:space="preserve">were </w:t>
      </w:r>
      <w:r w:rsidRPr="00196F3A">
        <w:t>not in contact with the soil.</w:t>
      </w:r>
      <w:r>
        <w:t xml:space="preserve"> </w:t>
      </w:r>
      <w:r>
        <w:rPr>
          <w:bCs/>
        </w:rPr>
        <w:t xml:space="preserve">Feces contaminated with urine were </w:t>
      </w:r>
      <w:r w:rsidR="00E1605E">
        <w:rPr>
          <w:bCs/>
        </w:rPr>
        <w:t>discarded</w:t>
      </w:r>
      <w:r>
        <w:rPr>
          <w:bCs/>
        </w:rPr>
        <w:t xml:space="preserve"> to prevent potential contamination from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Urine samples were collected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Pr>
          <w:bCs/>
        </w:rPr>
        <w:t xml:space="preserve"> </w:t>
      </w:r>
      <w:r w:rsidRPr="001771F9">
        <w:rPr>
          <w:bCs/>
        </w:rPr>
        <w:t>to avoid rainfall and fecal contamination</w:t>
      </w:r>
      <w:r>
        <w:rPr>
          <w:bCs/>
        </w:rPr>
        <w:t xml:space="preserve">. </w:t>
      </w:r>
      <w:r w:rsidR="000A6861">
        <w:rPr>
          <w:bCs/>
        </w:rPr>
        <w:t>Urine s</w:t>
      </w:r>
      <w:r>
        <w:rPr>
          <w:bCs/>
        </w:rPr>
        <w:t xml:space="preserve">amples were collected from leaves or the ground only when they did not appear </w:t>
      </w:r>
      <w:r w:rsidRPr="001771F9">
        <w:t>contaminated with soil or feces.</w:t>
      </w:r>
      <w:r>
        <w:t xml:space="preserve"> Both fecal and urine samples were immediately stored in a</w:t>
      </w:r>
      <w:r w:rsidRPr="00196F3A">
        <w:t xml:space="preserve"> portable cooler and transferred to a -20°F freezer at the end of the</w:t>
      </w:r>
      <w:r>
        <w:t xml:space="preserve"> field</w:t>
      </w:r>
      <w:r w:rsidRPr="00196F3A">
        <w:t xml:space="preserve"> day</w:t>
      </w:r>
      <w:r>
        <w:t xml:space="preserve">. Fecal samples were stored in the freezer until shipment to </w:t>
      </w:r>
      <w:r w:rsidRPr="00196F3A">
        <w:t xml:space="preserve">the </w:t>
      </w:r>
      <w:r w:rsidRPr="00196F3A">
        <w:rPr>
          <w:bCs/>
        </w:rPr>
        <w:t>Amato Microbiome Lab at Northwestern University in Evanston IL for DNA extraction and sequencing.</w:t>
      </w:r>
      <w:r>
        <w:rPr>
          <w:bCs/>
        </w:rPr>
        <w:t xml:space="preserve"> Urine samples remained in the freezer until assay analysis was conducted onsite in the Capuchinos de Taboga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commentRangeEnd w:id="13"/>
      <w:r w:rsidR="00BD2D0F">
        <w:rPr>
          <w:rStyle w:val="CommentReference"/>
        </w:rPr>
        <w:commentReference w:id="13"/>
      </w:r>
    </w:p>
    <w:p w14:paraId="6ED3DD7D" w14:textId="77777777" w:rsidR="00FB297C" w:rsidRDefault="00FB297C" w:rsidP="00FB297C">
      <w:pPr>
        <w:ind w:firstLine="720"/>
      </w:pPr>
      <w:r>
        <w:t xml:space="preserve">Temperature observations for this analysis came from the </w:t>
      </w:r>
      <w:r w:rsidRPr="000A6861">
        <w:rPr>
          <w:rStyle w:val="Emphasis"/>
          <w:i w:val="0"/>
          <w:iCs w:val="0"/>
        </w:rPr>
        <w:t>Palo Verde</w:t>
      </w:r>
      <w:r>
        <w:t xml:space="preserve"> meteorological station, located at the </w:t>
      </w:r>
      <w:r w:rsidRPr="000A6861">
        <w:rPr>
          <w:rStyle w:val="Emphasis"/>
          <w:i w:val="0"/>
          <w:iCs w:val="0"/>
        </w:rPr>
        <w:t>Organization for Tropical Studies (OTS) Palo Verde</w:t>
      </w:r>
      <w:r>
        <w:t xml:space="preserve"> research station (10.345°N, 85.339°E), approximately 20.81 km southwest of </w:t>
      </w:r>
      <w:commentRangeStart w:id="14"/>
      <w:commentRangeStart w:id="15"/>
      <w:r w:rsidRPr="00FB1676">
        <w:rPr>
          <w:rPrChange w:id="16" w:author="Lucore, Jordan" w:date="2025-04-23T10:36:00Z" w16du:dateUtc="2025-04-23T14:36:00Z">
            <w:rPr>
              <w:i/>
              <w:iCs/>
            </w:rPr>
          </w:rPrChange>
        </w:rPr>
        <w:t>the</w:t>
      </w:r>
      <w:r w:rsidRPr="000A6861">
        <w:rPr>
          <w:i/>
          <w:iCs/>
        </w:rPr>
        <w:t xml:space="preserve"> </w:t>
      </w:r>
      <w:commentRangeEnd w:id="14"/>
      <w:r w:rsidR="00BD2D0F">
        <w:rPr>
          <w:rStyle w:val="CommentReference"/>
        </w:rPr>
        <w:commentReference w:id="14"/>
      </w:r>
      <w:commentRangeEnd w:id="15"/>
      <w:r w:rsidR="00FB1676">
        <w:rPr>
          <w:rStyle w:val="CommentReference"/>
        </w:rPr>
        <w:commentReference w:id="15"/>
      </w:r>
      <w:proofErr w:type="spellStart"/>
      <w:r w:rsidRPr="000A6861">
        <w:rPr>
          <w:rStyle w:val="Emphasis"/>
          <w:i w:val="0"/>
          <w:iCs w:val="0"/>
        </w:rPr>
        <w:t>Taboga</w:t>
      </w:r>
      <w:proofErr w:type="spellEnd"/>
      <w:r w:rsidRPr="000A6861">
        <w:rPr>
          <w:rStyle w:val="Emphasis"/>
          <w:i w:val="0"/>
          <w:iCs w:val="0"/>
        </w:rPr>
        <w:t xml:space="preserve"> Forest Reserve</w:t>
      </w:r>
      <w:r>
        <w:t xml:space="preserve">. Like </w:t>
      </w:r>
      <w:r w:rsidRPr="000A6861">
        <w:rPr>
          <w:rStyle w:val="Emphasis"/>
          <w:i w:val="0"/>
          <w:iCs w:val="0"/>
        </w:rPr>
        <w:t>Taboga</w:t>
      </w:r>
      <w:r w:rsidRPr="000A6861">
        <w:rPr>
          <w:i/>
          <w:iCs/>
        </w:rPr>
        <w:t xml:space="preserve">, </w:t>
      </w:r>
      <w:r w:rsidRPr="000A6861">
        <w:rPr>
          <w:rStyle w:val="Emphasis"/>
          <w:i w:val="0"/>
          <w:iCs w:val="0"/>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i w:val="0"/>
          <w:iCs w:val="0"/>
        </w:rPr>
        <w:t>Palo Verde</w:t>
      </w:r>
      <w:r>
        <w:t xml:space="preserve"> temperature data have been used in previous studies of the </w:t>
      </w:r>
      <w:r w:rsidRPr="000A6861">
        <w:rPr>
          <w:rStyle w:val="Emphasis"/>
          <w:i w:val="0"/>
          <w:iCs w:val="0"/>
        </w:rPr>
        <w:t>Taboga</w:t>
      </w:r>
      <w:r w:rsidRPr="000A6861">
        <w:t xml:space="preserve"> 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given the habitat similarity and close proximity to Taboga. The station records maximum and minimum air temperature every 15 minutes.</w:t>
      </w:r>
    </w:p>
    <w:p w14:paraId="50E50882" w14:textId="77777777" w:rsidR="00FB297C" w:rsidRDefault="00FB297C" w:rsidP="00FB297C">
      <w:pPr>
        <w:rPr>
          <w:bCs/>
        </w:rPr>
      </w:pPr>
    </w:p>
    <w:p w14:paraId="7D84460E" w14:textId="77777777" w:rsidR="00FB297C" w:rsidRDefault="00FB297C" w:rsidP="00FB297C">
      <w:pPr>
        <w:rPr>
          <w:u w:val="single"/>
        </w:rPr>
      </w:pPr>
      <w:r w:rsidRPr="00487A6E">
        <w:rPr>
          <w:u w:val="single"/>
        </w:rPr>
        <w:t>Neopterin analysis</w:t>
      </w:r>
    </w:p>
    <w:p w14:paraId="56807754" w14:textId="6F4A4D86" w:rsidR="00FB297C" w:rsidRDefault="00FB297C" w:rsidP="00FB297C">
      <w:pPr>
        <w:ind w:firstLine="720"/>
      </w:pPr>
      <w:r>
        <w:t xml:space="preserve">The neopterin concentration of the urine samples was measured using a </w:t>
      </w:r>
      <w:r w:rsidRPr="00F90FF8">
        <w:t>commercially available competitive exclusion neopterin enzyme</w:t>
      </w:r>
      <w:r>
        <w:t>-</w:t>
      </w:r>
      <w:r w:rsidRPr="00F90FF8">
        <w:t xml:space="preserve">linked immunosorbent assay (Neopterin ELISA, Ref. RE59321, IBL International GMBH, Hamburg, Germany) in the Capuchinos de </w:t>
      </w:r>
      <w:r w:rsidRPr="00F90FF8">
        <w:lastRenderedPageBreak/>
        <w:t>Taboga field laboratory.</w:t>
      </w:r>
      <w:r>
        <w:t xml:space="preserve"> The assay has been validated for use in the Taboga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Samples were controlled for water volume using specific gravity and diluted using </w:t>
      </w:r>
      <w:r w:rsidRPr="00F90FF8">
        <w:t>manufacturer assay buffer</w:t>
      </w:r>
      <w:r>
        <w:t xml:space="preserve">. Assays were run using </w:t>
      </w:r>
      <w:r w:rsidRPr="00F90FF8">
        <w:t>manufacturer protocol</w:t>
      </w:r>
      <w:r>
        <w:t xml:space="preserve">, see </w:t>
      </w:r>
      <w:r>
        <w:fldChar w:fldCharType="begin"/>
      </w:r>
      <w:r w:rsidR="00E1605E">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E1605E">
        <w:rPr>
          <w:noProof/>
        </w:rPr>
        <w:t>(Lucore et al., 2022, 2024)</w:t>
      </w:r>
      <w:r>
        <w:fldChar w:fldCharType="end"/>
      </w:r>
      <w:r>
        <w:t xml:space="preserve"> for details. </w:t>
      </w:r>
    </w:p>
    <w:p w14:paraId="196EAF1B" w14:textId="77777777" w:rsidR="00FB297C" w:rsidRPr="00787E3A" w:rsidRDefault="00FB297C" w:rsidP="00FB297C"/>
    <w:p w14:paraId="46404D44" w14:textId="77777777" w:rsidR="00FB297C" w:rsidRPr="0097690E" w:rsidRDefault="00FB297C" w:rsidP="00FB297C">
      <w:pPr>
        <w:rPr>
          <w:u w:val="single"/>
        </w:rPr>
      </w:pPr>
      <w:r w:rsidRPr="0097690E">
        <w:rPr>
          <w:u w:val="single"/>
        </w:rPr>
        <w:t>16S rRNA extraction, sequencing, and processing</w:t>
      </w:r>
    </w:p>
    <w:p w14:paraId="701E5683" w14:textId="1DF5C233" w:rsidR="00FB297C" w:rsidRDefault="00FB297C" w:rsidP="00FB297C">
      <w:pPr>
        <w:ind w:firstLine="720"/>
      </w:pPr>
      <w:r>
        <w:t>To measure gut microbiome taxonomic composition, 16S rRNA sequencing was</w:t>
      </w:r>
      <w:r w:rsidR="00E1605E">
        <w:t xml:space="preserve"> </w:t>
      </w:r>
      <w:r>
        <w:t xml:space="preserve">performed </w:t>
      </w:r>
      <w:r w:rsidR="00E1605E">
        <w:t xml:space="preserve">at the </w:t>
      </w:r>
      <w:r w:rsidRPr="00196F3A">
        <w:rPr>
          <w:bCs/>
        </w:rPr>
        <w:t>Amato Microbiome Lab at Northwestern University</w:t>
      </w:r>
      <w:r>
        <w:rPr>
          <w:bCs/>
        </w:rPr>
        <w:t>,</w:t>
      </w:r>
      <w:r w:rsidRPr="00196F3A">
        <w:rPr>
          <w:bCs/>
        </w:rPr>
        <w:t xml:space="preserve"> Evanston IL</w:t>
      </w:r>
      <w:r>
        <w:t xml:space="preserve">. DNA was extracted from all samples using the </w:t>
      </w:r>
      <w:proofErr w:type="spellStart"/>
      <w:r w:rsidRPr="00CF493A">
        <w:t>DNeasy</w:t>
      </w:r>
      <w:proofErr w:type="spellEnd"/>
      <w:r w:rsidRPr="00CF493A">
        <w:t xml:space="preserve"> </w:t>
      </w:r>
      <w:proofErr w:type="spellStart"/>
      <w:r w:rsidRPr="00CF493A">
        <w:t>PowerLyzer</w:t>
      </w:r>
      <w:proofErr w:type="spellEnd"/>
      <w:r w:rsidRPr="00CF493A">
        <w:t xml:space="preserve"> </w:t>
      </w:r>
      <w:proofErr w:type="spellStart"/>
      <w:r w:rsidRPr="00CF493A">
        <w:t>PowerSoil</w:t>
      </w:r>
      <w:proofErr w:type="spellEnd"/>
      <w:r w:rsidRPr="00CF493A">
        <w:t xml:space="preserve"> Kit</w:t>
      </w:r>
      <w:r>
        <w:t xml:space="preserve"> </w:t>
      </w:r>
      <w:r w:rsidRPr="003D4519">
        <w:t>(Qiagen, Germantown, MD, USA)</w:t>
      </w:r>
      <w:r>
        <w:t xml:space="preserve"> with minor modifications to manufacturer protocol. Samples were incubated at 65</w:t>
      </w:r>
      <w:r w:rsidR="00E1605E" w:rsidRPr="00E1605E">
        <w:t>°C</w:t>
      </w:r>
      <w:r>
        <w:t xml:space="preserve"> for 10 minutes after adding the C1 and </w:t>
      </w:r>
      <w:proofErr w:type="spellStart"/>
      <w:r>
        <w:t>Powerbead</w:t>
      </w:r>
      <w:proofErr w:type="spellEnd"/>
      <w:r>
        <w:t xml:space="preserve"> solutions. Incubations of the C2 and C3 solutions were conducted </w:t>
      </w:r>
      <w:commentRangeStart w:id="17"/>
      <w:r>
        <w:t>in the fridge</w:t>
      </w:r>
      <w:commentRangeEnd w:id="17"/>
      <w:r w:rsidR="00BD2D0F">
        <w:rPr>
          <w:rStyle w:val="CommentReference"/>
        </w:rPr>
        <w:commentReference w:id="17"/>
      </w:r>
      <w:r>
        <w:t xml:space="preserve">. The C6 solution was prewarmed before the final elution step. Modifications to the manufacturer’s protocol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 xml:space="preserve">. The hypervariable V4-V5 region of the 16s rRNA gene was amplified with PCR primer set 515F and 926R from the Earth Microbiome Project </w:t>
      </w:r>
      <w:r w:rsidRPr="009C594A">
        <w:t>(</w:t>
      </w:r>
      <w:hyperlink r:id="rId10" w:history="1">
        <w:r w:rsidRPr="00383820">
          <w:rPr>
            <w:rStyle w:val="Hyperlink"/>
          </w:rPr>
          <w:t>www.earthmicrobiome.org</w:t>
        </w:r>
      </w:hyperlink>
      <w:r w:rsidRPr="009C594A">
        <w:t>)</w:t>
      </w:r>
      <w:r>
        <w:t xml:space="preserve"> using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 xml:space="preserve">. Negative controls from the DNA extraction and PCR amplifications were used to control for contamination. </w:t>
      </w:r>
      <w:proofErr w:type="spellStart"/>
      <w:r w:rsidRPr="00FC47B0">
        <w:t>SequalPrep</w:t>
      </w:r>
      <w:proofErr w:type="spellEnd"/>
      <w:r w:rsidRPr="00FC47B0">
        <w:t xml:space="preserve"> Normalization</w:t>
      </w:r>
      <w:r>
        <w:t xml:space="preserve"> was used to purify and normalize the PCR products, and products were sequenced on the</w:t>
      </w:r>
      <w:r w:rsidRPr="00FC47B0">
        <w:t xml:space="preserve"> Illumina </w:t>
      </w:r>
      <w:proofErr w:type="spellStart"/>
      <w:r w:rsidRPr="00FC47B0">
        <w:t>MiSeq</w:t>
      </w:r>
      <w:proofErr w:type="spellEnd"/>
      <w:r w:rsidRPr="00FC47B0">
        <w:t xml:space="preserve"> V4 platform by the Rush Genomics and Microbiome core facility</w:t>
      </w:r>
      <w:r>
        <w:t>.</w:t>
      </w:r>
      <w:r w:rsidRPr="0097690E">
        <w:t xml:space="preserve"> Raw DNA sequences are available in the sequence read archive (insert allocation number)</w:t>
      </w:r>
    </w:p>
    <w:p w14:paraId="657A7DA5" w14:textId="7827D778" w:rsidR="00FB297C" w:rsidRDefault="00FB297C" w:rsidP="00FB297C">
      <w:pPr>
        <w:ind w:firstLine="720"/>
      </w:pPr>
      <w:r>
        <w:t xml:space="preserve">The resulting </w:t>
      </w:r>
      <w:commentRangeStart w:id="18"/>
      <w:r>
        <w:t xml:space="preserve">data was </w:t>
      </w:r>
      <w:commentRangeEnd w:id="18"/>
      <w:r w:rsidR="00BD2D0F">
        <w:rPr>
          <w:rStyle w:val="CommentReference"/>
        </w:rPr>
        <w:commentReference w:id="18"/>
      </w:r>
      <w:r>
        <w:t xml:space="preserve">analyzed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xml:space="preserve">, v2023.9. 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Forward and reverse reads were trimmed to 216 bases and 206 bases, respectively, to remove low-quality base pairs using a minimum Phred score of 33. Sequences were quality filtered and </w:t>
      </w:r>
      <w:commentRangeStart w:id="19"/>
      <w:commentRangeStart w:id="20"/>
      <w:r>
        <w:t xml:space="preserve">denoised </w:t>
      </w:r>
      <w:commentRangeEnd w:id="19"/>
      <w:r w:rsidR="00BD2D0F">
        <w:rPr>
          <w:rStyle w:val="CommentReference"/>
        </w:rPr>
        <w:commentReference w:id="19"/>
      </w:r>
      <w:commentRangeEnd w:id="20"/>
      <w:r w:rsidR="00FB1676">
        <w:rPr>
          <w:rStyle w:val="CommentReference"/>
        </w:rPr>
        <w:commentReference w:id="20"/>
      </w:r>
      <w:r>
        <w:t xml:space="preserve">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DADA2 </w:t>
      </w:r>
      <w:r w:rsidRPr="00805F15">
        <w:t>infers Amplicon Sequence Variants (ASVs) by identifying exact sequences</w:t>
      </w:r>
      <w:r>
        <w:t xml:space="preserve">. Taxonomy was assigned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t xml:space="preserve"> Sequences assigned to chloroplasts and mitochondria were removed using the q2-taxa-filter-table to retain only microbial sequences </w:t>
      </w:r>
      <w:r w:rsidRPr="0073053D">
        <w:t>for further analysis</w:t>
      </w:r>
      <w:r>
        <w:t>. All negative controls contained fewer than 507 reads per sample (average 29 reads per sample). All negative controls were removed after visually comparing the taxonomic composition of negative controls to non-negative samples and f</w:t>
      </w:r>
      <w:r w:rsidR="00E1605E">
        <w:t>i</w:t>
      </w:r>
      <w:r>
        <w:t xml:space="preserve">nding no indication of contamination. One fecal sample was also removed containing less than 1000 reads to avoid potential bias from low-coverage samples. After filtering, 797 samples were retained, containing an average of 16898 reads (range 4,944—38,941). </w:t>
      </w:r>
    </w:p>
    <w:p w14:paraId="27331BBA" w14:textId="1EF68192" w:rsidR="00FB297C" w:rsidRDefault="00FB297C" w:rsidP="00FB297C">
      <w:pPr>
        <w:ind w:firstLine="720"/>
      </w:pPr>
      <w:r>
        <w:t xml:space="preserve">The ASV count and taxonomy files generated by QIIME2 were imported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w:t>
      </w:r>
      <w:del w:id="21" w:author="Marshall, Andrew" w:date="2025-04-22T16:11:00Z" w16du:dateUtc="2025-04-22T20:11:00Z">
        <w:r w:rsidDel="00BD2D0F">
          <w:delText xml:space="preserve"> </w:delText>
        </w:r>
      </w:del>
      <w:r>
        <w:t xml:space="preserve">Most ASV’s were found at </w:t>
      </w:r>
      <w:r w:rsidRPr="00590F44">
        <w:t>low frequencies (</w:t>
      </w:r>
      <w:r w:rsidR="00590F44">
        <w:t>Fig 1S</w:t>
      </w:r>
      <w:r w:rsidRPr="00590F44">
        <w:t>);</w:t>
      </w:r>
      <w:r>
        <w:t xml:space="preserve"> out of </w:t>
      </w:r>
      <w:r w:rsidRPr="00FB7CB1">
        <w:t>11</w:t>
      </w:r>
      <w:r>
        <w:t>,</w:t>
      </w:r>
      <w:r w:rsidRPr="00FB7CB1">
        <w:t>91</w:t>
      </w:r>
      <w:r>
        <w:t xml:space="preserve">6 total ASV’s, 89% were only found in one sample, and 16% were not assigned to a phylum. </w:t>
      </w:r>
      <w:del w:id="22" w:author="Marshall, Andrew" w:date="2025-04-22T16:13:00Z" w16du:dateUtc="2025-04-22T20:13:00Z">
        <w:r w:rsidDel="00BD2D0F">
          <w:delText xml:space="preserve"> </w:delText>
        </w:r>
      </w:del>
      <w:r>
        <w:t xml:space="preserve">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ASV’s found in less than 0.5% of total samples were removed. After filtering, 102 additional ASV’s were removed that were not assigned at the phylum level, resulting in </w:t>
      </w:r>
      <w:r w:rsidRPr="00830DDA">
        <w:t>1159</w:t>
      </w:r>
      <w:r>
        <w:t xml:space="preserve"> total </w:t>
      </w:r>
      <w:r>
        <w:lastRenderedPageBreak/>
        <w:t>remaining ASV’s. Most of the remaining ASV’s could be assigned to class (100%), order (95%) and family (93%) levels but assignment decreased substantially at the genus (60%) level.</w:t>
      </w:r>
    </w:p>
    <w:p w14:paraId="6EBB80EA" w14:textId="77777777" w:rsidR="00FB297C" w:rsidRDefault="00FB297C" w:rsidP="00FB297C"/>
    <w:p w14:paraId="2A4D82C0" w14:textId="77777777" w:rsidR="00FB297C" w:rsidRPr="00521E9D" w:rsidRDefault="00FB297C" w:rsidP="00FB297C">
      <w:pPr>
        <w:rPr>
          <w:u w:val="single"/>
        </w:rPr>
      </w:pPr>
      <w:r>
        <w:rPr>
          <w:u w:val="single"/>
        </w:rPr>
        <w:t>Metadata assembly</w:t>
      </w:r>
    </w:p>
    <w:p w14:paraId="13249961" w14:textId="44A2ABFF" w:rsidR="00FB297C" w:rsidRDefault="00FB297C" w:rsidP="00FB297C">
      <w:pPr>
        <w:ind w:firstLine="720"/>
      </w:pPr>
      <w:r>
        <w:t>Each gut microbiome sample was matched with relevant metadata to facilitate subsequent analyses. Microbiome samples were paired with the average neopterin value from a 7-day window, encompassing three days before, the day of, and three days after sample collection</w:t>
      </w:r>
      <w:r w:rsidR="009B19C1">
        <w:t>. O</w:t>
      </w:r>
      <w:r>
        <w:t xml:space="preserve">ur </w:t>
      </w:r>
      <w:del w:id="23" w:author="Marshall, Andrew" w:date="2025-04-22T16:14:00Z" w16du:dateUtc="2025-04-22T20:14:00Z">
        <w:r w:rsidR="009B19C1" w:rsidDel="00BD2D0F">
          <w:delText xml:space="preserve"> </w:delText>
        </w:r>
      </w:del>
      <w:r>
        <w:t>time window provide</w:t>
      </w:r>
      <w:r w:rsidR="009B19C1">
        <w:t>s</w:t>
      </w:r>
      <w:r>
        <w:t xml:space="preserve"> a general measure of immune performance associated with the microbiome composition, enabling us to assess the relationship between the two. Maximum temperature (collected every 15 minutes) was averaged 15 days before sample collection. This time frame allowed us to evaluate the relationship between the microbiome and long-term trends in temperature. This temperature predictor </w:t>
      </w:r>
      <w:r w:rsidR="009B19C1">
        <w:t>h</w:t>
      </w:r>
      <w:r>
        <w:t xml:space="preserve">as also been associated with changes in immune performance in this population </w:t>
      </w:r>
      <w:r>
        <w:fldChar w:fldCharType="begin"/>
      </w:r>
      <w:r>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p>
    <w:p w14:paraId="7E1CCA84" w14:textId="0002AB32" w:rsidR="00FB297C" w:rsidRDefault="00FB297C" w:rsidP="00FB297C">
      <w:pPr>
        <w:ind w:firstLine="720"/>
      </w:pPr>
      <w:r>
        <w:t xml:space="preserve">Each gut microbiome sample was also paired with all diet observations from the same individual within two weeks before sample collection, following time frames used in previous white-faced capuchin gut microbiome studies </w:t>
      </w:r>
      <w:r>
        <w:fldChar w:fldCharType="begin"/>
      </w:r>
      <w:r w:rsidR="00A40E9A">
        <w:instrText xml:space="preserve"> ADDIN ZOTERO_ITEM CSL_CITATION {"citationID":"JR1jMbxd","properties":{"formattedCitation":"(E.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A40E9A">
        <w:rPr>
          <w:noProof/>
        </w:rPr>
        <w:t>(E. K. Mallott et al., 2018; Orkin, Campos, et al., 2019)</w:t>
      </w:r>
      <w:r>
        <w:fldChar w:fldCharType="end"/>
      </w:r>
      <w:r>
        <w:t xml:space="preserve">. Diet diversity was quantified by modeling diet richness (i.e. the total number of unique food items recorded) as a function of the total number of feeding observations. The residuals were used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Pr>
          <w:noProof/>
        </w:rPr>
        <w:t>(Marshall et al., 2021)</w:t>
      </w:r>
      <w:r>
        <w:fldChar w:fldCharType="end"/>
      </w:r>
      <w:r>
        <w:t>. Percent consumption of each food type was calculated by dividing the total number of feeding observations for each food category (animal, flower, fruit, fungi, insect, leaves, nectar, nurse, pith, seeds) by the total number of feeding observations. Each food type was then plotted against temperature to identify diet categories that vary with temperature to control for these factors when assessing the direct effect of temperature on the microbiome.</w:t>
      </w:r>
      <w:r w:rsidRPr="00C53131">
        <w:t xml:space="preserve"> </w:t>
      </w:r>
      <w:r>
        <w:t>Percent fruit consumption was found to have a strong, positive relationship with temperature (</w:t>
      </w:r>
      <w:commentRangeStart w:id="24"/>
      <w:r w:rsidR="00E1605E">
        <w:t>Fig</w:t>
      </w:r>
      <w:r>
        <w:t xml:space="preserve"> </w:t>
      </w:r>
      <w:r w:rsidR="00E1605E">
        <w:t>2S</w:t>
      </w:r>
      <w:commentRangeEnd w:id="24"/>
      <w:r w:rsidR="00833415">
        <w:rPr>
          <w:rStyle w:val="CommentReference"/>
        </w:rPr>
        <w:commentReference w:id="24"/>
      </w:r>
      <w:r>
        <w:t xml:space="preserve">) and is controlled for in our subsequent analyses. </w:t>
      </w:r>
    </w:p>
    <w:p w14:paraId="31923792" w14:textId="77777777" w:rsidR="00FB297C" w:rsidRDefault="00FB297C" w:rsidP="00FB297C"/>
    <w:p w14:paraId="516A9B0E" w14:textId="74C302E6" w:rsidR="00FB297C" w:rsidRDefault="00FB297C" w:rsidP="00FB297C">
      <w:pPr>
        <w:rPr>
          <w:u w:val="single"/>
        </w:rPr>
      </w:pPr>
      <w:r w:rsidRPr="00D807D7">
        <w:rPr>
          <w:u w:val="single"/>
        </w:rPr>
        <w:t>Community</w:t>
      </w:r>
      <w:r w:rsidR="00990501">
        <w:rPr>
          <w:u w:val="single"/>
        </w:rPr>
        <w:t>-level composition</w:t>
      </w:r>
      <w:r>
        <w:rPr>
          <w:u w:val="single"/>
        </w:rPr>
        <w:t xml:space="preserve"> a</w:t>
      </w:r>
      <w:r w:rsidRPr="00D807D7">
        <w:rPr>
          <w:u w:val="single"/>
        </w:rPr>
        <w:t>nalysis</w:t>
      </w:r>
    </w:p>
    <w:p w14:paraId="6C4B62AD" w14:textId="13E29BD0" w:rsidR="00FB297C" w:rsidRDefault="00FB297C" w:rsidP="00FB297C">
      <w:pPr>
        <w:ind w:firstLine="720"/>
      </w:pPr>
      <w:r>
        <w:t xml:space="preserve">To evaluate how </w:t>
      </w:r>
      <w:r w:rsidR="009B19C1">
        <w:t>gut microbiome</w:t>
      </w:r>
      <w:r>
        <w:t xml:space="preserve"> composition is related to temperature, we generated metrics </w:t>
      </w:r>
      <w:r w:rsidR="009B19C1">
        <w:t>of community composition including</w:t>
      </w:r>
      <w:r>
        <w:t xml:space="preserve"> alpha and beta diversity. 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 All subsequent analyses were performed using R v4.3.1.</w:t>
      </w:r>
    </w:p>
    <w:p w14:paraId="07533B38" w14:textId="186B27EC" w:rsidR="00FB297C" w:rsidRDefault="00FB297C" w:rsidP="00FB297C">
      <w:pPr>
        <w:ind w:firstLine="720"/>
      </w:pPr>
      <w:r>
        <w:t xml:space="preserve">To measure alpha diversity, we calculated two widely used indices: Shannon’s diversity index (which accounts for both ASV richness and evenness) and observed richness (the total number of ASVs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w:t>
      </w:r>
      <w:commentRangeStart w:id="25"/>
      <w:commentRangeStart w:id="26"/>
      <w:commentRangeStart w:id="27"/>
      <w:r>
        <w:t xml:space="preserve">A pseudo count </w:t>
      </w:r>
      <w:commentRangeEnd w:id="25"/>
      <w:r w:rsidR="00833415">
        <w:rPr>
          <w:rStyle w:val="CommentReference"/>
        </w:rPr>
        <w:commentReference w:id="25"/>
      </w:r>
      <w:commentRangeEnd w:id="26"/>
      <w:r w:rsidR="00FB1676">
        <w:rPr>
          <w:rStyle w:val="CommentReference"/>
        </w:rPr>
        <w:commentReference w:id="26"/>
      </w:r>
      <w:commentRangeEnd w:id="27"/>
      <w:r w:rsidR="008B605B">
        <w:rPr>
          <w:rStyle w:val="CommentReference"/>
        </w:rPr>
        <w:commentReference w:id="27"/>
      </w:r>
      <w:r>
        <w:t xml:space="preserve">was added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(Palarea-Albaladejo &amp; Martín-Fernández, 2015)</w:t>
      </w:r>
      <w:r w:rsidRPr="00FB297C">
        <w:fldChar w:fldCharType="end"/>
      </w:r>
      <w:r w:rsidRPr="00FB297C">
        <w:t>. Aitchison</w:t>
      </w:r>
      <w:r>
        <w:t xml:space="preserve"> distances were used because microbiome datasets are compositional, meaning that observed read counts are </w:t>
      </w:r>
      <w:r>
        <w:lastRenderedPageBreak/>
        <w:t xml:space="preserve">constrained by sequencing depth and do not reflect absolute DNA abundances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Pr>
          <w:noProof/>
        </w:rPr>
        <w:t>(Gloor &amp; Reid, 2016)</w:t>
      </w:r>
      <w:r>
        <w:fldChar w:fldCharType="end"/>
      </w:r>
      <w:r>
        <w:t xml:space="preserve">. </w:t>
      </w:r>
      <w:commentRangeStart w:id="28"/>
      <w:commentRangeStart w:id="29"/>
      <w:r>
        <w:t xml:space="preserve">Aitchison distances account for the compositional nature of microbiome data by using log-ratio transformed counts, making them less sensitive to differences in sequencing depth and the removal of rare taxa </w:t>
      </w:r>
      <w:r>
        <w:fldChar w:fldCharType="begin"/>
      </w:r>
      <w:r>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fldChar w:fldCharType="separate"/>
      </w:r>
      <w:r>
        <w:rPr>
          <w:noProof/>
        </w:rPr>
        <w:t>(Aitchison et al., 2000)</w:t>
      </w:r>
      <w:r>
        <w:fldChar w:fldCharType="end"/>
      </w:r>
      <w:r>
        <w:t xml:space="preserve"> compared to traditional beta diversity metrics (e.g., Bray-Curtis, </w:t>
      </w:r>
      <w:proofErr w:type="spellStart"/>
      <w:r>
        <w:t>Unifrac</w:t>
      </w:r>
      <w:proofErr w:type="spellEnd"/>
      <w:r>
        <w:t xml:space="preserve">, Jensen-Shannon divergence) </w:t>
      </w:r>
      <w:commentRangeEnd w:id="28"/>
      <w:r w:rsidR="00833415">
        <w:rPr>
          <w:rStyle w:val="CommentReference"/>
        </w:rPr>
        <w:commentReference w:id="28"/>
      </w:r>
      <w:commentRangeEnd w:id="29"/>
      <w:r w:rsidR="009E6CB1">
        <w:rPr>
          <w:rStyle w:val="CommentReference"/>
        </w:rPr>
        <w:commentReference w:id="29"/>
      </w:r>
      <w:r>
        <w:t xml:space="preserve">that use raw counts or proportions </w:t>
      </w:r>
      <w:r>
        <w:fldChar w:fldCharType="begin"/>
      </w:r>
      <w:r>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Pr>
          <w:noProof/>
        </w:rPr>
        <w:t>(Gloor et al., 2017)</w:t>
      </w:r>
      <w:r>
        <w:fldChar w:fldCharType="end"/>
      </w:r>
      <w:r>
        <w:t xml:space="preserve">. A </w:t>
      </w:r>
      <w:proofErr w:type="gramStart"/>
      <w:r>
        <w:t>Principle</w:t>
      </w:r>
      <w:proofErr w:type="gramEnd"/>
      <w:r>
        <w:t xml:space="preserve"> Components Analysis was performed on the Aitchison distance matrix and the scores for the first four principal components (PC1–PC4) were extracted to capture major axes of variation in community composition. </w:t>
      </w:r>
      <w:commentRangeStart w:id="30"/>
      <w:commentRangeStart w:id="31"/>
      <w:r>
        <w:t>Components PC1-PC4 were selected because they explained the greatest percent variance relative to the other components (</w:t>
      </w:r>
      <w:r w:rsidR="00CF1A2A">
        <w:t xml:space="preserve">Fig </w:t>
      </w:r>
      <w:r w:rsidR="009B19C1">
        <w:t>3</w:t>
      </w:r>
      <w:r w:rsidR="00CF1A2A">
        <w:t>S</w:t>
      </w:r>
      <w:r>
        <w:t>).</w:t>
      </w:r>
      <w:commentRangeEnd w:id="30"/>
      <w:r w:rsidR="00CA6A5F">
        <w:rPr>
          <w:rStyle w:val="CommentReference"/>
        </w:rPr>
        <w:commentReference w:id="30"/>
      </w:r>
      <w:commentRangeEnd w:id="31"/>
      <w:r w:rsidR="009E6CB1">
        <w:rPr>
          <w:rStyle w:val="CommentReference"/>
        </w:rPr>
        <w:commentReference w:id="31"/>
      </w:r>
    </w:p>
    <w:p w14:paraId="1F139A3A" w14:textId="6EC36438" w:rsidR="00FB297C" w:rsidRDefault="00FB297C" w:rsidP="009B19C1">
      <w:pPr>
        <w:ind w:firstLine="720"/>
      </w:pPr>
      <w:r>
        <w:t xml:space="preserve">To evaluate the relationship between temperature and community </w:t>
      </w:r>
      <w:r w:rsidR="009B19C1">
        <w:t>composition</w:t>
      </w:r>
      <w:r>
        <w:t>, we built</w:t>
      </w:r>
      <w:r w:rsidR="009B19C1">
        <w:t xml:space="preserve"> </w:t>
      </w:r>
      <w:r>
        <w:t xml:space="preserve">mixed models using alpha diversity indices and the first four principal components as the outcome variables. Each community </w:t>
      </w:r>
      <w:r w:rsidR="009B19C1">
        <w:t>metric</w:t>
      </w:r>
      <w:r>
        <w:t xml:space="preserve"> was modeled twice, and the model fit was compared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first model, </w:t>
      </w:r>
      <w:proofErr w:type="spellStart"/>
      <w:r w:rsidRPr="00B133A3">
        <w:rPr>
          <w:i/>
          <w:iCs/>
        </w:rPr>
        <w:t>m_main</w:t>
      </w:r>
      <w:proofErr w:type="spellEnd"/>
      <w:r>
        <w:t xml:space="preserve">, included predictors for social group, age, sex, rainfall, diet diversity and fruit consumption. The second model, </w:t>
      </w:r>
      <w:proofErr w:type="spellStart"/>
      <w:r w:rsidRPr="00B133A3">
        <w:rPr>
          <w:i/>
          <w:iCs/>
        </w:rPr>
        <w:t>m_full</w:t>
      </w:r>
      <w:proofErr w:type="spellEnd"/>
      <w:r>
        <w:t xml:space="preserve">, included </w:t>
      </w:r>
      <w:proofErr w:type="gramStart"/>
      <w:r>
        <w:t>all of</w:t>
      </w:r>
      <w:proofErr w:type="gramEnd"/>
      <w:r>
        <w:t xml:space="preserve">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w:t>
      </w:r>
      <w:r w:rsidR="00B836C8">
        <w:t>Fig 2S</w:t>
      </w:r>
      <w:r>
        <w:t xml:space="preserve">), and we wanted to control for this effect to better isolate the relationship between temperature and community features. We scaled all continuous predictors (i.e. age, rainfall, diet diversity, fruit consumption, temperature) for ease of coefficient interpretation.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w:t>
      </w:r>
      <w:r w:rsidR="00990501">
        <w:t>composition</w:t>
      </w:r>
      <w:r>
        <w:t>.</w:t>
      </w:r>
    </w:p>
    <w:p w14:paraId="002E1239" w14:textId="061F93EC" w:rsidR="00FB297C" w:rsidRDefault="00FB297C" w:rsidP="00B836C8">
      <w:pPr>
        <w:ind w:firstLine="720"/>
      </w:pPr>
      <w:r>
        <w:t xml:space="preserve">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Pr>
          <w:noProof/>
        </w:rPr>
        <w:t>(Anderson et al., 2000; Burnham et al., 2011)</w:t>
      </w:r>
      <w:r>
        <w:fldChar w:fldCharType="end"/>
      </w:r>
      <w:r>
        <w:t>. In contrast, null hypothesis testing relies on a null hypothesis that is never directly observed and i</w:t>
      </w:r>
      <w:commentRangeStart w:id="32"/>
      <w:commentRangeStart w:id="33"/>
      <w:commentRangeStart w:id="34"/>
      <w:commentRangeStart w:id="35"/>
      <w:r>
        <w:t>s</w:t>
      </w:r>
      <w:ins w:id="36" w:author="Lucore, Jordan" w:date="2025-05-16T12:47:00Z" w16du:dateUtc="2025-05-16T16:47:00Z">
        <w:r w:rsidR="008B605B">
          <w:t xml:space="preserve"> therefore</w:t>
        </w:r>
      </w:ins>
      <w:r>
        <w:t xml:space="preserve"> </w:t>
      </w:r>
      <w:ins w:id="37" w:author="Lucore, Jordan" w:date="2025-05-16T12:48:00Z" w16du:dateUtc="2025-05-16T16:48:00Z">
        <w:r w:rsidR="008B605B">
          <w:t xml:space="preserve">poorly suited </w:t>
        </w:r>
      </w:ins>
      <w:del w:id="38" w:author="Lucore, Jordan" w:date="2025-05-16T12:48:00Z" w16du:dateUtc="2025-05-16T16:48:00Z">
        <w:r w:rsidDel="008B605B">
          <w:delText>inappropriate</w:delText>
        </w:r>
      </w:del>
      <w:r>
        <w:t xml:space="preserve"> for drawing biologically meaningful conclusions </w:t>
      </w:r>
      <w:r>
        <w:fldChar w:fldCharType="begin"/>
      </w:r>
      <w:r>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fldChar w:fldCharType="separate"/>
      </w:r>
      <w:r>
        <w:rPr>
          <w:noProof/>
        </w:rPr>
        <w:t>(Burnham et al., 2011; Yoccoz, 1991)</w:t>
      </w:r>
      <w:r>
        <w:fldChar w:fldCharType="end"/>
      </w:r>
      <w:r>
        <w:t xml:space="preserve">. </w:t>
      </w:r>
      <w:commentRangeEnd w:id="32"/>
      <w:r w:rsidR="00CA6A5F">
        <w:rPr>
          <w:rStyle w:val="CommentReference"/>
        </w:rPr>
        <w:commentReference w:id="32"/>
      </w:r>
      <w:commentRangeEnd w:id="33"/>
      <w:r w:rsidR="009E6CB1">
        <w:rPr>
          <w:rStyle w:val="CommentReference"/>
        </w:rPr>
        <w:commentReference w:id="33"/>
      </w:r>
      <w:commentRangeEnd w:id="34"/>
      <w:r w:rsidR="008B605B">
        <w:rPr>
          <w:rStyle w:val="CommentReference"/>
        </w:rPr>
        <w:commentReference w:id="34"/>
      </w:r>
      <w:commentRangeEnd w:id="35"/>
      <w:r w:rsidR="008B605B">
        <w:rPr>
          <w:rStyle w:val="CommentReference"/>
        </w:rPr>
        <w:commentReference w:id="35"/>
      </w:r>
      <w:ins w:id="39" w:author="Lucore, Jordan" w:date="2025-05-16T12:51:00Z" w16du:dateUtc="2025-05-16T16:51:00Z">
        <w:r w:rsidR="00D273E5">
          <w:t xml:space="preserve">Say something like </w:t>
        </w:r>
      </w:ins>
      <w:ins w:id="40" w:author="Lucore, Jordan" w:date="2025-05-16T12:52:00Z" w16du:dateUtc="2025-05-16T16:52:00Z">
        <w:r w:rsidR="00D273E5">
          <w:t xml:space="preserve">“more informative” </w:t>
        </w:r>
      </w:ins>
    </w:p>
    <w:p w14:paraId="027DC2B8" w14:textId="77777777" w:rsidR="00FB297C" w:rsidRDefault="00FB297C" w:rsidP="00FB297C"/>
    <w:p w14:paraId="2DA3AE31" w14:textId="77777777" w:rsidR="00FB297C" w:rsidRDefault="00FB297C" w:rsidP="00FB297C">
      <w:pPr>
        <w:rPr>
          <w:u w:val="single"/>
        </w:rPr>
      </w:pPr>
      <w:r>
        <w:rPr>
          <w:u w:val="single"/>
        </w:rPr>
        <w:t>Temperature d</w:t>
      </w:r>
      <w:r w:rsidRPr="00A32281">
        <w:rPr>
          <w:u w:val="single"/>
        </w:rPr>
        <w:t xml:space="preserve">ifferential abundance </w:t>
      </w:r>
      <w:r>
        <w:rPr>
          <w:u w:val="single"/>
        </w:rPr>
        <w:t>analysis</w:t>
      </w:r>
    </w:p>
    <w:p w14:paraId="7B5E4921" w14:textId="65B5EE3E" w:rsidR="00FB297C" w:rsidRDefault="00FB297C" w:rsidP="00FB297C">
      <w:pPr>
        <w:ind w:firstLine="720"/>
      </w:pPr>
      <w:commentRangeStart w:id="41"/>
      <w:commentRangeStart w:id="42"/>
      <w:commentRangeStart w:id="43"/>
      <w:proofErr w:type="gramStart"/>
      <w:r>
        <w:t>Similar to</w:t>
      </w:r>
      <w:proofErr w:type="gramEnd"/>
      <w:r>
        <w:t xml:space="preserve"> our community</w:t>
      </w:r>
      <w:r w:rsidR="00990501">
        <w:t>-level</w:t>
      </w:r>
      <w:r>
        <w:t xml:space="preserve"> analysis, we used a comparative modeling approach to evaluate which individual taxa abundances are related to temperature</w:t>
      </w:r>
      <w:commentRangeEnd w:id="41"/>
      <w:r w:rsidR="00631D46">
        <w:rPr>
          <w:rStyle w:val="CommentReference"/>
        </w:rPr>
        <w:commentReference w:id="41"/>
      </w:r>
      <w:commentRangeEnd w:id="42"/>
      <w:r w:rsidR="009E6CB1">
        <w:rPr>
          <w:rStyle w:val="CommentReference"/>
        </w:rPr>
        <w:commentReference w:id="42"/>
      </w:r>
      <w:commentRangeEnd w:id="43"/>
      <w:r w:rsidR="00D273E5">
        <w:rPr>
          <w:rStyle w:val="CommentReference"/>
        </w:rPr>
        <w:commentReference w:id="43"/>
      </w:r>
      <w:r>
        <w:t xml:space="preserve">. The number of reads per taxa was aggregated on the family and genus levels using the </w:t>
      </w:r>
      <w:proofErr w:type="spellStart"/>
      <w:r>
        <w:t>tax_glom</w:t>
      </w:r>
      <w:proofErr w:type="spellEnd"/>
      <w:r w:rsidR="00990501">
        <w:t>()</w:t>
      </w:r>
      <w:r>
        <w:t xml:space="preserve"> function in the {</w:t>
      </w:r>
      <w:proofErr w:type="spellStart"/>
      <w:r>
        <w:t>phyloseq</w:t>
      </w:r>
      <w:proofErr w:type="spellEnd"/>
      <w:r>
        <w:t>} package and then used to calculate the relative abundance of each tax</w:t>
      </w:r>
      <w:del w:id="44" w:author="Marshall, Andrew" w:date="2025-04-22T16:25:00Z" w16du:dateUtc="2025-04-22T20:25:00Z">
        <w:r w:rsidDel="00631D46">
          <w:delText>a</w:delText>
        </w:r>
      </w:del>
      <w:ins w:id="45" w:author="Marshall, Andrew" w:date="2025-04-22T16:25:00Z" w16du:dateUtc="2025-04-22T20:25:00Z">
        <w:r w:rsidR="00631D46">
          <w:t>on</w:t>
        </w:r>
      </w:ins>
      <w:r>
        <w:t xml:space="preserve"> by dividing the number of reads per tax</w:t>
      </w:r>
      <w:del w:id="46" w:author="Marshall, Andrew" w:date="2025-04-22T16:25:00Z" w16du:dateUtc="2025-04-22T20:25:00Z">
        <w:r w:rsidDel="00631D46">
          <w:delText>a</w:delText>
        </w:r>
      </w:del>
      <w:ins w:id="47" w:author="Marshall, Andrew" w:date="2025-04-22T16:25:00Z" w16du:dateUtc="2025-04-22T20:25:00Z">
        <w:r w:rsidR="00631D46">
          <w:t>on</w:t>
        </w:r>
      </w:ins>
      <w:r>
        <w:t xml:space="preserve"> by the total number of reads per sample. Taxa with less than 0.2% average relative abundance across all samples were removed to avoid analyzing extremely low abundance taxa, resulting in 134 genera and 79 families to be used for differential abundance testing. </w:t>
      </w:r>
    </w:p>
    <w:p w14:paraId="09A6BD8E" w14:textId="20660BA7" w:rsidR="00FB297C" w:rsidRDefault="00FB297C" w:rsidP="00FB297C">
      <w:pPr>
        <w:ind w:firstLine="720"/>
      </w:pPr>
      <w:r>
        <w:t>We built two generalized linear mixed models (GLMMs) using a negative binomial distribution with a log link function and used individual family and genera abundances as our outcome variables. Negative binomial GLMMs were used because they can effectively model over-dispersed</w:t>
      </w:r>
      <w:del w:id="48" w:author="Marshall, Andrew" w:date="2025-04-22T16:27:00Z" w16du:dateUtc="2025-04-22T20:27:00Z">
        <w:r w:rsidDel="00141510">
          <w:delText xml:space="preserve">, </w:delText>
        </w:r>
        <w:commentRangeStart w:id="49"/>
        <w:commentRangeStart w:id="50"/>
        <w:r w:rsidDel="00141510">
          <w:delText>zero-inflated</w:delText>
        </w:r>
      </w:del>
      <w:r>
        <w:t xml:space="preserve"> </w:t>
      </w:r>
      <w:commentRangeEnd w:id="49"/>
      <w:r w:rsidR="00141510">
        <w:rPr>
          <w:rStyle w:val="CommentReference"/>
        </w:rPr>
        <w:commentReference w:id="49"/>
      </w:r>
      <w:commentRangeEnd w:id="50"/>
      <w:r w:rsidR="009E6CB1">
        <w:rPr>
          <w:rStyle w:val="CommentReference"/>
        </w:rPr>
        <w:commentReference w:id="50"/>
      </w:r>
      <w:r>
        <w:t>count data</w:t>
      </w:r>
      <w:ins w:id="51" w:author="Marshall, Andrew" w:date="2025-04-22T16:27:00Z" w16du:dateUtc="2025-04-22T20:27:00Z">
        <w:r w:rsidR="00141510">
          <w:t xml:space="preserve"> with an abundance of zeros, a pattern</w:t>
        </w:r>
      </w:ins>
      <w:r>
        <w:t xml:space="preserve"> typical of microbiome datasets</w:t>
      </w:r>
      <w:ins w:id="52" w:author="Marshall, Andrew" w:date="2025-04-22T16:27:00Z" w16du:dateUtc="2025-04-22T20:27:00Z">
        <w:r w:rsidR="00141510">
          <w:t>.</w:t>
        </w:r>
      </w:ins>
      <w:r>
        <w:t xml:space="preserve"> </w:t>
      </w:r>
      <w:del w:id="53" w:author="Marshall, Andrew" w:date="2025-04-22T16:27:00Z" w16du:dateUtc="2025-04-22T20:27:00Z">
        <w:r w:rsidDel="00141510">
          <w:lastRenderedPageBreak/>
          <w:delText xml:space="preserve">and </w:delText>
        </w:r>
      </w:del>
      <w:del w:id="54" w:author="Marshall, Andrew" w:date="2025-04-22T16:28:00Z" w16du:dateUtc="2025-04-22T20:28:00Z">
        <w:r w:rsidDel="00141510">
          <w:delText>can</w:delText>
        </w:r>
      </w:del>
      <w:ins w:id="55" w:author="Marshall, Andrew" w:date="2025-04-22T16:28:00Z" w16du:dateUtc="2025-04-22T20:28:00Z">
        <w:r w:rsidR="00141510">
          <w:t>We</w:t>
        </w:r>
      </w:ins>
      <w:r>
        <w:t xml:space="preserve"> account</w:t>
      </w:r>
      <w:ins w:id="56" w:author="Marshall, Andrew" w:date="2025-04-22T16:28:00Z" w16du:dateUtc="2025-04-22T20:28:00Z">
        <w:r w:rsidR="00141510">
          <w:t>ed</w:t>
        </w:r>
      </w:ins>
      <w:r>
        <w:t xml:space="preserve"> for repeated measurements in </w:t>
      </w:r>
      <w:del w:id="57" w:author="Marshall, Andrew" w:date="2025-04-22T16:28:00Z" w16du:dateUtc="2025-04-22T20:28:00Z">
        <w:r w:rsidDel="00141510">
          <w:delText xml:space="preserve">longitudinal studies </w:delText>
        </w:r>
      </w:del>
      <w:r>
        <w:t xml:space="preserve">by </w:t>
      </w:r>
      <w:commentRangeStart w:id="58"/>
      <w:r>
        <w:t xml:space="preserve">incorporating random effects </w:t>
      </w:r>
      <w:commentRangeEnd w:id="58"/>
      <w:r w:rsidR="00141510">
        <w:rPr>
          <w:rStyle w:val="CommentReference"/>
        </w:rPr>
        <w:commentReference w:id="58"/>
      </w:r>
      <w:r>
        <w:fldChar w:fldCharType="begin"/>
      </w:r>
      <w:r w:rsidR="00205D31">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205D31">
        <w:rPr>
          <w:noProof/>
        </w:rPr>
        <w:t>(X. Zhang et al., 2018)</w:t>
      </w:r>
      <w:r>
        <w:fldChar w:fldCharType="end"/>
      </w:r>
      <w:r>
        <w:t>.</w:t>
      </w:r>
      <w:r w:rsidR="00990501">
        <w:t xml:space="preserve"> </w:t>
      </w:r>
      <w:r>
        <w:t xml:space="preserve">Each </w:t>
      </w:r>
      <w:commentRangeStart w:id="59"/>
      <w:r>
        <w:t>tax</w:t>
      </w:r>
      <w:del w:id="60" w:author="Marshall, Andrew" w:date="2025-04-22T16:28:00Z" w16du:dateUtc="2025-04-22T20:28:00Z">
        <w:r w:rsidDel="00141510">
          <w:delText>a</w:delText>
        </w:r>
      </w:del>
      <w:ins w:id="61" w:author="Marshall, Andrew" w:date="2025-04-22T16:28:00Z" w16du:dateUtc="2025-04-22T20:28:00Z">
        <w:r w:rsidR="00141510">
          <w:t>on</w:t>
        </w:r>
      </w:ins>
      <w:commentRangeEnd w:id="59"/>
      <w:ins w:id="62" w:author="Marshall, Andrew" w:date="2025-04-22T16:29:00Z" w16du:dateUtc="2025-04-22T20:29:00Z">
        <w:r w:rsidR="00141510">
          <w:rPr>
            <w:rStyle w:val="CommentReference"/>
          </w:rPr>
          <w:commentReference w:id="59"/>
        </w:r>
      </w:ins>
      <w:r>
        <w:t xml:space="preserve"> was modeled twice</w:t>
      </w:r>
      <w:r w:rsidR="00990501">
        <w:t xml:space="preserve"> </w:t>
      </w:r>
      <w:r>
        <w:t xml:space="preserve">and model fit was compared using </w:t>
      </w:r>
      <w:proofErr w:type="spellStart"/>
      <w:r>
        <w:t>AICc</w:t>
      </w:r>
      <w:proofErr w:type="spellEnd"/>
      <w:r>
        <w:t>.</w:t>
      </w:r>
      <w:r w:rsidR="00990501">
        <w:t xml:space="preserve"> </w:t>
      </w:r>
      <w:r>
        <w:t xml:space="preserve">The first model, </w:t>
      </w:r>
      <w:proofErr w:type="spellStart"/>
      <w:r w:rsidRPr="00AA1E85">
        <w:rPr>
          <w:i/>
          <w:iCs/>
        </w:rPr>
        <w:t>m_main</w:t>
      </w:r>
      <w:proofErr w:type="spellEnd"/>
      <w:r>
        <w:t xml:space="preserve">, included predictors for social group, age, sex, rainfall, and fruit consumption. The second model, </w:t>
      </w:r>
      <w:proofErr w:type="spellStart"/>
      <w:r w:rsidRPr="00AA1E85">
        <w:rPr>
          <w:i/>
          <w:iCs/>
        </w:rPr>
        <w:t>m_full</w:t>
      </w:r>
      <w:proofErr w:type="spellEnd"/>
      <w:r>
        <w:t xml:space="preserve">, included </w:t>
      </w:r>
      <w:proofErr w:type="gramStart"/>
      <w:r>
        <w:t>all of</w:t>
      </w:r>
      <w:proofErr w:type="gramEnd"/>
      <w:r>
        <w:t xml:space="preserve"> the same predictors with an additional predictor for temperature. Both models included a random intercept for individuals to control for repeated sampling and an offset for the log-transformed number of reads to control for differences in sequencing depth between samples. </w:t>
      </w:r>
      <w:proofErr w:type="gramStart"/>
      <w:r>
        <w:t>Similar to</w:t>
      </w:r>
      <w:proofErr w:type="gramEnd"/>
      <w:r>
        <w:t xml:space="preserve">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taxa abundance. Taxa where </w:t>
      </w:r>
      <w:proofErr w:type="spellStart"/>
      <w:r w:rsidRPr="00AA1E85">
        <w:rPr>
          <w:i/>
          <w:iCs/>
        </w:rPr>
        <w:t>m_full</w:t>
      </w:r>
      <w:proofErr w:type="spellEnd"/>
      <w:r>
        <w:t xml:space="preserve"> held greater than 50% of the model weight were considered temperature sensitive. </w:t>
      </w:r>
    </w:p>
    <w:p w14:paraId="34D46C30" w14:textId="1A948F44" w:rsidR="00FB297C" w:rsidRDefault="00FB297C" w:rsidP="00990501">
      <w:pPr>
        <w:ind w:firstLine="720"/>
      </w:pPr>
      <w:r>
        <w:t xml:space="preserve">Given that </w:t>
      </w:r>
      <w:proofErr w:type="gramStart"/>
      <w:r w:rsidR="00990501">
        <w:t>the majority of</w:t>
      </w:r>
      <w:proofErr w:type="gramEnd"/>
      <w:r>
        <w:t xml:space="preserve"> individual taxa exhibited a negative relationship with temperature, we used another comparative modeling approach to assess whether </w:t>
      </w:r>
      <w:r w:rsidR="00990501">
        <w:t>the negative relationship was non-linear</w:t>
      </w:r>
      <w:r>
        <w:t xml:space="preserve">. First, we filtered for taxa that were temperature-sensitive (i.e. taxa where </w:t>
      </w:r>
      <w:proofErr w:type="spellStart"/>
      <w:r w:rsidRPr="00AA1E85">
        <w:rPr>
          <w:i/>
          <w:iCs/>
        </w:rPr>
        <w:t>m_full</w:t>
      </w:r>
      <w:proofErr w:type="spellEnd"/>
      <w:r>
        <w:t xml:space="preserve"> held greater than 50% of the model weight</w:t>
      </w:r>
      <w:ins w:id="63" w:author="Marshall, Andrew" w:date="2025-04-22T16:30:00Z" w16du:dateUtc="2025-04-22T20:30:00Z">
        <w:r w:rsidR="00141510">
          <w:t xml:space="preserve"> in a </w:t>
        </w:r>
        <w:proofErr w:type="gramStart"/>
        <w:r w:rsidR="00141510">
          <w:t>two model</w:t>
        </w:r>
        <w:proofErr w:type="gramEnd"/>
        <w:r w:rsidR="00141510">
          <w:t xml:space="preserve"> comparison with </w:t>
        </w:r>
        <w:proofErr w:type="spellStart"/>
        <w:r w:rsidR="00141510">
          <w:rPr>
            <w:i/>
            <w:iCs/>
          </w:rPr>
          <w:t>m_main</w:t>
        </w:r>
      </w:ins>
      <w:proofErr w:type="spellEnd"/>
      <w:r>
        <w:t>). Then, we filtered for taxa with a negative beta coefficient for temperature. We built two generalized additive models (</w:t>
      </w:r>
      <w:commentRangeStart w:id="64"/>
      <w:commentRangeStart w:id="65"/>
      <w:commentRangeStart w:id="66"/>
      <w:r>
        <w:t>GAM</w:t>
      </w:r>
      <w:ins w:id="67" w:author="Marshall, Andrew" w:date="2025-04-22T16:46:00Z" w16du:dateUtc="2025-04-22T20:46:00Z">
        <w:r w:rsidR="00003FC1">
          <w:t>M</w:t>
        </w:r>
      </w:ins>
      <w:r>
        <w:t>s</w:t>
      </w:r>
      <w:commentRangeEnd w:id="64"/>
      <w:r w:rsidR="00003FC1">
        <w:rPr>
          <w:rStyle w:val="CommentReference"/>
        </w:rPr>
        <w:commentReference w:id="64"/>
      </w:r>
      <w:commentRangeEnd w:id="65"/>
      <w:r w:rsidR="009E6CB1">
        <w:rPr>
          <w:rStyle w:val="CommentReference"/>
        </w:rPr>
        <w:commentReference w:id="65"/>
      </w:r>
      <w:r>
        <w:t xml:space="preserve">) </w:t>
      </w:r>
      <w:commentRangeEnd w:id="66"/>
      <w:r w:rsidR="00003FC1">
        <w:rPr>
          <w:rStyle w:val="CommentReference"/>
        </w:rPr>
        <w:commentReference w:id="66"/>
      </w:r>
      <w:r>
        <w:t>using a negative binomial distribution with a log link function</w:t>
      </w:r>
      <w:r w:rsidR="00990501">
        <w:t>,</w:t>
      </w:r>
      <w:r>
        <w:t xml:space="preserve"> and the taxa abundances were used as outcome variables. Both GAMs used the same predictors as </w:t>
      </w:r>
      <w:proofErr w:type="spellStart"/>
      <w:r w:rsidRPr="00AA1E85">
        <w:rPr>
          <w:i/>
          <w:iCs/>
        </w:rPr>
        <w:t>m_full</w:t>
      </w:r>
      <w:proofErr w:type="spellEnd"/>
      <w:r>
        <w:t xml:space="preserve"> </w:t>
      </w:r>
      <w:del w:id="68" w:author="Marshall, Andrew" w:date="2025-04-22T16:31:00Z" w16du:dateUtc="2025-04-22T20:31:00Z">
        <w:r w:rsidDel="00141510">
          <w:delText xml:space="preserve"> </w:delText>
        </w:r>
      </w:del>
      <w:r>
        <w:t xml:space="preserve">(i.e. social group, age, sex, rainfall, fruit consumption, temperature, random effect for ID, log total reads offset), but the first model, </w:t>
      </w:r>
      <w:commentRangeStart w:id="69"/>
      <w:proofErr w:type="spellStart"/>
      <w:r w:rsidRPr="00AA1E85">
        <w:rPr>
          <w:i/>
          <w:iCs/>
        </w:rPr>
        <w:t>gam_main</w:t>
      </w:r>
      <w:commentRangeEnd w:id="69"/>
      <w:proofErr w:type="spellEnd"/>
      <w:r w:rsidR="00003FC1">
        <w:rPr>
          <w:rStyle w:val="CommentReference"/>
        </w:rPr>
        <w:commentReference w:id="69"/>
      </w:r>
      <w:r>
        <w:t>, modeled temperature as a linear predictor</w:t>
      </w:r>
      <w:r w:rsidR="00990501">
        <w:t>,</w:t>
      </w:r>
      <w:r>
        <w:t xml:space="preserve"> whereas the second model, </w:t>
      </w:r>
      <w:proofErr w:type="spellStart"/>
      <w:r w:rsidRPr="00AA1E85">
        <w:rPr>
          <w:i/>
          <w:iCs/>
        </w:rPr>
        <w:t>gam_full</w:t>
      </w:r>
      <w:proofErr w:type="spellEnd"/>
      <w:r>
        <w:t>, modeled temperature with a spline. Using a spline to model the temperature predictor allowed the model to evaluate the non-linear relationship between temperature and taxa abundance.</w:t>
      </w:r>
      <w:commentRangeStart w:id="70"/>
      <w:r w:rsidRPr="00AA1E85">
        <w:t xml:space="preserve"> </w:t>
      </w:r>
      <w:r>
        <w:t xml:space="preserve">We scaled all continuous predictors. Each </w:t>
      </w:r>
      <w:proofErr w:type="gramStart"/>
      <w:r>
        <w:t>taxa</w:t>
      </w:r>
      <w:proofErr w:type="gramEnd"/>
      <w:r>
        <w:t xml:space="preserve"> was modeled twice, once with each model, and model fit was compared using </w:t>
      </w:r>
      <w:proofErr w:type="spellStart"/>
      <w:r>
        <w:t>AICc</w:t>
      </w:r>
      <w:proofErr w:type="spellEnd"/>
      <w:r>
        <w:t xml:space="preserve">. Taxa where </w:t>
      </w:r>
      <w:proofErr w:type="spellStart"/>
      <w:r w:rsidRPr="00990501">
        <w:rPr>
          <w:i/>
          <w:iCs/>
        </w:rPr>
        <w:t>gam_full</w:t>
      </w:r>
      <w:proofErr w:type="spellEnd"/>
      <w:r w:rsidRPr="00990501">
        <w:rPr>
          <w:i/>
          <w:iCs/>
        </w:rPr>
        <w:t xml:space="preserve"> </w:t>
      </w:r>
      <w:r>
        <w:t>held greater than 50% of the model weight were considered to have a non-linear relationship with temperature.</w:t>
      </w:r>
      <w:commentRangeEnd w:id="70"/>
      <w:r w:rsidR="00003FC1">
        <w:rPr>
          <w:rStyle w:val="CommentReference"/>
        </w:rPr>
        <w:commentReference w:id="70"/>
      </w:r>
    </w:p>
    <w:p w14:paraId="4D7AC0FB" w14:textId="7E3483FE" w:rsidR="00FB297C" w:rsidRDefault="00FB297C" w:rsidP="00FB297C">
      <w:pPr>
        <w:ind w:firstLine="720"/>
      </w:pPr>
      <w:r>
        <w:t>To assess whether individual taxa exhibit</w:t>
      </w:r>
      <w:r w:rsidR="00990501">
        <w:t xml:space="preserve"> a similar, non-linear relationship with temperature, </w:t>
      </w:r>
      <w:r>
        <w:t xml:space="preserve">we grouped taxa into clusters based on the shape of their </w:t>
      </w:r>
      <w:r w:rsidR="00990501">
        <w:t>temperature splines</w:t>
      </w:r>
      <w:r>
        <w:t xml:space="preserve">. For each taxon where, </w:t>
      </w:r>
      <w:proofErr w:type="spellStart"/>
      <w:r w:rsidRPr="00AA1E85">
        <w:rPr>
          <w:i/>
          <w:iCs/>
        </w:rPr>
        <w:t>gam_full</w:t>
      </w:r>
      <w:proofErr w:type="spellEnd"/>
      <w:r>
        <w:t xml:space="preserve">, held greater than 50% of the model weight, we used the </w:t>
      </w:r>
      <w:proofErr w:type="spellStart"/>
      <w:r w:rsidRPr="00AA1E85">
        <w:rPr>
          <w:i/>
          <w:iCs/>
        </w:rPr>
        <w:t>gam_full</w:t>
      </w:r>
      <w:proofErr w:type="spellEnd"/>
      <w:r>
        <w:t xml:space="preserve"> model to predict abundance values over the entire temperature range on the log scale. Pairwise distances between taxa were computed using a correlation matrix because correlation-based distances are better suited for clustering by shape rather than magnitude </w:t>
      </w:r>
      <w:r>
        <w:fldChar w:fldCharType="begin"/>
      </w:r>
      <w:r>
        <w:instrText xml:space="preserve"> ADDIN ZOTERO_ITEM CSL_CITATION {"citationID":"Yk7BwNsT","properties":{"formattedCitation":"(Tiessen et al., 2017)","plainCitation":"(Tiessen et al., 2017)","noteIndex":0},"citationItems":[{"id":1244,"uris":["http://zotero.org/users/13901503/items/G9J4J9T3"],"itemData":{"id":1244,"type":"article-journal","abstract":"Heatmap cluster figures are often used to represent data sets in the omic sciences. The default option of the frequently used R heatmap function is to cluster data according to Euclidean distance, which groups data mainly to their numerical value and not to its relative behaviour. The disadvantage of using the default clustering dendrograms of R is demonstrated. Instead, a script is provided that uses correlation as distance function, which better reveals biologically meaningful information. This optimized script was used to detect heterotic groups in Vitamaize hybrids (purple maize with high nutraceutical value). A field trial with different genetic combinations was performed through an agricultural phenomics approach (holistic evaluation of the phenotype). The grain yield data and other phenotypic variables were represented through heatmap figures. In the data set of Mexican tropical maize germplasm, at least three heterotic groups were detected, in contrast to only two heterotic groups reported earlier in temperate yellow maize from USA and Europe. This optimized script for heatmap correlation bicluster can also be used to better represent metabolomic fingerprints and transcriptomic data sets.","container-title":"American Journal of Plant Sciences","DOI":"10.4236/ajps.2017.83035","issue":"3","language":"en","license":"http://creativecommons.org/licenses/by/4.0/","note":"number: 3\npublisher: Scientific Research Publishing","page":"502-516","source":"www.scirp.org","title":"Improved Representation of Biological Information by Using Correlation as Distance Function for Heatmap Cluster Analysis","volume":"8","author":[{"family":"Tiessen","given":"Axel"},{"family":"Cubedo-Ruiz","given":"Edgar A."},{"family":"Winkler","given":"Robert"}],"issued":{"date-parts":[["2017",2,4]]}}}],"schema":"https://github.com/citation-style-language/schema/raw/master/csl-citation.json"} </w:instrText>
      </w:r>
      <w:r>
        <w:fldChar w:fldCharType="separate"/>
      </w:r>
      <w:r>
        <w:rPr>
          <w:noProof/>
        </w:rPr>
        <w:t>(Tiessen et al., 2017)</w:t>
      </w:r>
      <w:r>
        <w:fldChar w:fldCharType="end"/>
      </w:r>
      <w:r w:rsidR="00990501">
        <w:t xml:space="preserve">, </w:t>
      </w:r>
      <w:r>
        <w:t xml:space="preserve">because individual taxa often vary drastically in abundance. Hierarchical clustering was performed using the </w:t>
      </w:r>
      <w:proofErr w:type="spellStart"/>
      <w:r>
        <w:t>hclust</w:t>
      </w:r>
      <w:proofErr w:type="spellEnd"/>
      <w:r>
        <w:t>() function from the {stats} package</w:t>
      </w:r>
      <w:r w:rsidR="00990501">
        <w:t>,</w:t>
      </w:r>
      <w:r>
        <w:t xml:space="preserve"> and three clusters were selected. The elbow method was used to determine the optimal number of clusters (</w:t>
      </w:r>
      <w:r w:rsidR="00A547F9">
        <w:t xml:space="preserve">Fig </w:t>
      </w:r>
      <w:r w:rsidR="00990501">
        <w:t>4</w:t>
      </w:r>
      <w:r w:rsidR="00A547F9">
        <w:t>S</w:t>
      </w:r>
      <w:r>
        <w:t xml:space="preserve">) by selecting the point where adding another cluster did not meaningfully reduce the within-cluster sum of squares </w:t>
      </w:r>
      <w:r>
        <w:fldChar w:fldCharType="begin"/>
      </w:r>
      <w:r>
        <w:instrText xml:space="preserve"> ADDIN ZOTERO_ITEM CSL_CITATION {"citationID":"xWOBWluI","properties":{"formattedCitation":"(Syakur et al., 2018)","plainCitation":"(Syakur et al., 2018)","noteIndex":0},"citationItems":[{"id":1714,"uris":["http://zotero.org/users/13901503/items/IZ688MNA"],"itemData":{"id":1714,"type":"article-journal","abstract":"Clustering is a data mining technique used to analyse data that has variations and the number of lots. Clustering was process of grouping data into a cluster, so they contained data that is as similar as possible and different from other cluster objects. SMEs Indonesia has a variety of customers, but SMEs do not have the mapping of these customers so they did not know which customers are loyal or otherwise. Customer mapping is a grouping of customer profiling to facilitate analysis and policy of SMEs in the production of goods, especially batik sales. Researchers will use a combination of K-Means method with elbow to improve efficient and effective k-means performance in processing large amounts of data. K-Means Clustering is a localized optimization method that is sensitive to the selection of the starting position from the midpoint of the cluster. So choosing the starting position from the midpoint of a bad cluster will result in K-Means Clustering algorithm resulting in high errors and poor cluster results. The K-means algorithm has problems in determining the best number of clusters. So Elbow looks for the best number of clusters on the K-means method. Based on the results obtained from the process in determining the best number of clusters with elbow method can produce the same number of clusters K on the amount of different data. The result of determining the best number of clusters with elbow method will be the default for characteristic process based on case study. Measurement of k-means value of k-means has resulted in the best clusters based on SSE values on 500 clusters of batik visitors. The result shows the cluster has a sharp decrease is at K = 3, so K as the cut-off point as the best cluster.","container-title":"IOP Conference Series: Materials Science and Engineering","DOI":"10.1088/1757-899X/336/1/012017","ISSN":"1757-899X","issue":"1","journalAbbreviation":"IOP Conf. Ser.: Mater. Sci. Eng.","language":"en","note":"publisher: IOP Publishing","page":"012017","source":"Institute of Physics","title":"Integration K-Means Clustering Method and Elbow Method For Identification of The Best Customer Profile Cluster","volume":"336","author":[{"family":"Syakur","given":"M A"},{"family":"Khotimah","given":"B K"},{"family":"Rochman","given":"E M S"},{"family":"Satoto","given":"B D"}],"issued":{"date-parts":[["2018",4]]}}}],"schema":"https://github.com/citation-style-language/schema/raw/master/csl-citation.json"} </w:instrText>
      </w:r>
      <w:r>
        <w:fldChar w:fldCharType="separate"/>
      </w:r>
      <w:r>
        <w:rPr>
          <w:noProof/>
        </w:rPr>
        <w:t>(Syakur et al., 2018)</w:t>
      </w:r>
      <w:r>
        <w:fldChar w:fldCharType="end"/>
      </w:r>
      <w:r>
        <w:t xml:space="preserve">. The results of each of the three clusters were visualized by plotting the predictions for each </w:t>
      </w:r>
      <w:del w:id="71" w:author="Marshall, Andrew" w:date="2025-04-22T16:49:00Z" w16du:dateUtc="2025-04-22T20:49:00Z">
        <w:r w:rsidDel="00003FC1">
          <w:delText>taxa</w:delText>
        </w:r>
      </w:del>
      <w:ins w:id="72" w:author="Marshall, Andrew" w:date="2025-04-22T16:49:00Z" w16du:dateUtc="2025-04-22T20:49:00Z">
        <w:r w:rsidR="00003FC1">
          <w:t>taxon</w:t>
        </w:r>
      </w:ins>
      <w:r>
        <w:t xml:space="preserve">. </w:t>
      </w:r>
    </w:p>
    <w:p w14:paraId="794A470E" w14:textId="77777777" w:rsidR="00FB297C" w:rsidRDefault="00FB297C" w:rsidP="00FB297C"/>
    <w:p w14:paraId="3194D72D" w14:textId="77777777" w:rsidR="00FB297C" w:rsidRPr="0081434A" w:rsidRDefault="00FB297C" w:rsidP="00FB297C">
      <w:pPr>
        <w:rPr>
          <w:u w:val="single"/>
        </w:rPr>
      </w:pPr>
      <w:r w:rsidRPr="0081434A">
        <w:rPr>
          <w:u w:val="single"/>
        </w:rPr>
        <w:t>Immune and temperature interaction analysis</w:t>
      </w:r>
    </w:p>
    <w:p w14:paraId="360FB330" w14:textId="77777777" w:rsidR="00FB297C" w:rsidRDefault="00FB297C" w:rsidP="00FB297C">
      <w:pPr>
        <w:ind w:firstLine="720"/>
      </w:pPr>
      <w:r>
        <w:t xml:space="preserve">To assess whether the relationship between temperature and community composition is associated with immune performance, we employed a third comparative modeling approach and used alpha diversity and the first four principal components as outcome variables. </w:t>
      </w:r>
      <w:proofErr w:type="gramStart"/>
      <w:r>
        <w:t>Similar to</w:t>
      </w:r>
      <w:proofErr w:type="gramEnd"/>
      <w:r>
        <w:t xml:space="preserve"> our previous approach, each community feature was modeled twice, once with each model, and </w:t>
      </w:r>
      <w:r>
        <w:lastRenderedPageBreak/>
        <w:t xml:space="preserve">model fit was compared using </w:t>
      </w:r>
      <w:proofErr w:type="spellStart"/>
      <w:r>
        <w:t>AICc</w:t>
      </w:r>
      <w:proofErr w:type="spellEnd"/>
      <w:r>
        <w:t xml:space="preserve">. The first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second model, </w:t>
      </w:r>
      <w:proofErr w:type="spellStart"/>
      <w:r w:rsidRPr="00E17CBD">
        <w:rPr>
          <w:i/>
          <w:iCs/>
        </w:rPr>
        <w:t>m_immune_full</w:t>
      </w:r>
      <w:proofErr w:type="spellEnd"/>
      <w:r>
        <w:t>,</w:t>
      </w:r>
      <w:r w:rsidRPr="00F92E8B">
        <w:t xml:space="preserve"> </w:t>
      </w:r>
      <w:r>
        <w:t xml:space="preserve">included </w:t>
      </w:r>
      <w:proofErr w:type="gramStart"/>
      <w:r>
        <w:t>all of</w:t>
      </w:r>
      <w:proofErr w:type="gramEnd"/>
      <w:r>
        <w:t xml:space="preserve"> the same predictors with an additional interaction effect between temperature and neopterin.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w:t>
      </w:r>
    </w:p>
    <w:p w14:paraId="0042AD91" w14:textId="416E4A78" w:rsidR="00FB297C" w:rsidRDefault="00FB297C" w:rsidP="00FB297C">
      <w:pPr>
        <w:ind w:firstLine="720"/>
      </w:pPr>
      <w:r>
        <w:t>To assess whether the relationship between temperature and individual taxa is associated with immune performance, we employed the same model comparison approach but used tax</w:t>
      </w:r>
      <w:ins w:id="73" w:author="Marshall, Andrew" w:date="2025-04-22T16:50:00Z" w16du:dateUtc="2025-04-22T20:50:00Z">
        <w:r w:rsidR="00507222">
          <w:t>on</w:t>
        </w:r>
      </w:ins>
      <w:del w:id="74" w:author="Marshall, Andrew" w:date="2025-04-22T16:50:00Z" w16du:dateUtc="2025-04-22T20:50:00Z">
        <w:r w:rsidDel="00507222">
          <w:delText>a</w:delText>
        </w:r>
      </w:del>
      <w:r>
        <w:t xml:space="preserve"> abundances as outcome variables. First, we filtered for taxa that were temperature-sensitive (i.e. </w:t>
      </w:r>
      <w:proofErr w:type="spellStart"/>
      <w:r w:rsidRPr="00E17CBD">
        <w:rPr>
          <w:i/>
          <w:iCs/>
        </w:rPr>
        <w:t>m_full</w:t>
      </w:r>
      <w:proofErr w:type="spellEnd"/>
      <w:r>
        <w:t xml:space="preserve"> held greater than 50% of the model weight). Then, each taxon was fitted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Model fit was compared using </w:t>
      </w:r>
      <w:proofErr w:type="spellStart"/>
      <w:r>
        <w:t>AICc</w:t>
      </w:r>
      <w:proofErr w:type="spellEnd"/>
      <w:r>
        <w:t xml:space="preserve">. The only difference between these models and the community feature models is that these models were GLMMs with a negative binomial distribution and a log link function. Taxa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These taxa were then visualized using a coplot, where the relationship between taxa abundance and temperature was plotted over three ranges of neopterin </w:t>
      </w:r>
      <w:commentRangeStart w:id="75"/>
      <w:r>
        <w:t>values</w:t>
      </w:r>
      <w:commentRangeEnd w:id="75"/>
      <w:r w:rsidR="00AB7137">
        <w:rPr>
          <w:rStyle w:val="CommentReference"/>
        </w:rPr>
        <w:commentReference w:id="75"/>
      </w:r>
      <w:r>
        <w:t xml:space="preserve">. </w:t>
      </w:r>
    </w:p>
    <w:p w14:paraId="0852CD3E" w14:textId="77777777" w:rsidR="00FB297C" w:rsidRDefault="00FB297C" w:rsidP="00171B05"/>
    <w:p w14:paraId="4914788F" w14:textId="5F8AE901" w:rsidR="00FB297C" w:rsidRDefault="00FB297C" w:rsidP="00FB297C">
      <w:r>
        <w:t>Results:</w:t>
      </w:r>
    </w:p>
    <w:p w14:paraId="642F6DCA" w14:textId="010EA2C5" w:rsidR="00FB297C" w:rsidRDefault="00FB297C" w:rsidP="00FB297C">
      <w:pPr>
        <w:rPr>
          <w:u w:val="single"/>
        </w:rPr>
      </w:pPr>
      <w:r w:rsidRPr="00AE374C">
        <w:rPr>
          <w:u w:val="single"/>
        </w:rPr>
        <w:t xml:space="preserve">Gut microbiome composition is </w:t>
      </w:r>
      <w:r w:rsidR="00752003">
        <w:rPr>
          <w:u w:val="single"/>
        </w:rPr>
        <w:t>related to temperature</w:t>
      </w:r>
      <w:r w:rsidRPr="00AE374C">
        <w:rPr>
          <w:u w:val="single"/>
        </w:rPr>
        <w:t xml:space="preserve"> </w:t>
      </w:r>
    </w:p>
    <w:p w14:paraId="6100A984" w14:textId="18E93591" w:rsidR="00FB297C" w:rsidRDefault="00FB297C" w:rsidP="00171B05">
      <w:pPr>
        <w:ind w:firstLine="720"/>
      </w:pPr>
      <w:r>
        <w:t xml:space="preserve">We found a strong relationship between temperature and the gut microbiome on the community level and across diverse taxa. </w:t>
      </w:r>
      <w:r w:rsidR="00171B05">
        <w:t xml:space="preserve">To evaluate the relationship between temperature and composition on the community level, we evaluated whether adding temperature as a predictor to our model improved model fit beyond accounting for known predictors of microbiome composition (i.e., sex, social group, diet, and season). </w:t>
      </w:r>
      <w:r>
        <w:t>We found the model that include</w:t>
      </w:r>
      <w:r w:rsidR="003E5328">
        <w:t>s</w:t>
      </w:r>
      <w:r>
        <w:t xml:space="preserve"> temperature account</w:t>
      </w:r>
      <w:r w:rsidR="003E5328">
        <w:t>s</w:t>
      </w:r>
      <w:r>
        <w:t xml:space="preserve"> for 100% of the model weight for all </w:t>
      </w:r>
      <w:r w:rsidR="00171B05">
        <w:t>alpha and beta diversity metrics</w:t>
      </w:r>
      <w:r>
        <w:t>, except for principal coordinate 4</w:t>
      </w:r>
      <w:r w:rsidR="00171B05">
        <w:t>,</w:t>
      </w:r>
      <w:r>
        <w:t xml:space="preserve"> where it account</w:t>
      </w:r>
      <w:r w:rsidR="003E5328">
        <w:t>s</w:t>
      </w:r>
      <w:r>
        <w:t xml:space="preserve"> for 90% of the model weight. Both alpha diversity indices show a reliable</w:t>
      </w:r>
      <w:r w:rsidR="005279A2">
        <w:t xml:space="preserve"> </w:t>
      </w:r>
      <w:r>
        <w:t xml:space="preserve">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w:t>
      </w:r>
      <w:r w:rsidR="0053172F">
        <w:t>Fig 1</w:t>
      </w:r>
      <w:r>
        <w:t xml:space="preserve">). </w:t>
      </w:r>
      <w:r w:rsidR="004B50EA">
        <w:t>Even though</w:t>
      </w:r>
      <w:r>
        <w:t xml:space="preserve"> the effect size for alpha diversity indices</w:t>
      </w:r>
      <w:r w:rsidR="003E5328">
        <w:t xml:space="preserve"> is</w:t>
      </w:r>
      <w:r>
        <w:t xml:space="preserve"> smaller compared to </w:t>
      </w:r>
      <w:r w:rsidR="00171B05">
        <w:t xml:space="preserve">the </w:t>
      </w:r>
      <w:r>
        <w:t xml:space="preserve">principal components, alpha diversity </w:t>
      </w:r>
      <w:r w:rsidR="004B50EA">
        <w:t>reliably decline</w:t>
      </w:r>
      <w:r w:rsidR="003E5328">
        <w:t>s</w:t>
      </w:r>
      <w:r>
        <w:t xml:space="preserve"> with increasing temperatures (</w:t>
      </w:r>
      <w:r w:rsidR="0053172F">
        <w:t>Fig 2</w:t>
      </w:r>
      <w:r>
        <w:t xml:space="preserve">). Since Shannon’s diversity accounts for community evenness and observed richness reflects the total number of ASV’s, this suggests that higher temperatures are associated with reductions in both overall levels of diversity and community evenness. </w:t>
      </w:r>
    </w:p>
    <w:p w14:paraId="71740571" w14:textId="60021D23" w:rsidR="00FB297C" w:rsidRDefault="004B50EA" w:rsidP="00791529">
      <w:pPr>
        <w:ind w:firstLine="720"/>
      </w:pPr>
      <w:commentRangeStart w:id="76"/>
      <w:proofErr w:type="gramStart"/>
      <w:r>
        <w:t>Similar to</w:t>
      </w:r>
      <w:proofErr w:type="gramEnd"/>
      <w:r>
        <w:t xml:space="preserve"> the community-level analysis</w:t>
      </w:r>
      <w:r w:rsidR="00FB297C">
        <w:t xml:space="preserve">, we found that temperature </w:t>
      </w:r>
      <w:r w:rsidR="003E5328">
        <w:t>is</w:t>
      </w:r>
      <w:r w:rsidR="00FB297C">
        <w:t xml:space="preserve"> associated with the abundance of</w:t>
      </w:r>
      <w:r w:rsidR="00791529">
        <w:t xml:space="preserve"> diverse</w:t>
      </w:r>
      <w:r w:rsidR="00FB297C">
        <w:t xml:space="preserve"> taxa on the family and genus levels. Our model comparison approach show</w:t>
      </w:r>
      <w:r w:rsidR="003E5328">
        <w:t>s</w:t>
      </w:r>
      <w:r w:rsidR="00FB297C">
        <w:t xml:space="preserve"> that for 93 out of 163 taxa tested,</w:t>
      </w:r>
      <w:r w:rsidR="00FB297C" w:rsidRPr="009D5F53">
        <w:t xml:space="preserve"> </w:t>
      </w:r>
      <w:r w:rsidR="00FB297C">
        <w:t>the model that include</w:t>
      </w:r>
      <w:r w:rsidR="003E5328">
        <w:t>s</w:t>
      </w:r>
      <w:r w:rsidR="00FB297C">
        <w:t xml:space="preserve"> temperature as a </w:t>
      </w:r>
      <w:proofErr w:type="gramStart"/>
      <w:r w:rsidR="00FB297C">
        <w:t>predictor account</w:t>
      </w:r>
      <w:r w:rsidR="003E5328">
        <w:t>s</w:t>
      </w:r>
      <w:proofErr w:type="gramEnd"/>
      <w:r w:rsidR="00FB297C">
        <w:t xml:space="preserve"> for more than 50% of the model weight. Among the 93 differentially abundant taxa, 38 </w:t>
      </w:r>
      <w:r w:rsidR="003E5328">
        <w:t>are</w:t>
      </w:r>
      <w:r w:rsidR="00FB297C">
        <w:t xml:space="preserve"> families and 56 </w:t>
      </w:r>
      <w:r w:rsidR="003E5328">
        <w:t xml:space="preserve">are </w:t>
      </w:r>
      <w:r w:rsidR="00FB297C">
        <w:t xml:space="preserve">genera spanning </w:t>
      </w:r>
      <w:r w:rsidR="003E5328">
        <w:t>8</w:t>
      </w:r>
      <w:r w:rsidR="00FB297C">
        <w:t xml:space="preserve"> phyla. Most taxa show a negative relationship with temperature</w:t>
      </w:r>
      <w:r w:rsidR="005279A2">
        <w:t>;</w:t>
      </w:r>
      <w:r w:rsidR="00FB297C">
        <w:t xml:space="preserve"> 83 of the taxa decline in abundance with increasing temperatures (</w:t>
      </w:r>
      <w:commentRangeStart w:id="77"/>
      <w:r w:rsidR="00B11625">
        <w:t>Fig 3</w:t>
      </w:r>
      <w:r w:rsidR="007D059B">
        <w:t>, coming soon</w:t>
      </w:r>
      <w:commentRangeEnd w:id="77"/>
      <w:r w:rsidR="003E5328">
        <w:rPr>
          <w:rStyle w:val="CommentReference"/>
        </w:rPr>
        <w:commentReference w:id="77"/>
      </w:r>
      <w:r w:rsidR="00FB297C">
        <w:t>)</w:t>
      </w:r>
      <w:r w:rsidR="00791529">
        <w:t xml:space="preserve">. Among the taxa tested, overall declines </w:t>
      </w:r>
      <w:r w:rsidR="003E5328">
        <w:t xml:space="preserve">are </w:t>
      </w:r>
      <w:r w:rsidR="00791529">
        <w:t xml:space="preserve">observed across the major </w:t>
      </w:r>
      <w:commentRangeEnd w:id="76"/>
      <w:r w:rsidR="005A5ACA">
        <w:rPr>
          <w:rStyle w:val="CommentReference"/>
        </w:rPr>
        <w:commentReference w:id="76"/>
      </w:r>
      <w:r w:rsidR="00791529">
        <w:t>phyla</w:t>
      </w:r>
      <w:r w:rsidR="003E5328">
        <w:t xml:space="preserve"> associated with </w:t>
      </w:r>
      <w:r w:rsidR="00791529">
        <w:t xml:space="preserve">the white-faced capuchin gut microbiome, including Firmicutes, </w:t>
      </w:r>
      <w:proofErr w:type="spellStart"/>
      <w:r w:rsidR="00791529">
        <w:t>Bacteroidota</w:t>
      </w:r>
      <w:proofErr w:type="spellEnd"/>
      <w:r w:rsidR="00791529">
        <w:t>, Proteobacteria, and Actinobacteria</w:t>
      </w:r>
      <w:r w:rsidR="003E5328">
        <w:t xml:space="preserve"> </w:t>
      </w:r>
      <w:r w:rsidR="003E5328">
        <w:fldChar w:fldCharType="begin"/>
      </w:r>
      <w:r w:rsidR="00A40E9A">
        <w:instrText xml:space="preserve"> ADDIN ZOTERO_ITEM CSL_CITATION {"citationID":"tpyZ3dHt","properties":{"formattedCitation":"(E.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3E5328">
        <w:fldChar w:fldCharType="separate"/>
      </w:r>
      <w:r w:rsidR="00A40E9A">
        <w:rPr>
          <w:noProof/>
        </w:rPr>
        <w:t>(E. K. Mallott et al., 2018; Orkin, Campos, et al., 2019)</w:t>
      </w:r>
      <w:r w:rsidR="003E5328">
        <w:fldChar w:fldCharType="end"/>
      </w:r>
      <w:r w:rsidR="00791529">
        <w:t xml:space="preserve">. </w:t>
      </w:r>
      <w:r w:rsidR="00FB297C">
        <w:t xml:space="preserve">For a subset of these taxa, the decline in abundance with increasing temperature </w:t>
      </w:r>
      <w:r w:rsidR="003E5328">
        <w:t>is</w:t>
      </w:r>
      <w:r w:rsidR="00FB297C">
        <w:t xml:space="preserve"> non-linear. In 36 </w:t>
      </w:r>
      <w:r w:rsidR="00FB297C">
        <w:lastRenderedPageBreak/>
        <w:t>out of the 83 taxa, the model with the smooth term for temperature (to model temperature as a non-linear spline) account</w:t>
      </w:r>
      <w:r w:rsidR="004A51E0">
        <w:t>s</w:t>
      </w:r>
      <w:r w:rsidR="00FB297C">
        <w:t xml:space="preserve"> for more than 50% of the model weight compared to the model with a linear temperature predictor. The non-linear relationships </w:t>
      </w:r>
      <w:r w:rsidR="004A51E0">
        <w:t>are</w:t>
      </w:r>
      <w:r w:rsidR="00FB297C">
        <w:t xml:space="preserve"> grouped into three main clusters, with the first cluster containing the most taxa (24 out of the total 36 taxa)(</w:t>
      </w:r>
      <w:commentRangeStart w:id="78"/>
      <w:r w:rsidR="0054042F">
        <w:t xml:space="preserve">Fig </w:t>
      </w:r>
      <w:r w:rsidR="00B13224">
        <w:t>5</w:t>
      </w:r>
      <w:r w:rsidR="0054042F">
        <w:t>S</w:t>
      </w:r>
      <w:commentRangeEnd w:id="78"/>
      <w:r w:rsidR="005A5ACA">
        <w:rPr>
          <w:rStyle w:val="CommentReference"/>
        </w:rPr>
        <w:commentReference w:id="78"/>
      </w:r>
      <w:r w:rsidR="00FB297C">
        <w:t>). This cluster exhibit</w:t>
      </w:r>
      <w:r w:rsidR="004A51E0">
        <w:t>s</w:t>
      </w:r>
      <w:r w:rsidR="00FB297C">
        <w:t xml:space="preserve"> a tipping point around 29°C, where taxa abundances remain relatively stable</w:t>
      </w:r>
      <w:r w:rsidR="005279A2">
        <w:t xml:space="preserve"> up to 29°C before declining at higher temperatures </w:t>
      </w:r>
      <w:r w:rsidR="003E5328">
        <w:t xml:space="preserve">at different rates </w:t>
      </w:r>
      <w:r w:rsidR="00FB297C">
        <w:t>(</w:t>
      </w:r>
      <w:r w:rsidR="007D059B">
        <w:t>Fig 4</w:t>
      </w:r>
      <w:r w:rsidR="00FB297C">
        <w:t xml:space="preserve">). </w:t>
      </w:r>
    </w:p>
    <w:p w14:paraId="0B01ADC0" w14:textId="77777777" w:rsidR="00FB297C" w:rsidRPr="00AE374C" w:rsidRDefault="00FB297C" w:rsidP="00FB297C">
      <w:pPr>
        <w:rPr>
          <w:u w:val="single"/>
        </w:rPr>
      </w:pPr>
    </w:p>
    <w:p w14:paraId="5A734F3A" w14:textId="57B2D5DF" w:rsidR="00FB297C" w:rsidRDefault="008852E2" w:rsidP="00FB297C">
      <w:pPr>
        <w:rPr>
          <w:u w:val="single"/>
        </w:rPr>
      </w:pPr>
      <w:r>
        <w:rPr>
          <w:u w:val="single"/>
        </w:rPr>
        <w:t>Neopterin</w:t>
      </w:r>
      <w:r w:rsidR="00FB297C" w:rsidRPr="00AE374C">
        <w:rPr>
          <w:u w:val="single"/>
        </w:rPr>
        <w:t xml:space="preserve"> is </w:t>
      </w:r>
      <w:r w:rsidR="00DF427E">
        <w:rPr>
          <w:u w:val="single"/>
        </w:rPr>
        <w:t>associated</w:t>
      </w:r>
      <w:r w:rsidR="00FB297C" w:rsidRPr="00AE374C">
        <w:rPr>
          <w:u w:val="single"/>
        </w:rPr>
        <w:t xml:space="preserve"> </w:t>
      </w:r>
      <w:r w:rsidR="00791529">
        <w:rPr>
          <w:u w:val="single"/>
        </w:rPr>
        <w:t xml:space="preserve">with </w:t>
      </w:r>
      <w:r w:rsidR="00FB297C" w:rsidRPr="00AE374C">
        <w:rPr>
          <w:u w:val="single"/>
        </w:rPr>
        <w:t xml:space="preserve">the gut microbiome’s </w:t>
      </w:r>
      <w:r w:rsidR="00752003">
        <w:rPr>
          <w:u w:val="single"/>
        </w:rPr>
        <w:t>relationship with</w:t>
      </w:r>
      <w:r w:rsidR="00FB297C" w:rsidRPr="00AE374C">
        <w:rPr>
          <w:u w:val="single"/>
        </w:rPr>
        <w:t xml:space="preserve"> temperature</w:t>
      </w:r>
    </w:p>
    <w:p w14:paraId="34A56F52" w14:textId="244B5039" w:rsidR="008852E2" w:rsidRDefault="008852E2" w:rsidP="00985037">
      <w:pPr>
        <w:ind w:firstLine="720"/>
      </w:pPr>
      <w:r>
        <w:t xml:space="preserve">Neopterin concentration is associated with the relationship between beta diversity and temperature but not with the relationship between alpha diversity and temperature. </w:t>
      </w:r>
      <w:r w:rsidR="00FB297C">
        <w:t xml:space="preserve">We evaluated whether adding an interaction effect between temperature and neopterin to our model that already included temperature as a predictor </w:t>
      </w:r>
      <w:commentRangeStart w:id="79"/>
      <w:commentRangeStart w:id="80"/>
      <w:commentRangeStart w:id="81"/>
      <w:r w:rsidR="00FB297C">
        <w:t xml:space="preserve">would improve the model fit </w:t>
      </w:r>
      <w:commentRangeEnd w:id="79"/>
      <w:r w:rsidR="005A5ACA">
        <w:rPr>
          <w:rStyle w:val="CommentReference"/>
        </w:rPr>
        <w:commentReference w:id="79"/>
      </w:r>
      <w:commentRangeEnd w:id="80"/>
      <w:r w:rsidR="009E6CB1">
        <w:rPr>
          <w:rStyle w:val="CommentReference"/>
        </w:rPr>
        <w:commentReference w:id="80"/>
      </w:r>
      <w:commentRangeEnd w:id="81"/>
      <w:r w:rsidR="00D273E5">
        <w:rPr>
          <w:rStyle w:val="CommentReference"/>
        </w:rPr>
        <w:commentReference w:id="81"/>
      </w:r>
      <w:r w:rsidR="00FB297C">
        <w:t>for the community</w:t>
      </w:r>
      <w:r>
        <w:t>-level analysis</w:t>
      </w:r>
      <w:r w:rsidR="00FB297C">
        <w:t>. We found that the model that include</w:t>
      </w:r>
      <w:r w:rsidR="003E5328">
        <w:t>s</w:t>
      </w:r>
      <w:r w:rsidR="00FB297C">
        <w:t xml:space="preserve"> the interaction</w:t>
      </w:r>
      <w:r w:rsidR="00DF427E">
        <w:t xml:space="preserve"> effect</w:t>
      </w:r>
      <w:r w:rsidR="00FB297C">
        <w:t xml:space="preserve"> account</w:t>
      </w:r>
      <w:r w:rsidR="003E5328">
        <w:t>s</w:t>
      </w:r>
      <w:r w:rsidR="00FB297C">
        <w:t xml:space="preserve"> for more than 50% of the model weight for all principal </w:t>
      </w:r>
      <w:r>
        <w:t xml:space="preserve">components and </w:t>
      </w:r>
      <w:r w:rsidR="00FB297C">
        <w:t>less than 15% for the alpha diversity indices</w:t>
      </w:r>
      <w:r w:rsidR="008A2D42">
        <w:t xml:space="preserve"> (Fig 5B). </w:t>
      </w:r>
      <w:r>
        <w:t>P</w:t>
      </w:r>
      <w:r w:rsidR="00FB297C">
        <w:t xml:space="preserve">rincipal </w:t>
      </w:r>
      <w:r>
        <w:t>c</w:t>
      </w:r>
      <w:r w:rsidR="00FB297C">
        <w:t>omponent 1 is the only component with reliable confidence intervals (i.e., 95% CIs do not cross zero)</w:t>
      </w:r>
      <w:r w:rsidRPr="008852E2">
        <w:t xml:space="preserve"> </w:t>
      </w:r>
      <w:r>
        <w:t>(Fig 5A)</w:t>
      </w:r>
      <w:r w:rsidR="00FB297C">
        <w:t xml:space="preserve"> </w:t>
      </w:r>
      <w:r>
        <w:t>and</w:t>
      </w:r>
      <w:r w:rsidR="00FB297C">
        <w:t xml:space="preserve"> accounts for the greatest proportion of variance among all </w:t>
      </w:r>
      <w:r>
        <w:t xml:space="preserve">principal </w:t>
      </w:r>
      <w:r w:rsidR="00FB297C">
        <w:t>components</w:t>
      </w:r>
      <w:r>
        <w:t xml:space="preserve">. This result, combined with the high model weight for all principal components, suggests that neopterin concentration is associated with the relationship between beta diversity and temperature. </w:t>
      </w:r>
      <w:r w:rsidR="00FB297C">
        <w:t xml:space="preserve">In contrast, the low model weight, small effect sizes, and unreliable confidence intervals </w:t>
      </w:r>
      <w:r>
        <w:t>for both alpha diversity indices (Fig 5B) suggest</w:t>
      </w:r>
      <w:r w:rsidR="00FB297C">
        <w:t xml:space="preserve"> that</w:t>
      </w:r>
      <w:r>
        <w:t xml:space="preserve"> the relationship between</w:t>
      </w:r>
      <w:r w:rsidR="00FB297C">
        <w:t xml:space="preserve"> alpha diversity </w:t>
      </w:r>
      <w:r>
        <w:t xml:space="preserve">and </w:t>
      </w:r>
      <w:r w:rsidR="00FB297C">
        <w:t xml:space="preserve">temperature is independent </w:t>
      </w:r>
      <w:r>
        <w:t xml:space="preserve">of neopterin </w:t>
      </w:r>
      <w:commentRangeStart w:id="82"/>
      <w:r>
        <w:t xml:space="preserve">concentration. </w:t>
      </w:r>
      <w:commentRangeEnd w:id="82"/>
      <w:r w:rsidR="005A5ACA">
        <w:rPr>
          <w:rStyle w:val="CommentReference"/>
        </w:rPr>
        <w:commentReference w:id="82"/>
      </w:r>
    </w:p>
    <w:p w14:paraId="78A2C392" w14:textId="25694A13" w:rsidR="00985037" w:rsidRDefault="008852E2" w:rsidP="00985037">
      <w:pPr>
        <w:ind w:firstLine="720"/>
      </w:pPr>
      <w:r>
        <w:t>Neopterin concentration is</w:t>
      </w:r>
      <w:r w:rsidR="00985037">
        <w:t xml:space="preserve"> also</w:t>
      </w:r>
      <w:r>
        <w:t xml:space="preserve"> associated with the relationship between</w:t>
      </w:r>
      <w:r w:rsidRPr="008852E2">
        <w:t xml:space="preserve"> </w:t>
      </w:r>
      <w:r>
        <w:t xml:space="preserve">temperature and the abundance of individual taxa. </w:t>
      </w:r>
      <w:r w:rsidR="00FB297C">
        <w:t xml:space="preserve">The same model comparison </w:t>
      </w:r>
      <w:r w:rsidR="003E5328">
        <w:t xml:space="preserve">approach </w:t>
      </w:r>
      <w:r w:rsidR="00FB297C">
        <w:t>used for the community</w:t>
      </w:r>
      <w:r>
        <w:t xml:space="preserve">-level analysis </w:t>
      </w:r>
      <w:r w:rsidR="00FB297C">
        <w:t>show</w:t>
      </w:r>
      <w:r w:rsidR="003E5328">
        <w:t xml:space="preserve">s </w:t>
      </w:r>
      <w:r w:rsidR="00FB297C">
        <w:t>that the interaction model account</w:t>
      </w:r>
      <w:r w:rsidR="003E5328">
        <w:t>s</w:t>
      </w:r>
      <w:r w:rsidR="00FB297C">
        <w:t xml:space="preserve"> for more than 50% of the model weight for 2</w:t>
      </w:r>
      <w:r w:rsidR="00965689">
        <w:t>1</w:t>
      </w:r>
      <w:r w:rsidR="00FB297C">
        <w:t xml:space="preserve"> out of the 93 individual taxa associated with temperature (</w:t>
      </w:r>
      <w:r w:rsidR="001E56E8">
        <w:t>Fig 6</w:t>
      </w:r>
      <w:r w:rsidR="00FB297C">
        <w:t xml:space="preserve">). Among these taxa, </w:t>
      </w:r>
      <w:r w:rsidR="00965689">
        <w:t xml:space="preserve">7 </w:t>
      </w:r>
      <w:r w:rsidR="003E5328">
        <w:t>are</w:t>
      </w:r>
      <w:r w:rsidR="00FB297C">
        <w:t xml:space="preserve"> families and</w:t>
      </w:r>
      <w:r w:rsidR="00F47CA7">
        <w:t xml:space="preserve"> 14</w:t>
      </w:r>
      <w:r w:rsidR="003E5328">
        <w:t xml:space="preserve"> are genera</w:t>
      </w:r>
      <w:r w:rsidR="00752003">
        <w:t>,</w:t>
      </w:r>
      <w:r w:rsidR="00FB297C">
        <w:t xml:space="preserve"> </w:t>
      </w:r>
      <w:r w:rsidR="00752003">
        <w:t xml:space="preserve">with most of the taxa representing two phyla Firmicutes (13 taxa) and </w:t>
      </w:r>
      <w:proofErr w:type="spellStart"/>
      <w:r w:rsidR="00752003">
        <w:t>Bacteroidota</w:t>
      </w:r>
      <w:proofErr w:type="spellEnd"/>
      <w:r w:rsidR="00752003">
        <w:t xml:space="preserve"> (5 taxa). </w:t>
      </w:r>
      <w:r w:rsidR="00FB297C">
        <w:t>To interpret the interaction</w:t>
      </w:r>
      <w:r w:rsidR="00985037">
        <w:t xml:space="preserve"> </w:t>
      </w:r>
      <w:r w:rsidR="00FB297C">
        <w:t>effect</w:t>
      </w:r>
      <w:r w:rsidR="00985037">
        <w:t xml:space="preserve">, </w:t>
      </w:r>
      <w:r w:rsidR="00FB297C">
        <w:t>we plotted the relationship between abundance and temperature across four discrete ranges of neopterin values</w:t>
      </w:r>
      <w:r w:rsidR="00985037">
        <w:t>. These results</w:t>
      </w:r>
      <w:r w:rsidR="00752003">
        <w:t xml:space="preserve"> indicat</w:t>
      </w:r>
      <w:r w:rsidR="00985037">
        <w:t>e</w:t>
      </w:r>
      <w:r w:rsidR="00752003">
        <w:t xml:space="preserve"> three distinct effects:</w:t>
      </w:r>
      <w:r w:rsidR="00FB297C" w:rsidRPr="00140951">
        <w:t xml:space="preserve"> </w:t>
      </w:r>
      <w:r w:rsidR="00752003">
        <w:t xml:space="preserve">(1) a </w:t>
      </w:r>
      <w:r w:rsidR="00752003" w:rsidRPr="00140951">
        <w:t>negative amplifying effect</w:t>
      </w:r>
      <w:r w:rsidR="00752003">
        <w:t>, (2)</w:t>
      </w:r>
      <w:r w:rsidR="00752003" w:rsidRPr="00752003">
        <w:t xml:space="preserve"> </w:t>
      </w:r>
      <w:r w:rsidR="00752003" w:rsidRPr="00140951">
        <w:t>a positive amplifying effect</w:t>
      </w:r>
      <w:r w:rsidR="00752003">
        <w:t xml:space="preserve">, and (3) </w:t>
      </w:r>
      <w:r w:rsidR="00752003" w:rsidRPr="00140951">
        <w:t>a reverse effect</w:t>
      </w:r>
      <w:r w:rsidR="001E56E8">
        <w:t xml:space="preserve"> (Fig 7)</w:t>
      </w:r>
      <w:r w:rsidR="00FB297C" w:rsidRPr="00140951">
        <w:t xml:space="preserve">. </w:t>
      </w:r>
      <w:r w:rsidR="00985037">
        <w:t xml:space="preserve">The negative and positive amplifying effects suggest that a stronger relationship with temperature is associated with high neopterin concentration. The reverse effect suggests that a negative relationship with temperature is associated with low neopterin concentration while a positive relationship is associated with high neopterin. </w:t>
      </w:r>
      <w:proofErr w:type="gramStart"/>
      <w:r w:rsidR="00752003">
        <w:t>T</w:t>
      </w:r>
      <w:r w:rsidR="00FB297C">
        <w:t>he majority of</w:t>
      </w:r>
      <w:proofErr w:type="gramEnd"/>
      <w:r w:rsidR="00FB297C">
        <w:t xml:space="preserve"> taxa (13 out of 24) exhibi</w:t>
      </w:r>
      <w:r w:rsidR="00985037">
        <w:t>t</w:t>
      </w:r>
      <w:r w:rsidR="00FB297C">
        <w:t xml:space="preserve"> a negative amplifying effect</w:t>
      </w:r>
      <w:r w:rsidR="00985037">
        <w:t xml:space="preserve">. </w:t>
      </w:r>
    </w:p>
    <w:p w14:paraId="2B9A8D19" w14:textId="77777777" w:rsidR="00FB297C" w:rsidRDefault="00FB297C" w:rsidP="00FB297C"/>
    <w:p w14:paraId="725D5282" w14:textId="4D20D447" w:rsidR="00C64C3B" w:rsidRDefault="005279A2" w:rsidP="00FB297C">
      <w:commentRangeStart w:id="83"/>
      <w:r>
        <w:t xml:space="preserve">Discussion: </w:t>
      </w:r>
      <w:commentRangeEnd w:id="83"/>
      <w:r w:rsidR="00745E72">
        <w:rPr>
          <w:rStyle w:val="CommentReference"/>
        </w:rPr>
        <w:commentReference w:id="83"/>
      </w:r>
    </w:p>
    <w:p w14:paraId="1A5F4E8A" w14:textId="42E3E6F5" w:rsidR="00C64C3B" w:rsidRPr="00C64C3B" w:rsidRDefault="00C64C3B" w:rsidP="00FB297C">
      <w:pPr>
        <w:rPr>
          <w:u w:val="single"/>
        </w:rPr>
      </w:pPr>
      <w:r w:rsidRPr="00C64C3B">
        <w:rPr>
          <w:u w:val="single"/>
        </w:rPr>
        <w:t xml:space="preserve">Gut microbiome </w:t>
      </w:r>
      <w:r w:rsidR="002B0D5F">
        <w:rPr>
          <w:u w:val="single"/>
        </w:rPr>
        <w:t>response to</w:t>
      </w:r>
      <w:r w:rsidRPr="00C64C3B">
        <w:rPr>
          <w:u w:val="single"/>
        </w:rPr>
        <w:t xml:space="preserve"> temperature</w:t>
      </w:r>
    </w:p>
    <w:p w14:paraId="652A31CF" w14:textId="2E1F8C24" w:rsidR="00E0731A" w:rsidRDefault="00166BED" w:rsidP="00B04233">
      <w:pPr>
        <w:ind w:firstLine="720"/>
      </w:pPr>
      <w:r>
        <w:t xml:space="preserve">Temperature is a key predictor of gut microbiome composition in wild, white-faced capuchin monkeys, shaping both community-level diversity and </w:t>
      </w:r>
      <w:r w:rsidR="005158D7">
        <w:t xml:space="preserve">the abundance of </w:t>
      </w:r>
      <w:r>
        <w:t>individual</w:t>
      </w:r>
      <w:r w:rsidR="0031024B">
        <w:t xml:space="preserve"> microbes</w:t>
      </w:r>
      <w:r>
        <w:t xml:space="preserve">. Adding temperature to </w:t>
      </w:r>
      <w:r w:rsidR="005158D7">
        <w:t xml:space="preserve">our </w:t>
      </w:r>
      <w:r>
        <w:t xml:space="preserve">models </w:t>
      </w:r>
      <w:r w:rsidR="00A76292">
        <w:t xml:space="preserve">that already </w:t>
      </w:r>
      <w:r>
        <w:t>includ</w:t>
      </w:r>
      <w:r w:rsidR="00A76292">
        <w:t>ed</w:t>
      </w:r>
      <w:r>
        <w:t xml:space="preserve"> established predictors of gut microbiome composition (sex, social group, diet, and season) improved model fit for community-level diversity and as well as over half the taxa tested. </w:t>
      </w:r>
      <w:r w:rsidR="005158D7">
        <w:t xml:space="preserve">These findings highlight temperature as an environmental driver of microbiome variation beyond ecological predictors traditionally examined in primate gut microbiome research </w:t>
      </w:r>
      <w:r w:rsidR="0031024B">
        <w:t>[</w:t>
      </w:r>
      <w:r w:rsidR="005158D7">
        <w:t>e.g. season</w:t>
      </w:r>
      <w:r w:rsidR="0041293B">
        <w:t xml:space="preserve"> </w:t>
      </w:r>
      <w:r w:rsidR="0031024B">
        <w:fldChar w:fldCharType="begin"/>
      </w:r>
      <w:r w:rsidR="00A40E9A">
        <w:instrText xml:space="preserve"> ADDIN ZOTERO_ITEM CSL_CITATION {"citationID":"BIuWCRpJ","properties":{"formattedCitation":"(Baniel et al., 2021; Orkin, Campos, et al., 2019)","plainCitation":"(Baniel et al., 2021; Orkin, Campos,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31024B">
        <w:fldChar w:fldCharType="separate"/>
      </w:r>
      <w:r w:rsidR="00A40E9A">
        <w:rPr>
          <w:noProof/>
        </w:rPr>
        <w:t>(Baniel et al., 2021; Orkin, Campos, et al., 2019)</w:t>
      </w:r>
      <w:r w:rsidR="0031024B">
        <w:fldChar w:fldCharType="end"/>
      </w:r>
      <w:r w:rsidR="005158D7">
        <w:t>, habitat disturbance</w:t>
      </w:r>
      <w:r w:rsidR="0041293B">
        <w:t xml:space="preserve"> </w:t>
      </w:r>
      <w:r w:rsidR="0031024B">
        <w:fldChar w:fldCharType="begin"/>
      </w:r>
      <w:r w:rsidR="0031024B">
        <w:instrText xml:space="preserve"> ADDIN ZOTERO_ITEM CSL_CITATION {"citationID":"aWJOK2bQ","properties":{"formattedCitation":"(Amato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rsidR="0031024B">
        <w:fldChar w:fldCharType="separate"/>
      </w:r>
      <w:r w:rsidR="0031024B">
        <w:rPr>
          <w:noProof/>
        </w:rPr>
        <w:t>(Amato et al., 2013; Barelli et al., 2015)</w:t>
      </w:r>
      <w:r w:rsidR="0031024B">
        <w:fldChar w:fldCharType="end"/>
      </w:r>
      <w:r w:rsidR="005158D7">
        <w:t>, sociality</w:t>
      </w:r>
      <w:r w:rsidR="0041293B">
        <w:t xml:space="preserve"> </w:t>
      </w:r>
      <w:r w:rsidR="0031024B">
        <w:fldChar w:fldCharType="begin"/>
      </w:r>
      <w:r w:rsidR="00A40E9A">
        <w:instrText xml:space="preserve"> ADDIN ZOTERO_ITEM CSL_CITATION {"citationID":"qNG1FT1u","properties":{"formattedCitation":"(Orkin, Webb, et al., 2019; Tung et al., 2015)","plainCitation":"(Orkin, Webb, et al., 2019; Tung et al., 2015)","noteIndex":0},"citationItems":[{"id":703,"uris":["http://zotero.org/users/13901503/items/6D6E98NC"],"itemData":{"id":703,"type":"article-journal","abstract":"The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Dawn"}],"issued":{"date-parts":[["2019"]]}}},{"id":2227,"uris":["http://zotero.org/users/13901503/items/WKNYMWAY"],"itemData":{"id":2227,"type":"article-journal","abstract":"Social relationships have profound effects on health in humans and other primates, but the mechanisms that explain this relationship are not well understood. Using shotgun metagenomic data from wild baboons, we found that social group membership and social network relationships predicted both the taxonomic structure of the gut microbiome and the structure of genes encoded by gut microbial species. Rates of interaction directly explained variation in the gut microbiome, even after controlling for diet, kinship, and shared environments. They therefore strongly implicate direct physical contact among social partners in the transmission of gut microbial species. We identified 51 socially structured taxa, which were significantly enriched for anaerobic and non-spore-forming lifestyles. Our results argue that social interactions are an important determinant of gut microbiome composition in natural animal populations—a relationship with important ramifications for understanding how social relationships influence health, as well as the evolution of group living.","container-title":"eLife","DOI":"10.7554/eLife.05224","ISSN":"2050-084X","note":"publisher: eLife Sciences Publications, Ltd","page":"e05224","source":"eLife","title":"Social networks predict gut microbiome composition in wild baboons","volume":"4","author":[{"family":"Tung","given":"Jenny"},{"family":"Barreiro","given":"Luis B"},{"family":"Burns","given":"Michael B"},{"family":"Grenier","given":"Jean-Christophe"},{"family":"Lynch","given":"Josh"},{"family":"Grieneisen","given":"Laura E"},{"family":"Altmann","given":"Jeanne"},{"family":"Alberts","given":"Susan C"},{"family":"Blekhman","given":"Ran"},{"family":"Archie","given":"Elizabeth A"}],"editor":[{"family":"Alm","given":"Eric"}],"issued":{"date-parts":[["2015",3,16]]}}}],"schema":"https://github.com/citation-style-language/schema/raw/master/csl-citation.json"} </w:instrText>
      </w:r>
      <w:r w:rsidR="0031024B">
        <w:fldChar w:fldCharType="separate"/>
      </w:r>
      <w:r w:rsidR="00A40E9A">
        <w:rPr>
          <w:noProof/>
        </w:rPr>
        <w:t>(Orkin, Webb, et al., 2019; Tung et al., 2015)</w:t>
      </w:r>
      <w:r w:rsidR="0031024B">
        <w:fldChar w:fldCharType="end"/>
      </w:r>
      <w:r w:rsidR="005158D7">
        <w:t xml:space="preserve">, </w:t>
      </w:r>
      <w:commentRangeStart w:id="84"/>
      <w:r w:rsidR="00B04233">
        <w:t xml:space="preserve">and </w:t>
      </w:r>
      <w:r w:rsidR="005158D7">
        <w:t>cross-site comparisons</w:t>
      </w:r>
      <w:r w:rsidR="0041293B">
        <w:t xml:space="preserve"> </w:t>
      </w:r>
      <w:commentRangeEnd w:id="84"/>
      <w:r w:rsidR="00DB6D27">
        <w:rPr>
          <w:rStyle w:val="CommentReference"/>
        </w:rPr>
        <w:commentReference w:id="84"/>
      </w:r>
      <w:r w:rsidR="00A40E9A">
        <w:fldChar w:fldCharType="begin"/>
      </w:r>
      <w:r w:rsidR="00A40E9A">
        <w:instrText xml:space="preserve"> ADDIN ZOTERO_ITEM CSL_CITATION {"citationID":"oBbNaTtI","properties":{"formattedCitation":"(Amato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rsidR="00A40E9A">
        <w:fldChar w:fldCharType="separate"/>
      </w:r>
      <w:r w:rsidR="00A40E9A">
        <w:rPr>
          <w:noProof/>
        </w:rPr>
        <w:t xml:space="preserve">(Amato et al., </w:t>
      </w:r>
      <w:r w:rsidR="00A40E9A">
        <w:rPr>
          <w:noProof/>
        </w:rPr>
        <w:lastRenderedPageBreak/>
        <w:t>2016; Bueno De Mesquita et al., 2021)</w:t>
      </w:r>
      <w:r w:rsidR="00A40E9A">
        <w:fldChar w:fldCharType="end"/>
      </w:r>
      <w:r w:rsidR="0031024B">
        <w:t>]</w:t>
      </w:r>
      <w:r w:rsidR="005158D7">
        <w:t xml:space="preserve">. </w:t>
      </w:r>
      <w:r w:rsidR="00B04233">
        <w:t>Our</w:t>
      </w:r>
      <w:r w:rsidR="0041293B">
        <w:t xml:space="preserve"> results</w:t>
      </w:r>
      <w:r w:rsidR="005158D7">
        <w:t xml:space="preserve"> likely reflect the direct effect of temperature rather than confounding factors such as diet or seasonal ecological changes. </w:t>
      </w:r>
      <w:r w:rsidR="0041293B">
        <w:t xml:space="preserve">Since rain is a reliable predictor of season in tropical dry forests </w:t>
      </w:r>
      <w:r w:rsidR="00A40E9A">
        <w:fldChar w:fldCharType="begin"/>
      </w:r>
      <w:r w:rsidR="00A40E9A">
        <w:instrText xml:space="preserve"> ADDIN ZOTERO_ITEM CSL_CITATION {"citationID":"68RbBYxQ","properties":{"formattedCitation":"(Murphy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A40E9A">
        <w:fldChar w:fldCharType="separate"/>
      </w:r>
      <w:r w:rsidR="00A40E9A">
        <w:rPr>
          <w:noProof/>
        </w:rPr>
        <w:t>(Murphy &amp; Lugo, 1986)</w:t>
      </w:r>
      <w:r w:rsidR="00A40E9A">
        <w:fldChar w:fldCharType="end"/>
      </w:r>
      <w:r w:rsidR="0041293B">
        <w:t xml:space="preserve">, we included it in our model to account for seasonal effects. Additionally, we identified dietary items </w:t>
      </w:r>
      <w:r w:rsidR="00B04233">
        <w:t xml:space="preserve">strongly </w:t>
      </w:r>
      <w:r w:rsidR="0041293B">
        <w:t>associated with temperature and controlled for them to isolate the effect of temperature</w:t>
      </w:r>
      <w:r w:rsidR="00B04233">
        <w:t xml:space="preserve"> in our models</w:t>
      </w:r>
      <w:r w:rsidR="0041293B">
        <w:t>.</w:t>
      </w:r>
      <w:r w:rsidR="00E0731A">
        <w:t xml:space="preserve"> </w:t>
      </w:r>
      <w:r w:rsidR="00A76292">
        <w:t>We found that</w:t>
      </w:r>
      <w:r w:rsidR="0041293B">
        <w:t xml:space="preserve"> high temperature</w:t>
      </w:r>
      <w:r w:rsidR="00E0731A">
        <w:t>s</w:t>
      </w:r>
      <w:r w:rsidR="0041293B">
        <w:t xml:space="preserve"> </w:t>
      </w:r>
      <w:r w:rsidR="00D10743">
        <w:t>are associated with</w:t>
      </w:r>
      <w:r w:rsidR="00B04233">
        <w:t xml:space="preserve"> </w:t>
      </w:r>
      <w:r w:rsidR="00E0731A">
        <w:t>shifts in composition</w:t>
      </w:r>
      <w:r w:rsidR="00B04233">
        <w:t xml:space="preserve"> that may be detrimental to the host</w:t>
      </w:r>
      <w:r w:rsidR="00E0731A">
        <w:t>,</w:t>
      </w:r>
      <w:r w:rsidR="00D10743">
        <w:t xml:space="preserve"> including lower alpha diversity</w:t>
      </w:r>
      <w:r w:rsidR="0031024B">
        <w:t xml:space="preserve"> (Fig. 2)</w:t>
      </w:r>
      <w:r w:rsidR="00D10743">
        <w:t xml:space="preserve"> an</w:t>
      </w:r>
      <w:r w:rsidR="00E0731A">
        <w:t>d</w:t>
      </w:r>
      <w:r w:rsidR="00A76292">
        <w:t xml:space="preserve"> the</w:t>
      </w:r>
      <w:r w:rsidR="00D10743">
        <w:t xml:space="preserve"> depletion of key microbe phyla</w:t>
      </w:r>
      <w:r w:rsidR="0031024B">
        <w:t xml:space="preserve"> (Fig 3)</w:t>
      </w:r>
      <w:r w:rsidR="00D10743">
        <w:t xml:space="preserve">. </w:t>
      </w:r>
      <w:r w:rsidR="00E0731A">
        <w:t>Because</w:t>
      </w:r>
      <w:r w:rsidR="00D10743">
        <w:t xml:space="preserve"> temperature was modeled as a 15-day average, these </w:t>
      </w:r>
      <w:r w:rsidR="00E0731A">
        <w:t xml:space="preserve">findings capture the microbiome’s response to prolonged periods of heat exposure, during which behavioral </w:t>
      </w:r>
      <w:r w:rsidR="00A40E9A">
        <w:fldChar w:fldCharType="begin"/>
      </w:r>
      <w:r w:rsidR="00A40E9A">
        <w:instrText xml:space="preserve"> ADDIN ZOTERO_ITEM CSL_CITATION {"citationID":"SvD7YHYz","properties":{"formattedCitation":"(Campos &amp; Fedigan, 2009)","plainCitation":"(Campos &amp; Fedigan, 2009)","noteIndex":0},"citationItems":[{"id":545,"uris":["http://zotero.org/users/13901503/items/DK9CP8XR"],"itemData":{"id":545,"type":"article-journal","abstract":"We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A40E9A">
        <w:rPr>
          <w:rFonts w:ascii="Cambria Math" w:hAnsi="Cambria Math" w:cs="Cambria Math"/>
        </w:rPr>
        <w:instrText>∼</w:instrText>
      </w:r>
      <w:r w:rsidR="00A40E9A">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A40E9A">
        <w:fldChar w:fldCharType="separate"/>
      </w:r>
      <w:r w:rsidR="00A40E9A">
        <w:rPr>
          <w:noProof/>
        </w:rPr>
        <w:t>(Campos &amp; Fedigan, 2009)</w:t>
      </w:r>
      <w:r w:rsidR="00A40E9A">
        <w:fldChar w:fldCharType="end"/>
      </w:r>
      <w:r w:rsidR="00A40E9A">
        <w:t xml:space="preserve"> </w:t>
      </w:r>
      <w:r w:rsidR="00E0731A">
        <w:t xml:space="preserve">or physiological </w:t>
      </w:r>
      <w:r w:rsidR="00A40E9A">
        <w:fldChar w:fldCharType="begin"/>
      </w:r>
      <w:r w:rsidR="00A40E9A">
        <w:instrText xml:space="preserve"> ADDIN ZOTERO_ITEM CSL_CITATION {"citationID":"omFYNgjj","properties":{"formattedCitation":"(Orkin et al., 2021)","plainCitation":"(Orkin et al., 2021)","noteIndex":0},"citationItems":[{"id":131,"uris":["http://zotero.org/users/13901503/items/6ZVNXHEZ"],"itemData":{"id":131,"type":"article-journal","abstract":"Significance\n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rsidR="00A40E9A">
        <w:fldChar w:fldCharType="separate"/>
      </w:r>
      <w:r w:rsidR="00A40E9A">
        <w:rPr>
          <w:noProof/>
        </w:rPr>
        <w:t>(Orkin et al., 2021)</w:t>
      </w:r>
      <w:r w:rsidR="00A40E9A">
        <w:fldChar w:fldCharType="end"/>
      </w:r>
      <w:r w:rsidR="00A40E9A">
        <w:t xml:space="preserve"> </w:t>
      </w:r>
      <w:r w:rsidR="00E0731A">
        <w:t xml:space="preserve">adaptations to cope with heat stress are likely less effective. Our results offer insight into how rising temperatures due to climate change may impact species via changes in microbiome composition. </w:t>
      </w:r>
    </w:p>
    <w:p w14:paraId="2C99625C" w14:textId="74785C11" w:rsidR="00C317B8" w:rsidRDefault="00CD40C6" w:rsidP="000C0FA0">
      <w:pPr>
        <w:ind w:firstLine="720"/>
      </w:pPr>
      <w:r>
        <w:t xml:space="preserve">The gut microbiome’s response to temperature </w:t>
      </w:r>
      <w:r w:rsidR="00B04233">
        <w:t>in white-faced capuchins</w:t>
      </w:r>
      <w:r w:rsidR="004B232A">
        <w:t xml:space="preserve"> </w:t>
      </w:r>
      <w:r w:rsidR="00B04233">
        <w:t xml:space="preserve">resembles </w:t>
      </w:r>
      <w:r w:rsidR="004B232A">
        <w:t xml:space="preserve">patterns observed in </w:t>
      </w:r>
      <w:r w:rsidR="005E171A">
        <w:t>experimental studies on</w:t>
      </w:r>
      <w:r w:rsidR="004B232A">
        <w:t xml:space="preserve"> </w:t>
      </w:r>
      <w:r w:rsidR="00A40E9A">
        <w:t xml:space="preserve">other </w:t>
      </w:r>
      <w:r w:rsidR="004B232A">
        <w:t>vertebrate</w:t>
      </w:r>
      <w:r w:rsidR="005E171A">
        <w:t xml:space="preserve"> species</w:t>
      </w:r>
      <w:r>
        <w:t>.</w:t>
      </w:r>
      <w:r w:rsidR="004B232A">
        <w:t xml:space="preserve"> </w:t>
      </w:r>
      <w:r w:rsidR="00A76292">
        <w:t>High temperatures are associated with declines in Firmicutes abundance a</w:t>
      </w:r>
      <w:r w:rsidR="004B232A">
        <w:t xml:space="preserve">cross </w:t>
      </w:r>
      <w:r w:rsidR="00B04233">
        <w:t xml:space="preserve">several </w:t>
      </w:r>
      <w:r w:rsidR="00521A2F">
        <w:t>vert</w:t>
      </w:r>
      <w:r w:rsidR="00D877FF">
        <w:t>e</w:t>
      </w:r>
      <w:r w:rsidR="00521A2F">
        <w:t>brate</w:t>
      </w:r>
      <w:r w:rsidR="00B04233">
        <w:t xml:space="preserve"> groups,</w:t>
      </w:r>
      <w:r w:rsidR="00521A2F">
        <w:t xml:space="preserve"> including </w:t>
      </w:r>
      <w:r w:rsidR="004B232A">
        <w:t>reptiles</w:t>
      </w:r>
      <w:r w:rsidR="00A40E9A">
        <w:t xml:space="preserve"> </w:t>
      </w:r>
      <w:r w:rsidR="00DA6E49">
        <w:fldChar w:fldCharType="begin"/>
      </w:r>
      <w:r w:rsidR="00DA6E49">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DA6E49">
        <w:fldChar w:fldCharType="separate"/>
      </w:r>
      <w:r w:rsidR="00DA6E49">
        <w:rPr>
          <w:noProof/>
        </w:rPr>
        <w:t>(Bestion et al., 2017; Moeller et al., 2020)</w:t>
      </w:r>
      <w:r w:rsidR="00DA6E49">
        <w:fldChar w:fldCharType="end"/>
      </w:r>
      <w:r w:rsidR="004B232A">
        <w:t>, amphibians</w:t>
      </w:r>
      <w:r w:rsidR="00A40E9A">
        <w:t xml:space="preserve"> </w:t>
      </w:r>
      <w:r w:rsidR="00DA6E49">
        <w:fldChar w:fldCharType="begin"/>
      </w:r>
      <w:r w:rsidR="00DA6E49">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DA6E49">
        <w:fldChar w:fldCharType="separate"/>
      </w:r>
      <w:r w:rsidR="00DA6E49">
        <w:rPr>
          <w:noProof/>
        </w:rPr>
        <w:t>(Kohl &amp; Yahn, 2016)</w:t>
      </w:r>
      <w:r w:rsidR="00DA6E49">
        <w:fldChar w:fldCharType="end"/>
      </w:r>
      <w:r w:rsidR="004B232A">
        <w:t>, mammals</w:t>
      </w:r>
      <w:r w:rsidR="00A40E9A">
        <w:t xml:space="preserve"> </w:t>
      </w:r>
      <w:r w:rsidR="00DA6E49">
        <w:fldChar w:fldCharType="begin"/>
      </w:r>
      <w:r w:rsidR="00DA6E49">
        <w:instrText xml:space="preserve"> ADDIN ZOTERO_ITEM CSL_CITATION {"citationID":"rW4gISkP","properties":{"formattedCitation":"(Tajima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DA6E49">
        <w:fldChar w:fldCharType="separate"/>
      </w:r>
      <w:r w:rsidR="00DA6E49">
        <w:rPr>
          <w:noProof/>
        </w:rPr>
        <w:t>(Tajima et al., 2007)</w:t>
      </w:r>
      <w:r w:rsidR="00DA6E49">
        <w:fldChar w:fldCharType="end"/>
      </w:r>
      <w:r w:rsidR="004B232A">
        <w:t xml:space="preserve">, </w:t>
      </w:r>
      <w:r w:rsidR="00DA6E49">
        <w:t xml:space="preserve">and </w:t>
      </w:r>
      <w:r w:rsidR="004B232A">
        <w:t>bird</w:t>
      </w:r>
      <w:r w:rsidR="00521A2F">
        <w:t>s</w:t>
      </w:r>
      <w:r w:rsidR="00A40E9A">
        <w:t xml:space="preserve"> </w:t>
      </w:r>
      <w:r w:rsidR="00DA6E49">
        <w:fldChar w:fldCharType="begin"/>
      </w:r>
      <w:r w:rsidR="00DA6E49">
        <w:instrText xml:space="preserve"> ADDIN ZOTERO_ITEM CSL_CITATION {"citationID":"mZcxo5Qi","properties":{"formattedCitation":"(Zhu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6E49">
        <w:fldChar w:fldCharType="separate"/>
      </w:r>
      <w:r w:rsidR="00DA6E49">
        <w:rPr>
          <w:noProof/>
        </w:rPr>
        <w:t>(Zhu et al., 2019)</w:t>
      </w:r>
      <w:r w:rsidR="00DA6E49">
        <w:fldChar w:fldCharType="end"/>
      </w:r>
      <w:r w:rsidR="00521A2F">
        <w:t>,</w:t>
      </w:r>
      <w:r w:rsidR="00A40E9A">
        <w:t xml:space="preserve"> and</w:t>
      </w:r>
      <w:r w:rsidR="00521A2F">
        <w:t xml:space="preserve"> </w:t>
      </w:r>
      <w:r w:rsidR="00B04233">
        <w:t xml:space="preserve">we </w:t>
      </w:r>
      <w:r w:rsidR="00A40E9A">
        <w:t xml:space="preserve">also </w:t>
      </w:r>
      <w:r w:rsidR="00B04233">
        <w:t>observed a decrease in Firmicutes</w:t>
      </w:r>
      <w:r w:rsidR="00521A2F">
        <w:t xml:space="preserve"> </w:t>
      </w:r>
      <w:r w:rsidR="00B04233">
        <w:t xml:space="preserve">with </w:t>
      </w:r>
      <w:r w:rsidR="00521A2F">
        <w:t xml:space="preserve">rising temperatures. </w:t>
      </w:r>
      <w:r w:rsidR="00A40E9A">
        <w:t>Similarly, a</w:t>
      </w:r>
      <w:r w:rsidR="00B04233">
        <w:t>lpha</w:t>
      </w:r>
      <w:r w:rsidR="00521A2F">
        <w:t xml:space="preserve"> diversity also declined </w:t>
      </w:r>
      <w:r w:rsidR="0010399D">
        <w:t xml:space="preserve">with rising </w:t>
      </w:r>
      <w:r w:rsidR="00521A2F">
        <w:t>temperatures</w:t>
      </w:r>
      <w:r w:rsidR="00A40E9A">
        <w:t xml:space="preserve"> in our study species, which is a</w:t>
      </w:r>
      <w:r w:rsidR="00521A2F">
        <w:t xml:space="preserve"> pattern previously observed in amphibians</w:t>
      </w:r>
      <w:r w:rsidR="00A40E9A">
        <w:t xml:space="preserve"> </w:t>
      </w:r>
      <w:r w:rsidR="00C317B8">
        <w:fldChar w:fldCharType="begin"/>
      </w:r>
      <w:r w:rsidR="00C317B8">
        <w:instrText xml:space="preserve"> ADDIN ZOTERO_ITEM CSL_CITATION {"citationID":"mEJYbV4x","properties":{"formattedCitation":"(Fontaine et al., 2018)","plainCitation":"(Fontaine et al., 2018)","noteIndex":0},"citationItems":[{"id":1909,"uris":["http://zotero.org/users/13901503/items/Y6B943CR"],"itemData":{"id":1909,"type":"article-journal","abstract":"Environmental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rsidR="00C317B8">
        <w:fldChar w:fldCharType="separate"/>
      </w:r>
      <w:r w:rsidR="00C317B8">
        <w:rPr>
          <w:noProof/>
        </w:rPr>
        <w:t>(Fontaine et al., 2018)</w:t>
      </w:r>
      <w:r w:rsidR="00C317B8">
        <w:fldChar w:fldCharType="end"/>
      </w:r>
      <w:r w:rsidR="00521A2F">
        <w:t>, reptiles</w:t>
      </w:r>
      <w:r w:rsidR="00A40E9A">
        <w:t xml:space="preserve"> </w:t>
      </w:r>
      <w:r w:rsidR="00C317B8">
        <w:fldChar w:fldCharType="begin"/>
      </w:r>
      <w:r w:rsidR="00C317B8">
        <w:instrText xml:space="preserve"> ADDIN ZOTERO_ITEM CSL_CITATION {"citationID":"q5439LvF","properties":{"formattedCitation":"(Bestion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rsidR="00C317B8">
        <w:fldChar w:fldCharType="separate"/>
      </w:r>
      <w:r w:rsidR="00C317B8">
        <w:rPr>
          <w:noProof/>
        </w:rPr>
        <w:t>(Bestion et al., 2017)</w:t>
      </w:r>
      <w:r w:rsidR="00C317B8">
        <w:fldChar w:fldCharType="end"/>
      </w:r>
      <w:r w:rsidR="00DA6E49">
        <w:t xml:space="preserve">. </w:t>
      </w:r>
      <w:r w:rsidR="00D877FF">
        <w:t>These similarities among vertebrate species, now including primates, support the hypothesis that the gut microbiome exhibits a conserved response to temperature</w:t>
      </w:r>
      <w:r w:rsidR="00A40E9A">
        <w:t xml:space="preserve"> </w:t>
      </w:r>
      <w:r w:rsidR="00C317B8">
        <w:fldChar w:fldCharType="begin"/>
      </w:r>
      <w:r w:rsidR="00DA6E49">
        <w:instrText xml:space="preserve"> ADDIN ZOTERO_ITEM CSL_CITATION {"citationID":"S61Gb5LW","properties":{"formattedCitation":"(Sepulveda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C317B8">
        <w:fldChar w:fldCharType="separate"/>
      </w:r>
      <w:r w:rsidR="00DA6E49">
        <w:rPr>
          <w:noProof/>
        </w:rPr>
        <w:t>(Sepulveda &amp; Moeller, 2020)</w:t>
      </w:r>
      <w:r w:rsidR="00C317B8">
        <w:fldChar w:fldCharType="end"/>
      </w:r>
      <w:r w:rsidR="00D877FF">
        <w:t>.</w:t>
      </w:r>
      <w:r w:rsidR="00521A2F">
        <w:t xml:space="preserve"> However, unlike other species</w:t>
      </w:r>
      <w:r w:rsidR="00D877FF">
        <w:t>, capuchins show a decrease in all major phyla associated with their gut microbiom</w:t>
      </w:r>
      <w:r w:rsidR="00A40E9A">
        <w:t xml:space="preserve">e (Fig 3), including </w:t>
      </w:r>
      <w:r w:rsidR="00D877FF">
        <w:t xml:space="preserve">Firmicutes, </w:t>
      </w:r>
      <w:proofErr w:type="spellStart"/>
      <w:r w:rsidR="00D877FF">
        <w:t>Bacteroidota</w:t>
      </w:r>
      <w:proofErr w:type="spellEnd"/>
      <w:r w:rsidR="00D877FF">
        <w:t xml:space="preserve">, Proteobacteria, and Actinobacteria </w:t>
      </w:r>
      <w:r w:rsidR="00C317B8">
        <w:fldChar w:fldCharType="begin"/>
      </w:r>
      <w:r w:rsidR="00C317B8">
        <w:instrText xml:space="preserve"> ADDIN ZOTERO_ITEM CSL_CITATION {"citationID":"oQYlbyaC","properties":{"formattedCitation":"(E.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C317B8">
        <w:fldChar w:fldCharType="separate"/>
      </w:r>
      <w:r w:rsidR="00C317B8">
        <w:rPr>
          <w:noProof/>
        </w:rPr>
        <w:t>(E. K. Mallott et al., 2018; Orkin, Campos, et al., 2019)</w:t>
      </w:r>
      <w:r w:rsidR="00C317B8">
        <w:fldChar w:fldCharType="end"/>
      </w:r>
      <w:r w:rsidR="00A40E9A">
        <w:t>,</w:t>
      </w:r>
      <w:r w:rsidR="00D877FF">
        <w:t xml:space="preserve"> whereas </w:t>
      </w:r>
      <w:r w:rsidR="00DA6E49">
        <w:t xml:space="preserve">some </w:t>
      </w:r>
      <w:r w:rsidR="00D877FF">
        <w:t xml:space="preserve">vertebrates </w:t>
      </w:r>
      <w:r w:rsidR="00DA6E49">
        <w:t>may</w:t>
      </w:r>
      <w:r w:rsidR="005E171A">
        <w:t xml:space="preserve"> </w:t>
      </w:r>
      <w:r w:rsidR="00D877FF">
        <w:t>show an increase in Proteobacteria with rising temperatures</w:t>
      </w:r>
      <w:r w:rsidR="00A40E9A">
        <w:t xml:space="preserve"> </w:t>
      </w:r>
      <w:r w:rsidR="00DA6E49">
        <w:fldChar w:fldCharType="begin"/>
      </w:r>
      <w:r w:rsidR="000C0FA0">
        <w:instrText xml:space="preserve"> ADDIN ZOTERO_ITEM CSL_CITATION {"citationID":"kjI5BiHd","properties":{"formattedCitation":"(Neuman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rsidR="00DA6E49">
        <w:fldChar w:fldCharType="separate"/>
      </w:r>
      <w:r w:rsidR="000C0FA0">
        <w:rPr>
          <w:noProof/>
        </w:rPr>
        <w:t>(Neuman et al., 2016; Soriano et al., 2018)</w:t>
      </w:r>
      <w:r w:rsidR="00DA6E49">
        <w:fldChar w:fldCharType="end"/>
      </w:r>
      <w:r w:rsidR="00D877FF">
        <w:t xml:space="preserve">. This </w:t>
      </w:r>
      <w:r w:rsidR="005E171A">
        <w:t xml:space="preserve">trend </w:t>
      </w:r>
      <w:r w:rsidR="00D877FF">
        <w:t>may indicate a particular sensitivity</w:t>
      </w:r>
      <w:r w:rsidR="00A40E9A">
        <w:t xml:space="preserve"> of the gut microbiome</w:t>
      </w:r>
      <w:r w:rsidR="00D877FF">
        <w:t xml:space="preserve"> to heat</w:t>
      </w:r>
      <w:r w:rsidR="005E171A">
        <w:t xml:space="preserve"> in </w:t>
      </w:r>
      <w:r w:rsidR="00D877FF">
        <w:t>capuchins</w:t>
      </w:r>
      <w:r w:rsidR="005E171A">
        <w:t>, warranting further investigation in other populations and primate species. Notably</w:t>
      </w:r>
      <w:r w:rsidR="0010399D">
        <w:t>,</w:t>
      </w:r>
      <w:r w:rsidR="00BD40B0">
        <w:t xml:space="preserve"> </w:t>
      </w:r>
      <w:r w:rsidR="00D877FF">
        <w:t xml:space="preserve">our results mirror those </w:t>
      </w:r>
      <w:r w:rsidR="005E171A">
        <w:t>from</w:t>
      </w:r>
      <w:r w:rsidR="00D877FF">
        <w:t xml:space="preserve"> a wild population of Kalah</w:t>
      </w:r>
      <w:r w:rsidR="005E171A">
        <w:t>a</w:t>
      </w:r>
      <w:r w:rsidR="00D877FF">
        <w:t xml:space="preserve">ri meerkats, where high temperatures were associated </w:t>
      </w:r>
      <w:r w:rsidR="0010399D">
        <w:t>with a reduction in</w:t>
      </w:r>
      <w:r w:rsidR="005E171A">
        <w:t xml:space="preserve"> </w:t>
      </w:r>
      <w:r w:rsidR="00D877FF">
        <w:t>lactic acid</w:t>
      </w:r>
      <w:r w:rsidR="005E171A">
        <w:t>-</w:t>
      </w:r>
      <w:r w:rsidR="00D877FF">
        <w:t>producing taxa</w:t>
      </w:r>
      <w:r w:rsidR="005E171A">
        <w:t xml:space="preserve"> (e.g.</w:t>
      </w:r>
      <w:r w:rsidR="0010399D">
        <w:t xml:space="preserve"> </w:t>
      </w:r>
      <w:r w:rsidR="0010399D" w:rsidRPr="000D40CB">
        <w:t>Lactococcus</w:t>
      </w:r>
      <w:r w:rsidR="005E171A">
        <w:t>)</w:t>
      </w:r>
      <w:r w:rsidR="000C0FA0">
        <w:fldChar w:fldCharType="begin"/>
      </w:r>
      <w:r w:rsidR="000C0FA0">
        <w:instrText xml:space="preserve"> ADDIN ZOTERO_ITEM CSL_CITATION {"citationID":"ZWV7IO73","properties":{"formattedCitation":"(Risely et al., 2023)","plainCitation":"(Risely et al., 2023)","noteIndex":0},"citationItems":[{"id":1920,"uris":["http://zotero.org/users/13901503/items/2I6443SF"],"itemData":{"id":1920,"type":"article-journal","abstract":"Climate change and climate-driven increases in infectious disease threaten wildlife populations globally. Gut microbial responses are predicted to either buffer or exacerbate the negative impacts of these twin pressures on host populations. However, examples that document how gut microbial communities respond to long-term shifts in climate and associated disease risk, and the consequences for host survival, are rare. Over the past two decades, wild meerkats inhabiting the Kalahari have experienced rapidly rising temperatures, which is linked to the spread of tuberculosis (TB). We show that over the same period, the faecal microbiota of this population has become enriched in Bacteroidia and impoverished in lactic acid bacteria (LAB), a group of bacteria including Lactococcus and Lactobacillus that are considered gut mutualists. These shifts occurred within individuals yet were compounded over generations, and were better explained by mean maximum temperatures than mean rainfall over the previous year. Enriched Bacteroidia were additionally associated with TB exposure and disease, the dry season and poorer body condition, factors that were all directly linked to reduced future survival. Lastly, abundances of LAB taxa were independently and positively linked to future survival, while enriched taxa did not predict survival. Together, these results point towards extreme temperatures driving an expansion of a disease-associated pathobiome and loss of beneficial taxa. Our study provides the first evidence from a longitudinally sampled population that climate change is restructuring wildlife gut microbiota, and that these changes may amplify the negative impacts of climate change through the loss of gut mutualists. While the plastic response of host-associated microbiotas is key for host adaptation under normal environmental fluctuations, extreme temperature increases might lead to a breakdown of coevolved host–mutualist relationships.","container-title":"Global Change Biology","DOI":"10.1111/gcb.16877","ISSN":"1365-2486","issue":"20","language":"en","license":"© 2023 The Authors. Global Change Biology published by John Wiley &amp; Sons Ltd.","note":"_eprint: https://onlinelibrary.wiley.com/doi/pdf/10.1111/gcb.16877","page":"5816-5828","source":"Wiley Online Library","title":"Climate change drives loss of bacterial gut mutualists at the expense of host survival in wild meerkats","volume":"29","author":[{"family":"Risely","given":"Alice"},{"family":"Müller-Klein","given":"Nadine"},{"family":"Schmid","given":"Dominik W."},{"family":"Wilhelm","given":"Kerstin"},{"family":"Clutton-Brock","given":"Tim H."},{"family":"Manser","given":"Marta B."},{"family":"Sommer","given":"Simone"}],"issued":{"date-parts":[["2023"]]}}}],"schema":"https://github.com/citation-style-language/schema/raw/master/csl-citation.json"} </w:instrText>
      </w:r>
      <w:r w:rsidR="000C0FA0">
        <w:fldChar w:fldCharType="separate"/>
      </w:r>
      <w:r w:rsidR="000C0FA0">
        <w:rPr>
          <w:noProof/>
        </w:rPr>
        <w:t>(Risely et al., 2023)</w:t>
      </w:r>
      <w:r w:rsidR="000C0FA0">
        <w:fldChar w:fldCharType="end"/>
      </w:r>
      <w:r w:rsidR="00D877FF">
        <w:t>.</w:t>
      </w:r>
      <w:r w:rsidR="005E171A">
        <w:t xml:space="preserve"> The sensitivity </w:t>
      </w:r>
      <w:r w:rsidR="0010399D">
        <w:t>of</w:t>
      </w:r>
      <w:r w:rsidR="005E171A">
        <w:t xml:space="preserve"> lactic acid-producing bacteria to high temperatures may be detrimental to hosts as these microbes play key roles in carbohydrate digestion, host immune regulation, and colonization resistance</w:t>
      </w:r>
      <w:r w:rsidR="00A40E9A">
        <w:t xml:space="preserve"> </w:t>
      </w:r>
      <w:fldSimple w:instr=" ADDIN ZOTERO_TEMP ">
        <w:r w:rsidR="000C0FA0">
          <w:rPr>
            <w:noProof/>
          </w:rPr>
          <w:t xml:space="preserve"> </w:t>
        </w:r>
      </w:fldSimple>
      <w:r w:rsidR="000C0FA0">
        <w:fldChar w:fldCharType="begin"/>
      </w:r>
      <w:r w:rsidR="000C0FA0">
        <w:instrText xml:space="preserve"> ADDIN ZOTERO_ITEM CSL_CITATION {"citationID":"tzvGiDWX","properties":{"formattedCitation":"(Balc\\uc0\\u225{}zar et al., 2007; Bravo et al., 2022; Campana et al., 2017; Neves et al., 2005)","plainCitation":"(Balcázar et al., 2007; Bravo et al., 2022; Campana et al., 2017; Neves et al., 2005)","noteIndex":0},"citationItems":[{"id":2122,"uris":["http://zotero.org/users/13901503/items/23KIX9GS"],"itemData":{"id":2122,"type":"article-journal","abstract":"We analysed the effect of probiotic strains on the cellular and humoral immune responses of rainbow trout (Oncorhynchus mykiss), and their capacity to prevent furunculosis during a challenge trial. Probiotic strains (Lactococcus lactis ssp. lactis CLFP 100, Leuconostoc mesenteroides CLFP 196, and Lactobacillus sakei CLFP 202) were administered orally to fish for 2 weeks at 106 CFU g−1 of feed. In comparison to untreated control fish, the phagocytic activity of head kidney leukocytes and the alternative complement activity in serum were significantly greater in all probiotic groups at the end of the second week. With the exception of the group fed with Lactobacillus sakei, superoxide anion production was also significantly increased in the probiotic groups. Analysis of lysozyme activity did not exhibit any significant difference in the probiotic and control groups. Fifteen days after the start of the probiotic feeding, fish were challenged with Aeromonas salmonicida ssp. salmonicida. The fish supplemented with probiotics exhibited survival rates ranging from 97.8% to 100%, whereas survival was 65.6% in fish not treated with the probiotics. These results demonstrate that probiotic supplementation to fish can reduce the severity of furunculosis, and suggest that this reduction may be associated with enhanced humoral and cellular immune response.","container-title":"FEMS Immunology &amp; Medical Microbiology","DOI":"10.1111/j.1574-695X.2007.00294.x","ISSN":"0928-8244","issue":"1","journalAbbreviation":"FEMS Immunology &amp; Medical Microbiology","page":"185-193","source":"Silverchair","title":"Enhancement of the immune response and protection induced by probiotic lactic acid bacteria against furunculosis in rainbow trout (Oncorhynchus mykiss)","volume":"51","author":[{"family":"Balcázar","given":"José Luis"},{"family":"Blas","given":"Ignacio","non-dropping-particle":"de"},{"family":"Ruiz-Zarzuela","given":"Imanol"},{"family":"Vendrell","given":"Daniel"},{"family":"Gironés","given":"Olivia"},{"family":"Muzquiz","given":"José Luis"}],"issued":{"date-parts":[["2007",10,1]]}}},{"id":2120,"uris":["http://zotero.org/users/13901503/items/KI4WLMFM"],"itemData":{"id":2120,"type":"article-journal","abstract":"Lactic acid bacteria (LAB) are gut symbionts that can be used as a model to understand the host-microbiota cross talk under unpredictable environmental conditions, such as wildlife ecosystems. The aim of this study was to determine whether viable LAB can be informative of the health status of wild boar populations. We monitored the genotype and phenotype of LAB based on markers that included safety and phylogenetic origin, antibacterial activity, and immunomodulatory properties. A LAB profile dominated by lactobacilli appears to stimulate protective immune responses and relates to strains widely used as probiotics, resulting in a potentially healthy wildlife population, whereas microbiota overpopulated by enterococci was observed in a hostile environment. These enterococci were closely related to pathogenic strains that have developed mechanisms to evade innate immune systems, posing a potential risk for host health. Furthermore, our LAB isolates displayed antibacterial properties in a species-dependent manner. Nearly all of them were able to inhibit bacterial pathogens, raising the possibility of using them as an a la carte antibiotic alternative in the unexplored field of wildlife disease mitigation. Our study highlights that microbiological characterization of LAB is a useful indicator of wildlife health status and the ecological origin from which they derive.IMPORTANCE The wildlife symbiotic microbiota is an important component for the greater diversity and functionality of their bacterial populations, influencing host health and adaptability to its ecosystem. Although many microbes are partly responsible for the development of multiple physiological processes, only certain bacterial groups, such as lactic acid bacteria (LAB), have the capacity to overpopulate the gut, promoting health (or disease) when specific genetic and environmental conditions are present. LAB have been exploited in many ways due to their probiotic properties, particularly lactobacilli; however, their relationship with wildlife gut-associated microbiota hosts remains to be elucidated. On the other hand, it is unclear whether LAB such as enterococci, which have been associated with detrimental health effects, could lead to disease. These important questions have not been properly considered in the field of wildlife and, therefore, should be clearly addressed.","container-title":"Applied and Environmental Microbiology","DOI":"10.1128/AEM.01385-21","issue":"1","note":"publisher: American Society for Microbiology","page":"e01385-21","source":"journals.asm.org (Atypon)","title":"Wildlife Symbiotic Bacteria Are Indicators of the Health Status of the Host and Its Ecosystem","volume":"88","author":[{"family":"Bravo","given":"Maria"},{"family":"Combes","given":"Theo"},{"family":"Martinez","given":"Fernando O."},{"family":"Risco","given":"David"},{"family":"Gonçalves","given":"Pilar"},{"family":"Garcia-Jimenez","given":"Waldo L."},{"family":"Cerrato","given":"Rosario"},{"family":"Fernandez-Llario","given":"Pedro"},{"family":"Gutierrez-Merino","given":"Jorge"}],"issued":{"date-parts":[["2022",1,11]]}}},{"id":2125,"uris":["http://zotero.org/users/13901503/items/GSBRF5TQ"],"itemData":{"id":2125,"type":"article-journal","abstract":"One of the working mechanisms of probiotic bacteria is their ability to compete with pathogens. To define the probiotic properties of seven Lactic Acid Bacteria (LAB) strains, we tested them for survival in simulated gastro-intestinal conditions, antimicrobial activities, co-aggregative abilities, and interferences studies against five human intestinal pathogens (Salmonella enteritidis ATCC 13076, Listeria monocytogenes ATCC 7644, Escherichia coli O157: H7 ATCC 35150, Cronobacter sakazakii ATCC 29544 and Campylobacter jejuni ATCC 33291).","container-title":"Gut Pathogens","DOI":"10.1186/s13099-017-0162-4","ISSN":"1757-4749","issue":"1","journalAbbreviation":"Gut Pathog","language":"en","page":"12","source":"Springer Link","title":"Strain-specific probiotic properties of lactic acid bacteria and their interference with human intestinal pathogens invasion","volume":"9","author":[{"family":"Campana","given":"Raffaella"},{"family":"Hemert","given":"Saskia","non-dropping-particle":"van"},{"family":"Baffone","given":"Wally"}],"issued":{"date-parts":[["2017",3,6]]}}},{"id":2152,"uris":["http://zotero.org/users/13901503/items/59U94ZSD"],"itemData":{"id":2152,"type":"article-journal","abstract":"The wide application of lactic acid bacteria in the production of fermented foods depends to a great extent on the unique features of sugar metabolism in these organisms. The relative metabolic simplicity and the availability of genetic tools made Lactococcus lactis the organism of choice to gain insight into metabolic and regulatory networks. In vivo nuclear magnetic resonance has proven a very useful technique to monitor non-invasively the dynamics of intracellular metabolite and co-factor pools following a glucose pulse. Examples of the application of this methodology to identify metabolic bottlenecks and regulatory sites are presented. The use of this information to direct metabolic engineering strategies is illustrated.","container-title":"FEMS Microbiology Reviews","DOI":"10.1016/j.fmrre.2005.04.005","ISSN":"0168-6445","issue":"3","journalAbbreviation":"FEMS Microbiology Reviews","page":"531-554","source":"Silverchair","title":"Overview on sugar metabolism and its control in Lactococcus lactis — The input from in vivo NMR","volume":"29","author":[{"family":"Neves","given":"Ana Rute"},{"family":"Pool","given":"Wietske A."},{"family":"Kok","given":"Jan"},{"family":"Kuipers","given":"Oscar P."},{"family":"Santos","given":"Helena"}],"issued":{"date-parts":[["2005",8,1]]}}}],"schema":"https://github.com/citation-style-language/schema/raw/master/csl-citation.json"} </w:instrText>
      </w:r>
      <w:r w:rsidR="000C0FA0">
        <w:fldChar w:fldCharType="separate"/>
      </w:r>
      <w:r w:rsidR="000C0FA0" w:rsidRPr="000C0FA0">
        <w:t>(Balcázar et al., 2007; Bravo et al., 2022; Campana et al., 2017; Neves et al., 2005)</w:t>
      </w:r>
      <w:r w:rsidR="000C0FA0">
        <w:fldChar w:fldCharType="end"/>
      </w:r>
      <w:r w:rsidR="005E171A">
        <w:t xml:space="preserve">. </w:t>
      </w:r>
      <w:r w:rsidR="00A40E9A">
        <w:t>Congruent</w:t>
      </w:r>
      <w:r w:rsidR="005E171A">
        <w:t xml:space="preserve"> patterns observed in wild animals </w:t>
      </w:r>
      <w:r w:rsidR="00A40E9A">
        <w:t xml:space="preserve">may </w:t>
      </w:r>
      <w:r w:rsidR="005E171A">
        <w:t>suggest that the gut microbiome of natural populations respond</w:t>
      </w:r>
      <w:r w:rsidR="00A40E9A">
        <w:t>s</w:t>
      </w:r>
      <w:r w:rsidR="005E171A">
        <w:t xml:space="preserve"> differently to high temperatures than those in experimental settings, </w:t>
      </w:r>
      <w:r w:rsidR="002559E6">
        <w:t>offering clearer insights into climate change-driven shifts in</w:t>
      </w:r>
      <w:r w:rsidR="00A76292">
        <w:t xml:space="preserve"> the</w:t>
      </w:r>
      <w:r w:rsidR="002559E6">
        <w:t xml:space="preserve"> gut </w:t>
      </w:r>
      <w:commentRangeStart w:id="85"/>
      <w:commentRangeStart w:id="86"/>
      <w:r w:rsidR="002559E6">
        <w:t>microbiome</w:t>
      </w:r>
      <w:commentRangeEnd w:id="85"/>
      <w:r w:rsidR="000C0FA0">
        <w:rPr>
          <w:rStyle w:val="CommentReference"/>
        </w:rPr>
        <w:commentReference w:id="85"/>
      </w:r>
      <w:commentRangeEnd w:id="86"/>
      <w:r w:rsidR="00DB6D27">
        <w:rPr>
          <w:rStyle w:val="CommentReference"/>
        </w:rPr>
        <w:commentReference w:id="86"/>
      </w:r>
      <w:r w:rsidR="002559E6">
        <w:t>.</w:t>
      </w:r>
    </w:p>
    <w:p w14:paraId="005C1AC2" w14:textId="77777777" w:rsidR="00867B0F" w:rsidRDefault="00A76292" w:rsidP="00867B0F">
      <w:pPr>
        <w:ind w:firstLine="720"/>
      </w:pPr>
      <w:r>
        <w:t>We show that s</w:t>
      </w:r>
      <w:r w:rsidR="009879C3">
        <w:t>everal</w:t>
      </w:r>
      <w:r w:rsidR="00BD40B0">
        <w:t xml:space="preserve"> </w:t>
      </w:r>
      <w:r w:rsidR="00960840">
        <w:t xml:space="preserve">commensal </w:t>
      </w:r>
      <w:r w:rsidR="00BD40B0">
        <w:t>microbial taxa</w:t>
      </w:r>
      <w:r w:rsidR="00310447">
        <w:t xml:space="preserve"> </w:t>
      </w:r>
      <w:r w:rsidR="009879C3">
        <w:t>exhibit a</w:t>
      </w:r>
      <w:r w:rsidR="00310447">
        <w:t xml:space="preserve"> distinctly non-linear decline in abundance with rising temperatures</w:t>
      </w:r>
      <w:r w:rsidR="000C0FA0">
        <w:t xml:space="preserve"> (Fig. 4)</w:t>
      </w:r>
      <w:r w:rsidR="00310447">
        <w:t xml:space="preserve">. </w:t>
      </w:r>
      <w:r w:rsidR="009879C3">
        <w:t>Their</w:t>
      </w:r>
      <w:r w:rsidR="00310447">
        <w:t xml:space="preserve"> abundances </w:t>
      </w:r>
      <w:r w:rsidR="009879C3">
        <w:t>remain</w:t>
      </w:r>
      <w:r w:rsidR="00310447">
        <w:t xml:space="preserve"> relatively stable until reaching 29</w:t>
      </w:r>
      <w:r w:rsidR="009879C3">
        <w:t>C</w:t>
      </w:r>
      <w:r w:rsidR="00310447">
        <w:t xml:space="preserve"> degrees, after which </w:t>
      </w:r>
      <w:r w:rsidR="009879C3">
        <w:t>they decline at</w:t>
      </w:r>
      <w:r w:rsidR="00310447">
        <w:t xml:space="preserve"> </w:t>
      </w:r>
      <w:r w:rsidR="009879C3">
        <w:t xml:space="preserve">different </w:t>
      </w:r>
      <w:r w:rsidR="00310447">
        <w:t xml:space="preserve">rates. </w:t>
      </w:r>
      <w:r w:rsidR="009879C3">
        <w:t>Since this pattern was observed across 5</w:t>
      </w:r>
      <w:r w:rsidR="00310447">
        <w:t xml:space="preserve"> different phyla</w:t>
      </w:r>
      <w:r w:rsidR="009879C3">
        <w:t>, it</w:t>
      </w:r>
      <w:r w:rsidR="00310447">
        <w:t xml:space="preserve"> </w:t>
      </w:r>
      <w:r w:rsidR="009879C3">
        <w:t xml:space="preserve">may indicate a shared sensitivity to heat among </w:t>
      </w:r>
      <w:r w:rsidR="00960840">
        <w:t xml:space="preserve">commensal </w:t>
      </w:r>
      <w:r w:rsidR="00F96B29">
        <w:t>bacteria</w:t>
      </w:r>
      <w:r w:rsidR="009879C3">
        <w:t xml:space="preserve">. It may also indicate a thermal </w:t>
      </w:r>
      <w:r w:rsidR="000C0FA0">
        <w:t>maximum</w:t>
      </w:r>
      <w:r w:rsidR="00C808DA">
        <w:t xml:space="preserve"> </w:t>
      </w:r>
      <w:r w:rsidR="00C808DA">
        <w:fldChar w:fldCharType="begin"/>
      </w:r>
      <w:r w:rsidR="00C808DA">
        <w:instrText xml:space="preserve"> ADDIN ZOTERO_ITEM CSL_CITATION {"citationID":"TO4iQH92","properties":{"formattedCitation":"(Dowd et al., 2015)","plainCitation":"(Dowd et al., 2015)","noteIndex":0},"citationItems":[{"id":253,"uris":["http://zotero.org/users/13901503/items/KVJPEW2S"],"itemData":{"id":253,"type":"article-journal","abstract":"In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H."},{"family":"Tomanek","given":"Lars"}],"issued":{"date-parts":[["2015",6,1]]}}}],"schema":"https://github.com/citation-style-language/schema/raw/master/csl-citation.json"} </w:instrText>
      </w:r>
      <w:r w:rsidR="00C808DA">
        <w:fldChar w:fldCharType="separate"/>
      </w:r>
      <w:r w:rsidR="00C808DA">
        <w:rPr>
          <w:noProof/>
        </w:rPr>
        <w:t>(Dowd et al., 2015)</w:t>
      </w:r>
      <w:r w:rsidR="00C808DA">
        <w:fldChar w:fldCharType="end"/>
      </w:r>
      <w:r w:rsidR="000C0FA0">
        <w:t>,</w:t>
      </w:r>
      <w:r w:rsidR="009879C3">
        <w:t xml:space="preserve"> beyond </w:t>
      </w:r>
      <w:r w:rsidR="009879C3" w:rsidRPr="009879C3">
        <w:t xml:space="preserve">which </w:t>
      </w:r>
      <w:r w:rsidR="00960840">
        <w:t xml:space="preserve">commensal </w:t>
      </w:r>
      <w:r w:rsidR="009879C3" w:rsidRPr="009879C3">
        <w:t>microbes can no longer maintain stable populations in response to rising temperature</w:t>
      </w:r>
      <w:r w:rsidR="009879C3">
        <w:t>s.</w:t>
      </w:r>
      <w:r w:rsidR="00960840">
        <w:t xml:space="preserve"> While little is known about the resilience of commensal microbes to high temperatures</w:t>
      </w:r>
      <w:r w:rsidR="000C0FA0">
        <w:t xml:space="preserve"> </w:t>
      </w:r>
      <w:r w:rsidR="00C808DA">
        <w:fldChar w:fldCharType="begin"/>
      </w:r>
      <w:r w:rsidR="00C808DA">
        <w:instrText xml:space="preserve"> ADDIN ZOTERO_ITEM CSL_CITATION {"citationID":"5Qy0l1aI","properties":{"formattedCitation":"(Hammer et al., 2021; Huus &amp; Ley, 2021)","plainCitation":"(Hammer et al., 2021; Huus &amp; Ley, 2021)","noteIndex":0},"citationItems":[{"id":1957,"uris":["http://zotero.org/users/13901503/items/7K5YXQYM"],"itemData":{"id":1957,"type":"article-journal","abstract":"Responses to climate change are particularly complicated in species that engage in symbioses, as the niche of one partner may be modified by that of the other. We explored thermal traits in gut symbionts of honeybees and bumblebees, which are vulnerable to rising temperatures. In vitro assays of symbiont strains isolated from 16 host species revealed variation in thermal niches. Strains from bumblebees tended to be less heat-tolerant than those from honeybees, possibly due to bumblebees maintaining cooler nests or inhabiting cooler climates. Overall, however, bee symbionts grew at temperatures up to 44°C and withstood temperatures up to 52°C, at or above the upper thermal limits of their hosts. While heat-tolerant, most strains of the symbiont Snodgrassella grew relatively slowly below 35°C, perhaps because of adaptation to the elevated body temperatures that bees maintain through thermoregulation. In a gnotobiotic bumblebee experiment, Snodgrassella was unable to consistently colonize bees reared at 29°C under conditions that limit thermoregulation. Thus, host thermoregulatory behaviour appears important in creating a warm microenvironment for symbiont establishment. Bee–microbiome–temperature interactions could affect host health and pollination services, and inform research on the thermal biology of other specialized gut symbionts.","container-title":"Proceedings of the Royal Society B: Biological Sciences","DOI":"10.1098/rspb.2020.1480","issue":"1944","note":"publisher: Royal Society","page":"20201480","source":"royalsocietypublishing-org.proxy.lib.umich.edu (Atypon)","title":"Thermal niches of specialized gut symbionts: the case of social bees","title-short":"Thermal niches of specialized gut symbionts","volume":"288","author":[{"family":"Hammer","given":"Tobin J."},{"family":"Le","given":"Eli"},{"family":"Moran","given":"Nancy A."}],"issued":{"date-parts":[["2021",2,10]]}}},{"id":1917,"uris":["http://zotero.org/users/13901503/items/2ZKDQZ8N"],"itemData":{"id":1917,"type":"article-journal","abstract":"The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A."}],"issued":{"date-parts":[["2021",10,26]]}}}],"schema":"https://github.com/citation-style-language/schema/raw/master/csl-citation.json"} </w:instrText>
      </w:r>
      <w:r w:rsidR="00C808DA">
        <w:fldChar w:fldCharType="separate"/>
      </w:r>
      <w:r w:rsidR="00C808DA">
        <w:rPr>
          <w:noProof/>
        </w:rPr>
        <w:t>(Hammer et al., 2021; Huus &amp; Ley, 2021)</w:t>
      </w:r>
      <w:r w:rsidR="00C808DA">
        <w:fldChar w:fldCharType="end"/>
      </w:r>
      <w:r w:rsidR="00960840">
        <w:t>, pathogenic bacteria such as E. coli and Salmonella</w:t>
      </w:r>
      <w:r w:rsidR="00960840" w:rsidRPr="00960840">
        <w:t xml:space="preserve"> </w:t>
      </w:r>
      <w:r w:rsidR="00960840">
        <w:t xml:space="preserve">can thrive </w:t>
      </w:r>
      <w:r w:rsidR="00C808DA">
        <w:t>at high temperatures</w:t>
      </w:r>
      <w:r w:rsidR="00C808DA">
        <w:fldChar w:fldCharType="begin"/>
      </w:r>
      <w:r w:rsidR="00C808DA">
        <w:instrText xml:space="preserve"> ADDIN ZOTERO_ITEM CSL_CITATION {"citationID":"MrHnryUU","properties":{"formattedCitation":"(Brewer et al., 2021; Rudolph et al., 2010)","plainCitation":"(Brewer et al., 2021; Rudolph et al., 2010)","noteIndex":0},"citationItems":[{"id":1946,"uris":["http://zotero.org/users/13901503/items/H2ZVETDP"],"itemData":{"id":1946,"type":"article-journal","abstract":"Sensing and responding to environmental signals is critical for bacterial pathogens to successfully infect and persist within hosts. Many bacterial pathogens sense temperature as an indication they have entered a new host and must alter their virulence factor expression to evade immune detection. Using secondary structure prediction, we identified an RNA thermosensor (RNAT) in the 5’ untranslated region (UTR) of tviA encoded by the typhoid fever-causing bacterium Salmonella enterica serovar Typhi (S. Typhi). Importantly, tviA is a transcriptional regulator of the critical virulence factors Vi capsule, flagellin, and type III secretion system-1 expression. By introducing point mutations to alter the mRNA secondary structure, we demonstrate that the 5’ UTR of tviA contains a functional RNAT using in vitro expression, structure probing, and ribosome binding methods. Mutational inhibition of the RNAT in S. Typhi causes aberrant virulence factor expression, leading to enhanced innate immune responses during infection. In conclusion, we show that S. Typhi regulates virulence factor expression through an RNAT in the 5’ UTR of tviA. Our findings demonstrate that limiting inflammation through RNAT-dependent regulation in response to host body temperature is important for S. Typhi’s “stealthy” pathogenesis.","container-title":"PLOS Pathogens","DOI":"10.1371/journal.ppat.1009345","ISSN":"1553-7374","issue":"3","journalAbbreviation":"PLOS Pathogens","language":"en","note":"publisher: Public Library of Science","page":"e1009345","source":"PLoS Journals","title":"A Salmonella Typhi RNA thermosensor regulates virulence factors and innate immune evasion in response to host temperature","volume":"17","author":[{"family":"Brewer","given":"Susan M."},{"family":"Twittenhoff","given":"Christian"},{"family":"Kortmann","given":"Jens"},{"family":"Brubaker","given":"Sky W."},{"family":"Honeycutt","given":"Jared"},{"family":"Massis","given":"Liliana Moura"},{"family":"Pham","given":"Trung H. M."},{"family":"Narberhaus","given":"Franz"},{"family":"Monack","given":"Denise M."}],"issued":{"date-parts":[["2021",3,2]]}},"label":"page"},{"id":1943,"uris":["http://zotero.org/users/13901503/items/ZE4HUGSZ"],"itemData":{"id":1943,"type":"article-journal","abstract":"&lt;p&gt;Evolution depends on the acquisition of genomic mutations that increase cellular fitness. Here, we evolved &lt;i&gt;Escherichia coli&lt;/i&gt; MG1655 cells to grow at extreme temperatures. We obtained a maximum growth temperature of 48.5 °C, which was not increased further upon continuous cultivation at this temperature for &gt;600 generations. Despite a permanently induced heat shock response in thermoresistant cells, only exquisitely high GroEL/GroES levels are essential for growth at 48.5 °C. They depend on the presence of lysyl-tRNA-synthetase, LysU, because deletion of &lt;i&gt;lysU&lt;/i&gt; rendered thermoresistant cells thermosensitive. Our data suggest that GroEL/GroES are especially required for the folding of mutated proteins generated during evolution. GroEL/GroES therefore appear as mediators of evolution of extremely heat-resistant &lt;i&gt;E. coli&lt;/i&gt; cells.&lt;/p&gt;","container-title":"Journal of Biological Chemistry","DOI":"10.1074/jbc.M110.103374","ISSN":"0021-9258, 1083-351X","issue":"25","journalAbbreviation":"Journal of Biological Chemistry","language":"English","note":"publisher: Elsevier\nPMID: 20406805","page":"19029-19034","source":"www.jbc.org","title":"Evolution of Escherichia coli for Growth at High Temperatures *","volume":"285","author":[{"family":"Rudolph","given":"Birgit"},{"family":"Gebendorfer","given":"Katharina M."},{"family":"Buchner","given":"Johannes"},{"family":"Winter","given":"Jeannette"}],"issued":{"date-parts":[["2010",6,18]]}}}],"schema":"https://github.com/citation-style-language/schema/raw/master/csl-citation.json"} </w:instrText>
      </w:r>
      <w:r w:rsidR="00C808DA">
        <w:fldChar w:fldCharType="separate"/>
      </w:r>
      <w:r w:rsidR="00C808DA">
        <w:rPr>
          <w:noProof/>
        </w:rPr>
        <w:t>(Brewer et al., 2021; Rudolph et al., 2010)</w:t>
      </w:r>
      <w:r w:rsidR="00C808DA">
        <w:fldChar w:fldCharType="end"/>
      </w:r>
      <w:r w:rsidR="00960840">
        <w:t xml:space="preserve">, likely indicating a concerning ability to exploit microbiome communities at high temperatures. Our findings contribute to a broader </w:t>
      </w:r>
      <w:r w:rsidR="00960840">
        <w:lastRenderedPageBreak/>
        <w:t>understanding of how commensal microbes respond to rising temperatures</w:t>
      </w:r>
      <w:r w:rsidR="00960840" w:rsidRPr="00960840">
        <w:t xml:space="preserve"> </w:t>
      </w:r>
      <w:r w:rsidR="00960840">
        <w:t xml:space="preserve">and may help predict gut microbiome stability and resilience </w:t>
      </w:r>
      <w:r w:rsidR="0010399D">
        <w:t>to pathogens at high temperatures</w:t>
      </w:r>
      <w:r w:rsidR="00960840">
        <w:t>.</w:t>
      </w:r>
    </w:p>
    <w:p w14:paraId="2480D414" w14:textId="419B5D6E" w:rsidR="000466FA" w:rsidRDefault="00F96B29" w:rsidP="00867B0F">
      <w:pPr>
        <w:ind w:firstLine="720"/>
      </w:pPr>
      <w:r>
        <w:t>The</w:t>
      </w:r>
      <w:r w:rsidR="00695B92">
        <w:t xml:space="preserve"> </w:t>
      </w:r>
      <w:r>
        <w:t xml:space="preserve">response </w:t>
      </w:r>
      <w:r w:rsidR="00695B92">
        <w:t xml:space="preserve">of the capuchin gut microbiome to </w:t>
      </w:r>
      <w:r w:rsidR="0010399D">
        <w:t>high</w:t>
      </w:r>
      <w:r w:rsidR="00695B92">
        <w:t xml:space="preserve"> temperature</w:t>
      </w:r>
      <w:r w:rsidR="000466FA">
        <w:t>s</w:t>
      </w:r>
      <w:r w:rsidR="00695B92">
        <w:t xml:space="preserve"> may affect its </w:t>
      </w:r>
      <w:r>
        <w:t xml:space="preserve">role in </w:t>
      </w:r>
      <w:r w:rsidR="00695B92">
        <w:t>confer</w:t>
      </w:r>
      <w:r>
        <w:t>ring</w:t>
      </w:r>
      <w:r w:rsidR="00695B92">
        <w:t xml:space="preserve"> </w:t>
      </w:r>
      <w:r>
        <w:t>colonization resistance</w:t>
      </w:r>
      <w:r w:rsidR="000466FA">
        <w:t>—</w:t>
      </w:r>
      <w:r>
        <w:t xml:space="preserve"> the ability to protect the host from exogenous pathogens. The gut microbiome confers colonization resistance by directly outcompeting pathogens for resources and indirectly </w:t>
      </w:r>
      <w:r w:rsidR="00A30BD5">
        <w:t xml:space="preserve">by </w:t>
      </w:r>
      <w:r>
        <w:t>supporting the host’s immune response</w:t>
      </w:r>
      <w:r w:rsidR="00C808DA">
        <w:t xml:space="preserve"> </w:t>
      </w:r>
      <w:r w:rsidR="00C808DA">
        <w:fldChar w:fldCharType="begin"/>
      </w:r>
      <w:r w:rsidR="00C808DA">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rsidR="00C808DA">
        <w:fldChar w:fldCharType="separate"/>
      </w:r>
      <w:r w:rsidR="00C808DA">
        <w:rPr>
          <w:noProof/>
        </w:rPr>
        <w:t>(Caballero-Flores et al., 2023)</w:t>
      </w:r>
      <w:r w:rsidR="00C808DA">
        <w:fldChar w:fldCharType="end"/>
      </w:r>
      <w:r>
        <w:t>. Community</w:t>
      </w:r>
      <w:r w:rsidR="00A30BD5">
        <w:t xml:space="preserve"> </w:t>
      </w:r>
      <w:r>
        <w:t xml:space="preserve">diversity </w:t>
      </w:r>
      <w:r w:rsidR="00A30BD5">
        <w:t>supports colonization resistance by maintaining taxa that compete with pathogens for resources</w:t>
      </w:r>
      <w:r w:rsidR="00C808DA">
        <w:t xml:space="preserve"> </w:t>
      </w:r>
      <w:r w:rsidR="00D87FEE">
        <w:fldChar w:fldCharType="begin"/>
      </w:r>
      <w:r w:rsidR="00D87FEE">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rsidR="00D87FEE">
        <w:fldChar w:fldCharType="separate"/>
      </w:r>
      <w:r w:rsidR="00D87FEE">
        <w:rPr>
          <w:noProof/>
        </w:rPr>
        <w:t>(Spragge et al., 2023)</w:t>
      </w:r>
      <w:r w:rsidR="00D87FEE">
        <w:fldChar w:fldCharType="end"/>
      </w:r>
      <w:r w:rsidR="00A30BD5">
        <w:t>.</w:t>
      </w:r>
      <w:r w:rsidR="0010399D">
        <w:t xml:space="preserve"> W</w:t>
      </w:r>
      <w:r w:rsidR="00A30BD5">
        <w:t>e observe a decline in alpha diversity with rising temperatures</w:t>
      </w:r>
      <w:r w:rsidR="00C808DA">
        <w:t xml:space="preserve"> (Fig. 2)</w:t>
      </w:r>
      <w:r w:rsidR="00A30BD5">
        <w:t>, suggesting that heat may impair the gut microbiome’s ability to confer colonization resistance.</w:t>
      </w:r>
      <w:r w:rsidR="00A108B5">
        <w:t xml:space="preserve"> </w:t>
      </w:r>
      <w:r w:rsidR="00A30BD5">
        <w:t xml:space="preserve">We also observe a </w:t>
      </w:r>
      <w:r w:rsidR="00795B5D">
        <w:t xml:space="preserve">decline in the abundance of several phyla </w:t>
      </w:r>
      <w:r w:rsidR="000466FA">
        <w:t>shown</w:t>
      </w:r>
      <w:r w:rsidR="00795B5D">
        <w:t xml:space="preserve"> to support host immunity</w:t>
      </w:r>
      <w:r w:rsidR="00D87FEE">
        <w:t xml:space="preserve"> </w:t>
      </w:r>
      <w:r w:rsidR="00D87FEE">
        <w:fldChar w:fldCharType="begin"/>
      </w:r>
      <w:r w:rsidR="00D87FEE">
        <w:instrText xml:space="preserve"> ADDIN ZOTERO_ITEM CSL_CITATION {"citationID":"dCJi8N5c","properties":{"formattedCitation":"(Buffie &amp; Pamer, 2013; Sequeira et al., 2020)","plainCitation":"(Buffie &amp; Pamer, 2013; Sequeira et al., 2020)","noteIndex":0},"citationItems":[{"id":1477,"uris":["http://zotero.org/users/13901503/items/HC276HZJ"],"itemData":{"id":1477,"type":"article-journal","abstract":"Antibiotic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G."}],"issued":{"date-parts":[["2013",11]]}}},{"id":2091,"uris":["http://zotero.org/users/13901503/items/WEQKKAG8"],"itemData":{"id":2091,"type":"article-journal","abstract":"The microbiota primes immune defences but the identity of specific commensal microorganisms that protect against infection is unclear. Conversely, how pathogens compete with the microbiota to establish their host niche is also poorly understood. In the present study, we investigate the antagonism between the microbiota and Klebsiella pneumoniae during colonization and transmission. We discover that maturation of the microbiota drives the development of distinct immune defence programmes in the upper airways and intestine to limit K. pneumoniae colonization within these niches. Immune protection in the intestine depends on the development of Bacteroidetes, interleukin (IL)-36 signalling and macrophages. This effect of Bacteroidetes requires the polysaccharide utilization locus of their conserved commensal colonization factor. Conversely, in the upper airways, Proteobacteria prime immunity through IL-17A, but K. pneumoniae overcomes these defences through encapsulation to effectively colonize this site. Ultimately, we find that host-to-host spread of K. pneumoniae occurs principally from its intestinal reservoir, and that commensal-colonization-factor-producing Bacteroidetes are sufficient to prevent transmission between hosts through IL-36. Thus, our study provides mechanistic insight into when, where and how commensal Bacteroidetes protect against K. pneumoniae colonization and contagion, providing insight into how these protective microorganisms could be harnessed to confer population-level protection against K. pneumoniae infection.","container-title":"Nature Microbiology","DOI":"10.1038/s41564-019-0640-1","ISSN":"2058-5276","issue":"2","journalAbbreviation":"Nat Microbiol","language":"en","license":"2020 The Author(s), under exclusive licence to Springer Nature Limited","note":"publisher: Nature Publishing Group","page":"304-313","source":"www.nature.com","title":"Commensal Bacteroidetes protect against Klebsiella pneumoniae colonization and transmission through IL-36 signalling","volume":"5","author":[{"family":"Sequeira","given":"Richard P."},{"family":"McDonald","given":"Julie A. K."},{"family":"Marchesi","given":"Julian R."},{"family":"Clarke","given":"Thomas B."}],"issued":{"date-parts":[["2020",2]]}}}],"schema":"https://github.com/citation-style-language/schema/raw/master/csl-citation.json"} </w:instrText>
      </w:r>
      <w:r w:rsidR="00D87FEE">
        <w:fldChar w:fldCharType="separate"/>
      </w:r>
      <w:r w:rsidR="00D87FEE">
        <w:rPr>
          <w:noProof/>
        </w:rPr>
        <w:t>(Buffie &amp; Pamer, 2013; Sequeira et al., 2020)</w:t>
      </w:r>
      <w:r w:rsidR="00D87FEE">
        <w:fldChar w:fldCharType="end"/>
      </w:r>
      <w:r w:rsidR="0010399D">
        <w:t xml:space="preserve">, including </w:t>
      </w:r>
      <w:r w:rsidR="00A108B5">
        <w:t xml:space="preserve">key members of Firmicutes (e.g., </w:t>
      </w:r>
      <w:proofErr w:type="spellStart"/>
      <w:r w:rsidR="00A108B5">
        <w:rPr>
          <w:rStyle w:val="Emphasis"/>
          <w:rFonts w:eastAsiaTheme="majorEastAsia"/>
        </w:rPr>
        <w:t>Clostridiaceae</w:t>
      </w:r>
      <w:proofErr w:type="spellEnd"/>
      <w:r w:rsidR="00A108B5">
        <w:t xml:space="preserve"> and </w:t>
      </w:r>
      <w:r w:rsidR="00A108B5">
        <w:rPr>
          <w:rStyle w:val="Emphasis"/>
          <w:rFonts w:eastAsiaTheme="majorEastAsia"/>
        </w:rPr>
        <w:t>Lactococcus</w:t>
      </w:r>
      <w:r w:rsidR="00A108B5">
        <w:t xml:space="preserve">) and </w:t>
      </w:r>
      <w:proofErr w:type="spellStart"/>
      <w:r w:rsidR="00A108B5">
        <w:t>Bacteroidota</w:t>
      </w:r>
      <w:proofErr w:type="spellEnd"/>
      <w:r w:rsidR="00A108B5">
        <w:t xml:space="preserve"> (e.g., </w:t>
      </w:r>
      <w:proofErr w:type="spellStart"/>
      <w:r w:rsidR="00A108B5">
        <w:rPr>
          <w:rStyle w:val="Emphasis"/>
          <w:rFonts w:eastAsiaTheme="majorEastAsia"/>
        </w:rPr>
        <w:t>Barnesiella</w:t>
      </w:r>
      <w:proofErr w:type="spellEnd"/>
      <w:r w:rsidR="00A108B5">
        <w:t>), which modulate host immunity through short-chain fatty acid metabolism</w:t>
      </w:r>
      <w:r w:rsidR="00C808DA">
        <w:t xml:space="preserve"> </w:t>
      </w:r>
      <w:r w:rsidR="00D87FEE">
        <w:fldChar w:fldCharType="begin"/>
      </w:r>
      <w:r w:rsidR="00D87FEE">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rsidR="00D87FEE">
        <w:fldChar w:fldCharType="separate"/>
      </w:r>
      <w:r w:rsidR="00D87FEE" w:rsidRPr="00D87FEE">
        <w:t>(Corrêa-Oliveira et al., 2016; Jacobson et al., 2018)</w:t>
      </w:r>
      <w:r w:rsidR="00D87FEE">
        <w:fldChar w:fldCharType="end"/>
      </w:r>
      <w:r w:rsidR="00A108B5">
        <w:t>, decrease with rising temperatures</w:t>
      </w:r>
      <w:r w:rsidR="00C808DA">
        <w:t xml:space="preserve"> (Fig. 3)</w:t>
      </w:r>
      <w:r w:rsidR="00A108B5">
        <w:t>.</w:t>
      </w:r>
      <w:r w:rsidR="00A108B5" w:rsidRPr="00A108B5">
        <w:t xml:space="preserve"> </w:t>
      </w:r>
      <w:r w:rsidR="00A108B5">
        <w:t xml:space="preserve">Additionally, </w:t>
      </w:r>
      <w:r w:rsidR="00A108B5">
        <w:rPr>
          <w:rStyle w:val="Emphasis"/>
          <w:rFonts w:eastAsiaTheme="majorEastAsia"/>
        </w:rPr>
        <w:t>Bifidobacterium</w:t>
      </w:r>
      <w:r w:rsidR="00A108B5">
        <w:t>, which secretes antibiotics that inhibit pathogen colonization</w:t>
      </w:r>
      <w:r w:rsidR="00C808DA">
        <w:t xml:space="preserve"> </w:t>
      </w:r>
      <w:r w:rsidR="00867B0F">
        <w:fldChar w:fldCharType="begin"/>
      </w:r>
      <w:r w:rsidR="00867B0F">
        <w:instrText xml:space="preserve"> ADDIN ZOTERO_ITEM CSL_CITATION {"citationID":"96iP3H9w","properties":{"formattedCitation":"(Kondepudi et al., 2012; Trejo et al., 2006)","plainCitation":"(Kondepudi et al., 2012; Trejo et al., 2006)","noteIndex":0},"citationItems":[{"id":2235,"uris":["http://zotero.org/users/13901503/items/XVUS8BDZ"],"itemData":{"id":2235,"type":"article-journal","abstract":"Bifidobacterium breve 46, Bifidobacterium lactis 8:8 and Bifidobacterium longum 6:18 and three reference strains B. breve CCUG 24611, B. lactis JCM 10602, and Bifidobacterium pseudocatenulatum JCM 1200 were examined for acid and bile tolerance, prebiotic utilization and antimicrobial activity against four Clostridium difficile (CD) strains including the hypervirulent strain, PCR ribotype NAP1/027. B. lactis 8:8 and B. lactis JCM 10602 exhibited a high tolerance in MRSC broth with pH 2.5 for 30 min. B. breve 46 and B. lactis 8:8 remained 100% viable in MRSC broth with 5% porcine bile after 4 h. All six strains showed a high prebiotic degrading ability (prebiotic score) with galactooligosaccharides (GOS), isomaltooligosaccharides (IMOS) and lactulose as carbon sources and moderate degradation of fructooligosaccharides (FOS). Xylooligosaccharides (XOS) was metabolized to a greater extent by B. lactis 8:8, B. lactis JCM 10602, B. pseudocatenulatum JCM 1200 and B. longum 6:18 (prebiotic score &gt;50%). All strains exhibited extracellular antimicrobial activity (AMA) against four CD strains including the CD NAP1/027. AMA of B. breve 46, B. lactis 8:8 and B. lactis JCM 10602 strains was mainly ascribed to a combined action of organic acids and heat stable, protease sensitive antimicrobial peptides when cells were grown in MRSC broth with glucose and by acids when grown with five different prebiotic-non-digestible oligosaccharides (NDOs). None of C. difficile strains degraded five prebiotic-NDOs. Whole cells of B. breve 46 and B. lactis 8:8 and their supernatants inhibited the growth and toxin production of the CD NAP1/027 strain.","container-title":"Anaerobe","DOI":"10.1016/j.anaerobe.2012.08.005","ISSN":"1075-9964","issue":"5","journalAbbreviation":"Anaerobe","page":"489-497","source":"ScienceDirect","title":"Prebiotic-non-digestible oligosaccharides preference of probiotic bifidobacteria and antimicrobial activity against &lt;i&gt;Clostridium difficile&lt;/i&gt;","volume":"18","author":[{"family":"Kondepudi","given":"Kanthi Kiran"},{"family":"Ambalam","given":"Padma"},{"family":"Nilsson","given":"Ingrid"},{"family":"Wadström","given":"Torkel"},{"family":"Ljungh","given":"Åsa"}],"issued":{"date-parts":[["2012",10,1]]}}},{"id":2238,"uris":["http://zotero.org/users/13901503/items/86VBEHVI"],"itemData":{"id":2238,"type":"article-journal","abstract":"The antimicrobial and anti-adhesive effects of extracellular factors from 27 strains of bifidobacteria isolated from healthy infants were tested against two reference strains of Clostridium difficile (ATCC 9689 and ATCC 43593). All bifidobacterial supernatants at pHs between 5.0 and 4.1 were able to produce strain-dependent growth inhibition of clostridia in the agar-diffusion assay. Six strains of Bifidobacterium produced during growth extracellular factors able to antagonize the adhesion of C. difficile ATCC 9689 and ATCC 43593 to cultured human enterocytes (Caco-2/TC7). Factors responsible for the anti-adhesive effect were thermolabile, active at neutral pH and unaffected by proteolytic cleavage (proteinase K and chymotrypsin). Results of the present paper show the potential of selected bifidobacteria to antagonize key mechanisms involved in the virulence of C. difficile.","container-title":"Anaerobe","DOI":"10.1016/j.anaerobe.2006.03.004","ISSN":"1075-9964","issue":"4","journalAbbreviation":"Anaerobe","page":"186-193","source":"ScienceDirect","title":"Inhibition of &lt;i&gt;Clostridium difficile&lt;/i&gt; growth and adhesion to enterocytes by &lt;i&gt;Bifidobacterium&lt;/i&gt; supernatants","volume":"12","author":[{"family":"Trejo","given":"Fernando M."},{"family":"Minnaard","given":"Jessica"},{"family":"Perez","given":"Pablo F."},{"family":"De Antoni","given":"Graciela L."}],"issued":{"date-parts":[["2006",8,1]]}}}],"schema":"https://github.com/citation-style-language/schema/raw/master/csl-citation.json"} </w:instrText>
      </w:r>
      <w:r w:rsidR="00867B0F">
        <w:fldChar w:fldCharType="separate"/>
      </w:r>
      <w:r w:rsidR="00867B0F">
        <w:rPr>
          <w:noProof/>
        </w:rPr>
        <w:t>(Kondepudi et al., 2012; Trejo et al., 2006)</w:t>
      </w:r>
      <w:r w:rsidR="00867B0F">
        <w:fldChar w:fldCharType="end"/>
      </w:r>
      <w:r w:rsidR="0010399D">
        <w:t xml:space="preserve">, and </w:t>
      </w:r>
      <w:r w:rsidR="00A108B5">
        <w:rPr>
          <w:rStyle w:val="Emphasis"/>
          <w:rFonts w:eastAsiaTheme="majorEastAsia"/>
        </w:rPr>
        <w:t>Enterobacteriaceae</w:t>
      </w:r>
      <w:r w:rsidR="0010399D">
        <w:rPr>
          <w:rStyle w:val="Emphasis"/>
          <w:rFonts w:eastAsiaTheme="majorEastAsia"/>
        </w:rPr>
        <w:t>,</w:t>
      </w:r>
      <w:r w:rsidR="0010399D">
        <w:t xml:space="preserve"> </w:t>
      </w:r>
      <w:r w:rsidR="002B0D5F">
        <w:t>which</w:t>
      </w:r>
      <w:r w:rsidR="0010399D">
        <w:t xml:space="preserve"> include commensal </w:t>
      </w:r>
      <w:r w:rsidR="00A108B5">
        <w:rPr>
          <w:rStyle w:val="Emphasis"/>
          <w:rFonts w:eastAsiaTheme="majorEastAsia"/>
        </w:rPr>
        <w:t>E. coli</w:t>
      </w:r>
      <w:r w:rsidR="00A108B5">
        <w:t xml:space="preserve"> </w:t>
      </w:r>
      <w:r w:rsidR="0010399D">
        <w:t xml:space="preserve">that </w:t>
      </w:r>
      <w:r w:rsidR="00A108B5">
        <w:t xml:space="preserve">can help prevent infections </w:t>
      </w:r>
      <w:r w:rsidR="00A108B5" w:rsidRPr="00867B0F">
        <w:t>like</w:t>
      </w:r>
      <w:r w:rsidR="00A108B5" w:rsidRPr="00867B0F">
        <w:rPr>
          <w:i/>
          <w:iCs/>
        </w:rPr>
        <w:t xml:space="preserve"> </w:t>
      </w:r>
      <w:r w:rsidR="00A108B5" w:rsidRPr="00867B0F">
        <w:rPr>
          <w:rStyle w:val="Emphasis"/>
          <w:rFonts w:eastAsiaTheme="majorEastAsia"/>
          <w:i w:val="0"/>
          <w:iCs w:val="0"/>
        </w:rPr>
        <w:t>Salmonella</w:t>
      </w:r>
      <w:r w:rsidR="00C808DA" w:rsidRPr="00867B0F">
        <w:rPr>
          <w:rStyle w:val="Emphasis"/>
          <w:rFonts w:eastAsiaTheme="majorEastAsia"/>
          <w:i w:val="0"/>
          <w:iCs w:val="0"/>
        </w:rPr>
        <w:t xml:space="preserve"> </w:t>
      </w:r>
      <w:r w:rsidR="00867B0F" w:rsidRPr="00867B0F">
        <w:rPr>
          <w:rStyle w:val="Emphasis"/>
          <w:rFonts w:eastAsiaTheme="majorEastAsia"/>
          <w:i w:val="0"/>
          <w:iCs w:val="0"/>
        </w:rPr>
        <w:fldChar w:fldCharType="begin"/>
      </w:r>
      <w:r w:rsidR="00867B0F" w:rsidRPr="00867B0F">
        <w:rPr>
          <w:rStyle w:val="Emphasis"/>
          <w:rFonts w:eastAsiaTheme="majorEastAsia"/>
          <w:i w:val="0"/>
          <w:iCs w:val="0"/>
        </w:rPr>
        <w:instrText xml:space="preserve"> ADDIN ZOTERO_ITEM CSL_CITATION {"citationID":"58AOWjnW","properties":{"formattedCitation":"(Oliveira et al., 2020; Velazquez et al., 2019)","plainCitation":"(Oliveira et al., 2020; Velazquez et al., 2019)","noteIndex":0},"citationItems":[{"id":2093,"uris":["http://zotero.org/users/13901503/items/Y6HCG5BZ"],"itemData":{"id":2093,"type":"article-journal","abstract":"Intestinal microbiotas contain beneficial microorganisms that protect against pathogen colonization; treatment with antibiotics disrupts the microbiota and compromises colonization resistance. Here, we determine the impact of exchanging microorganisms between hosts on resilience to the colonization of invaders after antibiotic-induced dysbiosis. We assess the functional consequences of dysbiosis using a mouse model of colonization resistance against Escherichia coli. Antibiotics caused stochastic loss of members of the microbiota, but the microbiotas of co-housed mice remained more similar to each other compared with the microbiotas among singly housed animals. Strikingly, co-housed mice maintained colonization resistance after treatment with antibiotics, whereas most singly housed mice were susceptible to E. coli. The ability to retain or share the commensal Klebsiella michiganensis, a member of the Enterobacteriaceae family, was sufficient for colonization resistance after treatment with antibiotics. K. michiganensis generally outcompeted E. coli in vitro, but in vivo administration of galactitol-a nutrient that supports the growth of only E. coli-to bi-colonized gnotobiotic mice abolished the colonization-resistance capacity of K. michiganensis against E. coli, supporting the idea that nutrient competition is the primary interaction mechanism. K. michiganensis also hampered colonization of the pathogen Salmonella, prolonging host survival. Our results address functional consequences of the stochastic effects of microbiota perturbations, whereby microbial transmission through host interactions can facilitate reacquisition of beneficial commensals, minimizing the negative impact of antibiotics.","container-title":"Nature Microbiology","DOI":"10.1038/s41564-019-0658-4","ISSN":"2058-5276","issue":"4","journalAbbreviation":"Nat Microbiol","language":"eng","note":"PMID: 31959968","page":"630-641","source":"PubMed","title":"Klebsiella michiganensis transmission enhances resistance to Enterobacteriaceae gut invasion by nutrition competition","volume":"5","author":[{"family":"Oliveira","given":"Rita A."},{"family":"Ng","given":"Katharine M."},{"family":"Correia","given":"Margarida B."},{"family":"Cabral","given":"Vitor"},{"family":"Shi","given":"Handuo"},{"family":"Sonnenburg","given":"Justin L."},{"family":"Huang","given":"Kerwyn Casey"},{"family":"Xavier","given":"Karina B."}],"issued":{"date-parts":[["2020",4]]}}},{"id":2097,"uris":["http://zotero.org/users/13901503/items/YFY374V7"],"itemData":{"id":2097,"type":"article-journal","abstract":"Lack of reproducibility is a prominent problem in biomedical research. An important source of variation in animal experiments is the microbiome, but little is known about specific changes in the microbiota composition that cause phenotypic differences. Here, we show that genetically similar laboratory mice obtained from four different commercial vendors exhibited marked phenotypic variation in their susceptibility to Salmonella infection. Faecal microbiota transplant into germ-free mice replicated donor susceptibility, revealing that variability was due to changes in the gut microbiota composition. Co-housing of mice only partially transferred protection against Salmonella infection, suggesting that minority species within the gut microbiota might confer this trait. Consistent with this idea, we identified endogenous Enterobacteriaceae, a low-abundance taxon, as a keystone species responsible for variation in the susceptibility to Salmonella infection. Protection conferred by endogenous Enterobacteriaceae could be modelled by inoculating mice with probiotic Escherichia coli, which conferred resistance by using its aerobic metabolism to compete with Salmonella for resources. We conclude that a mechanistic understanding of phenotypic variation can accelerate development of strategies for enhancing the reproducibility of animal experiments.","container-title":"Nature Microbiology","DOI":"10.1038/s41564-019-0407-8","ISSN":"2058-5276","issue":"6","journalAbbreviation":"Nat Microbiol","language":"eng","note":"PMID: 30911125\nPMCID: PMC6533147","page":"1057-1064","source":"PubMed","title":"Endogenous Enterobacteriaceae underlie variation in susceptibility to Salmonella infection","volume":"4","author":[{"family":"Velazquez","given":"Eric M."},{"family":"Nguyen","given":"Henry"},{"family":"Heasley","given":"Keaton T."},{"family":"Saechao","given":"Cheng H."},{"family":"Gil","given":"Lindsey M."},{"family":"Rogers","given":"Andrew W. L."},{"family":"Miller","given":"Brittany M."},{"family":"Rolston","given":"Matthew R."},{"family":"Lopez","given":"Christopher A."},{"family":"Litvak","given":"Yael"},{"family":"Liou","given":"Megan J."},{"family":"Faber","given":"Franziska"},{"family":"Bronner","given":"Denise N."},{"family":"Tiffany","given":"Connor R."},{"family":"Byndloss","given":"Mariana X."},{"family":"Byndloss","given":"Austin J."},{"family":"Bäumler","given":"Andreas J."}],"issued":{"date-parts":[["2019",6]]}}}],"schema":"https://github.com/citation-style-language/schema/raw/master/csl-citation.json"} </w:instrText>
      </w:r>
      <w:r w:rsidR="00867B0F" w:rsidRPr="00867B0F">
        <w:rPr>
          <w:rStyle w:val="Emphasis"/>
          <w:rFonts w:eastAsiaTheme="majorEastAsia"/>
          <w:i w:val="0"/>
          <w:iCs w:val="0"/>
        </w:rPr>
        <w:fldChar w:fldCharType="separate"/>
      </w:r>
      <w:r w:rsidR="00867B0F" w:rsidRPr="00867B0F">
        <w:rPr>
          <w:rStyle w:val="Emphasis"/>
          <w:rFonts w:eastAsiaTheme="majorEastAsia"/>
          <w:i w:val="0"/>
          <w:iCs w:val="0"/>
          <w:noProof/>
        </w:rPr>
        <w:t>(Oliveira et al., 2020; Velazquez et al., 2019)</w:t>
      </w:r>
      <w:r w:rsidR="00867B0F" w:rsidRPr="00867B0F">
        <w:rPr>
          <w:rStyle w:val="Emphasis"/>
          <w:rFonts w:eastAsiaTheme="majorEastAsia"/>
          <w:i w:val="0"/>
          <w:iCs w:val="0"/>
        </w:rPr>
        <w:fldChar w:fldCharType="end"/>
      </w:r>
      <w:r w:rsidR="0010399D" w:rsidRPr="00867B0F">
        <w:rPr>
          <w:rStyle w:val="Emphasis"/>
          <w:rFonts w:eastAsiaTheme="majorEastAsia"/>
          <w:i w:val="0"/>
          <w:iCs w:val="0"/>
        </w:rPr>
        <w:t>,</w:t>
      </w:r>
      <w:r w:rsidR="0010399D" w:rsidRPr="00867B0F">
        <w:rPr>
          <w:i/>
          <w:iCs/>
        </w:rPr>
        <w:t xml:space="preserve"> </w:t>
      </w:r>
      <w:r w:rsidR="0010399D">
        <w:t xml:space="preserve">decrease at high temperatures. </w:t>
      </w:r>
      <w:r w:rsidR="002B0D5F">
        <w:t>However</w:t>
      </w:r>
      <w:r w:rsidR="00A108B5">
        <w:t>, we did not observe an increase in taxa</w:t>
      </w:r>
      <w:r w:rsidR="000466FA">
        <w:t xml:space="preserve"> </w:t>
      </w:r>
      <w:r w:rsidR="00A108B5">
        <w:t>includ</w:t>
      </w:r>
      <w:r w:rsidR="002B0D5F">
        <w:t xml:space="preserve">ing </w:t>
      </w:r>
      <w:r w:rsidR="00A108B5">
        <w:t>exogenous pathogens at high temperature</w:t>
      </w:r>
      <w:r w:rsidR="000466FA">
        <w:t>s</w:t>
      </w:r>
      <w:r w:rsidR="00A108B5">
        <w:t>.</w:t>
      </w:r>
      <w:r w:rsidR="000466FA">
        <w:t xml:space="preserve"> </w:t>
      </w:r>
      <w:r w:rsidR="002B0D5F">
        <w:t>Still</w:t>
      </w:r>
      <w:r w:rsidR="00A108B5">
        <w:t xml:space="preserve">, </w:t>
      </w:r>
      <w:r w:rsidR="000466FA">
        <w:t>evidence of compositional changes linked to weaker colonization resistance suggests that rising temperatures due to climate change could increase infection rates from exogenous pathogens, potentially harming host health.</w:t>
      </w:r>
      <w:r w:rsidR="000466FA" w:rsidRPr="000466FA">
        <w:t xml:space="preserve"> </w:t>
      </w:r>
      <w:r w:rsidR="000466FA">
        <w:t xml:space="preserve">Long-term research is necessary to evaluate the health and fitness consequences of heat-induced </w:t>
      </w:r>
      <w:r w:rsidR="002B0D5F">
        <w:t xml:space="preserve">changes to the gut microbiome but </w:t>
      </w:r>
      <w:r w:rsidR="000466FA">
        <w:t xml:space="preserve">may </w:t>
      </w:r>
      <w:r w:rsidR="002B0D5F">
        <w:t>be a</w:t>
      </w:r>
      <w:r w:rsidR="000466FA">
        <w:t xml:space="preserve"> mechanism by which climate change could negatively impact wild animal </w:t>
      </w:r>
      <w:commentRangeStart w:id="87"/>
      <w:r w:rsidR="000466FA">
        <w:t xml:space="preserve">populations. </w:t>
      </w:r>
      <w:commentRangeEnd w:id="87"/>
      <w:r w:rsidR="00DB6D27">
        <w:rPr>
          <w:rStyle w:val="CommentReference"/>
        </w:rPr>
        <w:commentReference w:id="87"/>
      </w:r>
    </w:p>
    <w:p w14:paraId="544D84FE" w14:textId="77777777" w:rsidR="000466FA" w:rsidRDefault="000466FA"/>
    <w:p w14:paraId="4E3388ED" w14:textId="503EEBEF" w:rsidR="00EA786C" w:rsidRPr="00C64C3B" w:rsidRDefault="00C64C3B">
      <w:pPr>
        <w:rPr>
          <w:u w:val="single"/>
        </w:rPr>
      </w:pPr>
      <w:r w:rsidRPr="00C64C3B">
        <w:rPr>
          <w:u w:val="single"/>
        </w:rPr>
        <w:t xml:space="preserve">Gut microbiome </w:t>
      </w:r>
      <w:r w:rsidR="00150857">
        <w:rPr>
          <w:u w:val="single"/>
        </w:rPr>
        <w:t>relationship with</w:t>
      </w:r>
      <w:r w:rsidRPr="00C64C3B">
        <w:rPr>
          <w:u w:val="single"/>
        </w:rPr>
        <w:t xml:space="preserve"> temperature is </w:t>
      </w:r>
      <w:r w:rsidR="00150857">
        <w:rPr>
          <w:u w:val="single"/>
        </w:rPr>
        <w:t>associated with</w:t>
      </w:r>
      <w:r w:rsidRPr="00C64C3B">
        <w:rPr>
          <w:u w:val="single"/>
        </w:rPr>
        <w:t xml:space="preserve"> host immunity</w:t>
      </w:r>
    </w:p>
    <w:p w14:paraId="2D0985E1" w14:textId="6E43341A" w:rsidR="00F80EED" w:rsidRDefault="00E0731A" w:rsidP="001F05DA">
      <w:pPr>
        <w:ind w:firstLine="720"/>
      </w:pPr>
      <w:r>
        <w:t xml:space="preserve">We also found that host immunity </w:t>
      </w:r>
      <w:r w:rsidR="00F464D4">
        <w:t>is associated</w:t>
      </w:r>
      <w:r>
        <w:t xml:space="preserve"> with how the gut microbiome responds to temperature</w:t>
      </w:r>
      <w:r w:rsidR="00F464D4">
        <w:t xml:space="preserve">, </w:t>
      </w:r>
      <w:r w:rsidR="00C8238E">
        <w:t xml:space="preserve">likely because temperature </w:t>
      </w:r>
      <w:r w:rsidR="001F05DA">
        <w:t>affects</w:t>
      </w:r>
      <w:r w:rsidR="00C8238E">
        <w:t xml:space="preserve"> the relationship between specific microbe</w:t>
      </w:r>
      <w:r w:rsidR="00150857">
        <w:t xml:space="preserve"> taxa </w:t>
      </w:r>
      <w:r w:rsidR="00C8238E">
        <w:t>and macrophage</w:t>
      </w:r>
      <w:r w:rsidR="00150857">
        <w:t xml:space="preserve"> activity</w:t>
      </w:r>
      <w:r w:rsidR="00C8238E">
        <w:t xml:space="preserve">. Adding an interaction effect between neopterin and temperature to our models that already </w:t>
      </w:r>
      <w:r w:rsidR="006B709E">
        <w:t>accounted for</w:t>
      </w:r>
      <w:r w:rsidR="00C8238E">
        <w:t xml:space="preserve"> temperature improved model fit for beta diversity</w:t>
      </w:r>
      <w:r w:rsidR="00244F4C">
        <w:t xml:space="preserve"> metrics</w:t>
      </w:r>
      <w:r w:rsidR="00C8238E">
        <w:t xml:space="preserve"> </w:t>
      </w:r>
      <w:r w:rsidR="006B709E">
        <w:t>as well as for</w:t>
      </w:r>
      <w:r w:rsidR="00C8238E">
        <w:t xml:space="preserve"> specific taxa</w:t>
      </w:r>
      <w:r w:rsidR="00244F4C">
        <w:t xml:space="preserve"> (Figs. 5 &amp; 6)</w:t>
      </w:r>
      <w:r w:rsidR="006B709E">
        <w:t>. Changes in the taxa</w:t>
      </w:r>
      <w:r w:rsidR="001F05DA">
        <w:t xml:space="preserve"> associated with temperature and neopterin</w:t>
      </w:r>
      <w:r w:rsidR="006B709E">
        <w:t xml:space="preserve"> are likely driving the </w:t>
      </w:r>
      <w:r w:rsidR="00244F4C">
        <w:t xml:space="preserve">observed </w:t>
      </w:r>
      <w:r w:rsidR="006B709E">
        <w:t>differences in beta diversity. In contrast, adding the interaction effect did not improve model fit for alpha diversity</w:t>
      </w:r>
      <w:r w:rsidR="00244F4C">
        <w:t xml:space="preserve"> (Fig. 5)</w:t>
      </w:r>
      <w:r w:rsidR="006B709E">
        <w:t>, suggesting that neopterin is not related to how alpha diversity responds to temperature. These results directly contradict a previous study on wild gelada monkeys, which found that neopterin was negatively associated with alpha diversity but showed no relationship with individual taxa</w:t>
      </w:r>
      <w:r w:rsidR="00244F4C">
        <w:t xml:space="preserve"> </w:t>
      </w:r>
      <w:r w:rsidR="00244F4C">
        <w:fldChar w:fldCharType="begin"/>
      </w:r>
      <w:r w:rsidR="00244F4C">
        <w:instrText xml:space="preserve"> ADDIN ZOTERO_ITEM CSL_CITATION {"citationID":"tUSoRJDJ","properties":{"formattedCitation":"(Schneider-Crease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rsidR="00244F4C">
        <w:fldChar w:fldCharType="separate"/>
      </w:r>
      <w:r w:rsidR="00244F4C">
        <w:rPr>
          <w:noProof/>
        </w:rPr>
        <w:t>(Schneider-Crease et al., 2022)</w:t>
      </w:r>
      <w:r w:rsidR="00244F4C">
        <w:fldChar w:fldCharType="end"/>
      </w:r>
      <w:r w:rsidR="006B709E">
        <w:t>.</w:t>
      </w:r>
      <w:r w:rsidR="0070455B">
        <w:t xml:space="preserve"> </w:t>
      </w:r>
      <w:r w:rsidR="006B709E">
        <w:t xml:space="preserve">We believe this discrepancy arises from differences in sampling timescales: the previous study used 30-day paired samples, whereas we analyzed samples collected within three days of each other. Since macrophage activation </w:t>
      </w:r>
      <w:r w:rsidR="001F05DA">
        <w:t xml:space="preserve">that produces neopterin </w:t>
      </w:r>
      <w:r w:rsidR="006B709E">
        <w:t>occurs over short timescales (24–48 hours)</w:t>
      </w:r>
      <w:r w:rsidR="00244F4C">
        <w:t xml:space="preserve"> </w:t>
      </w:r>
      <w:r w:rsidR="00244F4C">
        <w:fldChar w:fldCharType="begin"/>
      </w:r>
      <w:r w:rsidR="00A77235">
        <w:instrText xml:space="preserve"> ADDIN ZOTERO_ITEM CSL_CITATION {"citationID":"rW5mmjWO","properties":{"formattedCitation":"(Higham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rsidR="00244F4C">
        <w:fldChar w:fldCharType="separate"/>
      </w:r>
      <w:r w:rsidR="00A77235">
        <w:rPr>
          <w:noProof/>
        </w:rPr>
        <w:t>(Higham et al., 2015; Lucore et al., 2022)</w:t>
      </w:r>
      <w:r w:rsidR="00244F4C">
        <w:fldChar w:fldCharType="end"/>
      </w:r>
      <w:r w:rsidR="006B709E">
        <w:t>, close sample pairings are likely necessary to detect specific microbe-</w:t>
      </w:r>
      <w:r w:rsidR="001F05DA">
        <w:t>immune</w:t>
      </w:r>
      <w:r w:rsidR="006B709E">
        <w:t xml:space="preserve"> interactions.</w:t>
      </w:r>
    </w:p>
    <w:p w14:paraId="797C0079" w14:textId="216F292A" w:rsidR="009B2B4B" w:rsidRDefault="0070455B" w:rsidP="00FE5032">
      <w:r>
        <w:tab/>
      </w:r>
      <w:r w:rsidR="00AB1B25">
        <w:t xml:space="preserve">Of </w:t>
      </w:r>
      <w:r w:rsidR="00F80EED">
        <w:t xml:space="preserve">the 21 taxa that </w:t>
      </w:r>
      <w:r w:rsidR="00AB1B25">
        <w:t>exhibit</w:t>
      </w:r>
      <w:r w:rsidR="00F80EED">
        <w:t xml:space="preserve"> a relationship between temperature and neopterin</w:t>
      </w:r>
      <w:r w:rsidR="00AB1B25">
        <w:t xml:space="preserve">, 13 belong to the phylum Firmicutes and 5 belong to </w:t>
      </w:r>
      <w:proofErr w:type="spellStart"/>
      <w:r w:rsidR="00AB1B25">
        <w:t>Bacteroidota</w:t>
      </w:r>
      <w:proofErr w:type="spellEnd"/>
      <w:r w:rsidR="00AB1B25">
        <w:t>, both of which are known for metabolizing short-chain fatty acids (SCFAs)</w:t>
      </w:r>
      <w:r w:rsidR="008B442B">
        <w:fldChar w:fldCharType="begin"/>
      </w:r>
      <w:r w:rsidR="008B442B">
        <w:instrText xml:space="preserve"> ADDIN ZOTERO_ITEM CSL_CITATION {"citationID":"ywrig5Wm","properties":{"formattedCitation":"(Sun et al., 2023)","plainCitation":"(Sun et al., 2023)","noteIndex":0},"citationItems":[{"id":2184,"uris":["http://zotero.org/users/13901503/items/V46RFDZS"],"itemData":{"id":2184,"type":"article-journal","abstract":"Firmicutes and Bacteroidetes are the predominant bacterial phyla colonizing the healthy human gut. Accumulating evidence suggests that dietary fiber plays a crucial role in host health, yet most studies have focused on how the dietary fiber affects health through gut Bacteroides. More recently, gut Firmicutes have been found to possess many genes responsible for fermenting dietary fiber, and could also interact with the intestinal mucosa and thereby contribute to homeostasis. Consequently, the relationship between dietary fiber and Firmicutes is of interest, as well as the role of Firmicutes in host health. In this review, we summarize the current knowledge regarding the molecular mechanism of dietary fiber degradation by gut Firmicutes and explain the communication pathway of the dietary fiber-Firmicutes-host axis, and the beneficial effects of dietary fiber-induced Firmicutes and their metabolites on health. A better understanding of the dialogue sustained by the dietary fiber-Firmicutes axis and the host could provide new insights into probiotic therapy and novel dietary interventions aimed at increasing the abundance of Firmicutes (such as Faecalibacterium, Lactobacillus, and Roseburia) to promote health. Dietary fiber-induced gut Firmicutes and their metabolites exhibit relevant health-promoting functions. Most of dietary fiber have a great effect on gut Firmicutes. Mechanisms of dietary fiber uptake by gut Firmicutes are outlined. Mechanisms of dietary fiber- gut Firmicutes-host interactions require more investigation for the development of dietary fiber in food production and host health.","container-title":"Critical Reviews in Food Science and Nutrition","DOI":"10.1080/10408398.2022.2098249","ISSN":"1040-8398","issue":"33","note":"publisher: Taylor &amp; Francis\n_eprint: https://doi.org/10.1080/10408398.2022.2098249\nPMID: 35822206","page":"12073-12088","source":"Taylor and Francis+NEJM","title":"Gut firmicutes: Relationship with dietary fiber and role in host homeostasis","title-short":"Gut firmicutes","volume":"63","author":[{"family":"Sun","given":"Yonggan"},{"family":"","given":"Zhang ,Shanshan"},{"family":"","given":"Nie ,Qixing"},{"family":"","given":"He ,Huijun"},{"family":"","given":"Tan ,Huizi"},{"family":"","given":"Geng ,Fang"},{"family":"","given":"Ji ,Haihua"},{"family":"","given":"Hu ,Jielun"},{"family":"Nie","given":"Shaoping","non-dropping-particle":"and"}],"issued":{"date-parts":[["2023",12,20]]}}}],"schema":"https://github.com/citation-style-language/schema/raw/master/csl-citation.json"} </w:instrText>
      </w:r>
      <w:r w:rsidR="008B442B">
        <w:fldChar w:fldCharType="separate"/>
      </w:r>
      <w:r w:rsidR="008B442B">
        <w:rPr>
          <w:noProof/>
        </w:rPr>
        <w:t>(Sun et al., 2023)</w:t>
      </w:r>
      <w:r w:rsidR="008B442B">
        <w:fldChar w:fldCharType="end"/>
      </w:r>
      <w:r w:rsidR="00AB1B25">
        <w:t xml:space="preserve">. Experimental research suggests that SCFA-metabolizers </w:t>
      </w:r>
      <w:r w:rsidR="0071417F">
        <w:t xml:space="preserve">help </w:t>
      </w:r>
      <w:r w:rsidR="00AB1B25">
        <w:t>modulat</w:t>
      </w:r>
      <w:r w:rsidR="0071417F">
        <w:t>e</w:t>
      </w:r>
      <w:r w:rsidR="00AB1B25">
        <w:t xml:space="preserve"> host immunity, as SCFAs can up or down-regulate inflammation </w:t>
      </w:r>
      <w:r w:rsidR="001F05DA">
        <w:t>in part by</w:t>
      </w:r>
      <w:r w:rsidR="00AB1B25">
        <w:t xml:space="preserve"> directly influenc</w:t>
      </w:r>
      <w:r w:rsidR="001F05DA">
        <w:t>ing</w:t>
      </w:r>
      <w:r w:rsidR="00AB1B25">
        <w:t xml:space="preserve"> intestinal macrophage activity</w:t>
      </w:r>
      <w:r w:rsidR="00A77235">
        <w:t xml:space="preserve"> </w:t>
      </w:r>
      <w:r w:rsidR="009C0E4E">
        <w:fldChar w:fldCharType="begin"/>
      </w:r>
      <w:r w:rsidR="00247F9D">
        <w:instrText xml:space="preserve"> ADDIN ZOTERO_ITEM CSL_CITATION {"citationID":"LmNvTKwH","properties":{"formattedCitation":"(Corr\\uc0\\u234{}a-Oliveira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9C0E4E">
        <w:fldChar w:fldCharType="separate"/>
      </w:r>
      <w:r w:rsidR="00247F9D" w:rsidRPr="00247F9D">
        <w:t xml:space="preserve">(Corrêa-Oliveira et al., 2016; Wang et </w:t>
      </w:r>
      <w:r w:rsidR="00247F9D" w:rsidRPr="00247F9D">
        <w:lastRenderedPageBreak/>
        <w:t>al., 2020)</w:t>
      </w:r>
      <w:r w:rsidR="009C0E4E">
        <w:fldChar w:fldCharType="end"/>
      </w:r>
      <w:r w:rsidR="00AB1B25">
        <w:t>.</w:t>
      </w:r>
      <w:r w:rsidR="009A23CA">
        <w:t xml:space="preserve"> These interactions play a key role in developing and maintaining host tolerance toward gut microbiome communities </w:t>
      </w:r>
      <w:r w:rsidR="001F05DA">
        <w:t>and</w:t>
      </w:r>
      <w:r w:rsidR="009A23CA">
        <w:t xml:space="preserve"> prevent</w:t>
      </w:r>
      <w:r w:rsidR="001F05DA">
        <w:t>ing</w:t>
      </w:r>
      <w:r w:rsidR="009A23CA">
        <w:t xml:space="preserve"> disorders caused by chronic</w:t>
      </w:r>
      <w:r w:rsidR="001F05DA">
        <w:t xml:space="preserve"> gut</w:t>
      </w:r>
      <w:r w:rsidR="009A23CA">
        <w:t xml:space="preserve"> inflammation</w:t>
      </w:r>
      <w:r w:rsidR="001F05DA">
        <w:t xml:space="preserve"> (e.g. IBS, </w:t>
      </w:r>
      <w:proofErr w:type="spellStart"/>
      <w:r w:rsidR="001F05DA">
        <w:t>Chrons</w:t>
      </w:r>
      <w:proofErr w:type="spellEnd"/>
      <w:r w:rsidR="00247F9D">
        <w:t xml:space="preserve"> disease</w:t>
      </w:r>
      <w:r w:rsidR="001F05DA">
        <w:t>, Coliti</w:t>
      </w:r>
      <w:r w:rsidR="00247F9D">
        <w:t>s)</w:t>
      </w:r>
      <w:r w:rsidR="00247F9D">
        <w:fldChar w:fldCharType="begin"/>
      </w:r>
      <w:r w:rsidR="008B442B">
        <w:instrText xml:space="preserve"> ADDIN ZOTERO_ITEM CSL_CITATION {"citationID":"4BcNrdlV","properties":{"formattedCitation":"(Chang et al., 2014; F. Zhang et al., 2022)","plainCitation":"(Chang et al., 2014; F. Zhang et al., 2022)","noteIndex":0},"citationItems":[{"id":2187,"uris":["http://zotero.org/users/13901503/items/FNC3TQSY"],"itemData":{"id":2187,"type":"article-journal","abstract":"Given the trillions of microbes that inhabit the mammalian intestines, the host immune system must constantly maintain a balance between tolerance to commensals and immunity against pathogens to avoid unnecessary immune responses against otherwise harmless bacteria. Misregulated responses can lead to inflammatory bowel diseases such as ulcerative colitis or Crohn's disease. The mechanisms by which the immune system maintains this critical balance remain largely undefined. Here, we demonstrate that the short-chain fatty acid n-butyrate, which is secreted in high amounts by commensal bacteria, can modulate the function of intestinal macrophages, the most abundant immune cell type in the lamina propria. Treatment of macrophages with n-butyrate led to the down-regulation of lipopolysaccharide-induced proinflammatory mediators, including nitric oxide, IL-6, and IL-12, but did not affect levels of TNF-α or MCP-1. These effects were independent of toll-like receptor signaling and activation of G-protein–coupled receptors, two pathways that could be affected by short-chain fatty acids. In this study, we provide several lines of evidence that suggest that these effects are due to the inhibition of histone deacetylases by n-butyrate. These findings elucidate a pathway in which the host may maintain tolerance to intestinal microbiota by rendering lamina propria macrophages hyporesponsive to commensal bacteria through the down-regulation of proinflammatory effectors.","container-title":"Proceedings of the National Academy of Sciences","DOI":"10.1073/pnas.1322269111","issue":"6","note":"publisher: Proceedings of the National Academy of Sciences","page":"2247-2252","source":"www-pnas-org.proxy.lib.umich.edu (Atypon)","title":"The microbial metabolite butyrate regulates intestinal macrophage function via histone deacetylase inhibition","volume":"111","author":[{"family":"Chang","given":"Pamela V."},{"family":"Hao","given":"Liming"},{"family":"Offermanns","given":"Stefan"},{"family":"Medzhitov","given":"Ruslan"}],"issued":{"date-parts":[["2014",2,11]]}}},{"id":2189,"uris":["http://zotero.org/users/13901503/items/WZLVS6S3"],"itemData":{"id":2189,"type":"article-journal","abstract":"Dietary fiber intake in humans is nowadays substantially decreased as compared to the communities of ancestral populations. Accompanying that, the incidences of inflammatory bowel disease (IBD), allergy, and other autoimmune diseases are steadily increasing over the past 60 years, especially in high-income countries, which is partly attributed to the changing dietary habit in modern societies. Chronic inflammation triggered by immune disorders is the central part of the pathophysiology of various non-communicable diseases. Dietary fiber intake is inexorably linked to the gut microbiome leading to the reduction of inflammation. This review explores how dietary fibers modulate the gut microbiota composition and function leading to the alteration of host physiology. High-fiber dietary regime has been consistently shown to increase the microbiome alpha diversity and short-chain fatty acids (SCFAs)-producing bacteria in the human gut. SCFAs are the main players in the interplay between diet, microbiota, and host health. In clinical settings, therapies with high fiber or SCFA supplementations are proposed for inflammatory diseases. However, due to greater variations in the dosage, type, and duration of dietary fiber intervention in different clinical trials, the effects remain controversial. Unraveling the mechanisms exerted by dietary fiber in synergy with the gut microbiome in human pathophysiology holds a promising prospect in guiding next-generation precision therapies.","container-title":"Medicine in Microecology","DOI":"10.1016/j.medmic.2022.100070","ISSN":"2590-0978","journalAbbreviation":"Medicine in Microecology","page":"100070","source":"ScienceDirect","title":"The gut microbiome: linking dietary fiber to inflammatory diseases","title-short":"The gut microbiome","volume":"14","author":[{"family":"Zhang","given":"Feng"},{"family":"Fan","given":"Dejun"},{"family":"Huang","given":"Jian-lin"},{"family":"Zuo","given":"Tao"}],"issued":{"date-parts":[["2022",12,1]]}}}],"schema":"https://github.com/citation-style-language/schema/raw/master/csl-citation.json"} </w:instrText>
      </w:r>
      <w:r w:rsidR="00247F9D">
        <w:fldChar w:fldCharType="separate"/>
      </w:r>
      <w:r w:rsidR="008B442B">
        <w:rPr>
          <w:noProof/>
        </w:rPr>
        <w:t>(Chang et al., 2014; F. Zhang et al., 2022)</w:t>
      </w:r>
      <w:r w:rsidR="00247F9D">
        <w:fldChar w:fldCharType="end"/>
      </w:r>
      <w:r w:rsidR="00247F9D">
        <w:t xml:space="preserve">. </w:t>
      </w:r>
      <w:r w:rsidR="00AB1B25">
        <w:t xml:space="preserve">Plotting the interaction effect between taxa abundances and temperature across different neopterin </w:t>
      </w:r>
      <w:r w:rsidR="009A23CA">
        <w:t>levels</w:t>
      </w:r>
      <w:r w:rsidR="00AB1B25">
        <w:t xml:space="preserve"> </w:t>
      </w:r>
      <w:r w:rsidR="009A23CA">
        <w:t>reveals t</w:t>
      </w:r>
      <w:r w:rsidR="00AB1B25">
        <w:t xml:space="preserve">hree main types </w:t>
      </w:r>
      <w:r w:rsidR="009A23CA">
        <w:t>of interactions</w:t>
      </w:r>
      <w:r w:rsidR="00AB1B25">
        <w:t xml:space="preserve">: </w:t>
      </w:r>
      <w:r w:rsidR="001F05DA">
        <w:t xml:space="preserve">negative amplifying, </w:t>
      </w:r>
      <w:r w:rsidR="00AB1B25">
        <w:t>positive amplifying effects, and reverse effects.</w:t>
      </w:r>
      <w:r w:rsidR="001F05DA">
        <w:t xml:space="preserve"> The negative amplifying effect</w:t>
      </w:r>
      <w:r w:rsidR="001F05DA" w:rsidRPr="009A23CA">
        <w:t xml:space="preserve"> </w:t>
      </w:r>
      <w:r w:rsidR="001F05DA">
        <w:t>suggests that a stronger negative relationship with temperature is</w:t>
      </w:r>
      <w:r w:rsidR="00752003">
        <w:t xml:space="preserve"> </w:t>
      </w:r>
      <w:r w:rsidR="001F05DA">
        <w:t>associated with higher levels of neopterin</w:t>
      </w:r>
      <w:r w:rsidR="009B2B4B">
        <w:t xml:space="preserve"> and </w:t>
      </w:r>
      <w:proofErr w:type="gramStart"/>
      <w:r w:rsidR="009B2B4B">
        <w:t>the majority of</w:t>
      </w:r>
      <w:proofErr w:type="gramEnd"/>
      <w:r w:rsidR="009B2B4B">
        <w:t xml:space="preserve"> taxa show this effect. Conversely, the positive amplifying effect suggests that a stronger positive relationship with temperature is also associated with higher neopterin. </w:t>
      </w:r>
      <w:r w:rsidR="009A23CA">
        <w:t xml:space="preserve">The reverse effect occurs when taxa can have either a positive or negative relationship with temperature—where negative relationships are associated with lower neopterin levels, while positive relationships are associated with higher neopterin levels. </w:t>
      </w:r>
      <w:r w:rsidR="009B2B4B">
        <w:t>T</w:t>
      </w:r>
      <w:r w:rsidR="009A23CA">
        <w:t>hese distinct interactions</w:t>
      </w:r>
      <w:r w:rsidR="00D94564">
        <w:t xml:space="preserve"> likely</w:t>
      </w:r>
      <w:r w:rsidR="009B2B4B">
        <w:t xml:space="preserve"> </w:t>
      </w:r>
      <w:r w:rsidR="009A23CA">
        <w:t>reflect different mechanisms within the gut-</w:t>
      </w:r>
      <w:r w:rsidR="00D94564">
        <w:t>immune</w:t>
      </w:r>
      <w:r w:rsidR="009A23CA">
        <w:t xml:space="preserve"> axis through which temperature influences microb</w:t>
      </w:r>
      <w:r w:rsidR="009B2B4B">
        <w:t>e</w:t>
      </w:r>
      <w:r w:rsidR="009A23CA">
        <w:t xml:space="preserve"> regulation of intestinal macrophage activity. </w:t>
      </w:r>
      <w:r w:rsidR="00AB1ADF">
        <w:tab/>
      </w:r>
    </w:p>
    <w:p w14:paraId="5709E2AE" w14:textId="4DA2023E" w:rsidR="0071417F" w:rsidRDefault="009B2B4B" w:rsidP="00E34C43">
      <w:pPr>
        <w:ind w:firstLine="720"/>
      </w:pPr>
      <w:r>
        <w:t xml:space="preserve">The negative amplifying effect may reflect the influence of temperature on microbial downregulation of host immunity because some of the taxa, including </w:t>
      </w:r>
      <w:proofErr w:type="spellStart"/>
      <w:r>
        <w:rPr>
          <w:rStyle w:val="Emphasis"/>
          <w:rFonts w:eastAsiaTheme="majorEastAsia"/>
        </w:rPr>
        <w:t>Peptostreptococcaceae</w:t>
      </w:r>
      <w:proofErr w:type="spellEnd"/>
      <w:r>
        <w:t xml:space="preserve"> and </w:t>
      </w:r>
      <w:proofErr w:type="spellStart"/>
      <w:r>
        <w:rPr>
          <w:rStyle w:val="Emphasis"/>
          <w:rFonts w:eastAsiaTheme="majorEastAsia"/>
        </w:rPr>
        <w:t>Coprobacillaceae</w:t>
      </w:r>
      <w:proofErr w:type="spellEnd"/>
      <w:r>
        <w:t>, are known butyrate producers</w:t>
      </w:r>
      <w:r w:rsidR="009C0E4E">
        <w:t xml:space="preserve"> </w:t>
      </w:r>
      <w:r w:rsidR="009C0E4E">
        <w:fldChar w:fldCharType="begin"/>
      </w:r>
      <w:r w:rsidR="009C0E4E">
        <w:instrText xml:space="preserve"> ADDIN ZOTERO_ITEM CSL_CITATION {"citationID":"wMwXt8qp","properties":{"formattedCitation":"(Appert et al., 2020; Ruiz-Saavedra et al., 2024)","plainCitation":"(Appert et al., 2020; Ruiz-Saavedra et al., 2024)","noteIndex":0},"citationItems":[{"id":2201,"uris":["http://zotero.org/users/13901503/items/EBRLRPDG"],"itemData":{"id":2201,"type":"article-journal","abstract":"The acquisition of the infant gut microbiota is key to establishing a host-microbiota symbiosis. Microbially produced metabolites tightly interact with the immune system, and the fermentation-derived short-chain fatty acid butyrate is considered an important mediator linked to chronic diseases later in life. The intestinal butyrate-forming bacterial population is taxonomically and functionally diverse and includes endospore formers with high transmission potential. Succession, and contribution of butyrate-producing taxa during infant gut microbiota development have been little investigated. We determined the abundance of major butyrate-forming groups and fermentation metabolites in faeces, isolated, cultivated and characterized the heat-resistant cell population, which included endospores, and compared butyrate formation efficiency of representative taxa in batch cultures. The endospore community contributed about 0.001% to total cells, and was mainly composed of the pioneer butyrate-producing Clostridium sensu stricto. We observed an increase in abundance of Faecalibacterium prausnitzii, butyrate-producing Lachnospiraceae and faecal butyrate levels with age that is likely explained by higher butyrate production capacity of contributing taxa compared with Clostridium sensu stricto. Our data suggest that a successional arrangement and an overall increase in abundance of butyrate forming populations occur during the first year of life, which is associated with an increase of intestinal butyrate formation capacity.","container-title":"Environmental Microbiology","DOI":"10.1111/1462-2920.15167","ISSN":"1462-2920","issue":"9","language":"en","license":"© 2020 Society for Applied Microbiology and John Wiley &amp; Sons Ltd","note":"_eprint: https://onlinelibrary.wiley.com/doi/pdf/10.1111/1462-2920.15167","page":"3909-3921","source":"Wiley Online Library","title":"Initial butyrate producers during infant gut microbiota development are endospore formers","volume":"22","author":[{"family":"Appert","given":"Olivia"},{"family":"Garcia","given":"Alejandro Ramirez"},{"family":"Frei","given":"Remo"},{"family":"Roduit","given":"Caroline"},{"family":"Constancias","given":"Florentin"},{"family":"Neuzil-Bunesova","given":"Vera"},{"family":"Ferstl","given":"Ruth"},{"family":"Zhang","given":"Jianbo"},{"family":"Akdis","given":"Cezmi"},{"family":"Lauener","given":"Roger"},{"family":"Lacroix","given":"Christophe"},{"family":"Schwab","given":"Clarissa"}],"issued":{"date-parts":[["2020"]]}}},{"id":2199,"uris":["http://zotero.org/users/13901503/items/VKXSWUCI"],"itemData":{"id":2199,"type":"article-journal","abstract":"Progressive intestinal mucosal damage occurs over years prior to colorectal cancer (CRC) development. The endoscopic screening of polyps and histopathological examination are used clinically to determine the risk and progression of mucosal lesions. We analyzed fecal microbiota compositions using 16S rRNA gene-based metataxonomic analyses and the levels of short-chain fatty acids (SCFAs) using gas chromatography in volunteers undergoing colonoscopy and histopathological analyses to determine the microbiota shifts occurring at the early stages of intestinal mucosa alterations. The results were compared between diagnosis groups (nonpathological controls and polyps), between samples from individuals with hyperplastic polyps or conventional adenomas, and between grades of dysplasia in conventional adenomas. Some microbial taxa from the Bacillota and Euryarchaeota phyla were the most affected when comparing the diagnosis and histopathological groups. Deeper microbiota alterations were found in the conventional adenomas than in the hyperplastic polyps. The Ruminococcus torques group was enriched in both the hyperplastic polyps and conventional adenomas, whereas the family Eggerthellaceae was enriched only in the hyperplastic polyps. The abundance of Prevotellaceae, Oscillospiraceae, Methanobacteriaceae, Streptococcaceae, Christensenellaceae, Erysipelotrichaceae, and Clostridiaceae shifted in conventional adenomas depending on the grade of dysplasia, without affecting the major SCFAs. Our results suggest a reorganization of microbial consortia involved in gut fermentative processes.","container-title":"Cancers","DOI":"10.3390/cancers16010104","ISSN":"2072-6694","issue":"1","language":"en","license":"http://creativecommons.org/licenses/by/3.0/","note":"number: 1\npublisher: Multidisciplinary Digital Publishing Institute","page":"104","source":"www-mdpi-com.proxy.lib.umich.edu","title":"Commensal Fecal Microbiota Profiles Associated with Initial Stages of Intestinal Mucosa Damage: A Pilot Study","title-short":"Commensal Fecal Microbiota Profiles Associated with Initial Stages of Intestinal Mucosa Damage","volume":"16","author":[{"family":"Ruiz-Saavedra","given":"Sergio"},{"family":"Arboleya","given":"Silvia"},{"family":"Nogacka","given":"Alicja M."},{"family":"González del Rey","given":"Carmen"},{"family":"Suárez","given":"Adolfo"},{"family":"Diaz","given":"Ylenia"},{"family":"Gueimonde","given":"Miguel"},{"family":"Salazar","given":"Nuria"},{"family":"González","given":"Sonia"},{"family":"Reyes-Gavilán","given":"Clara G.","non-dropping-particle":"de los"}],"issued":{"date-parts":[["2024",1]]}}}],"schema":"https://github.com/citation-style-language/schema/raw/master/csl-citation.json"} </w:instrText>
      </w:r>
      <w:r w:rsidR="009C0E4E">
        <w:fldChar w:fldCharType="separate"/>
      </w:r>
      <w:r w:rsidR="009C0E4E">
        <w:rPr>
          <w:noProof/>
        </w:rPr>
        <w:t>(Appert et al., 2020; Ruiz-Saavedra et al., 2024)</w:t>
      </w:r>
      <w:r w:rsidR="009C0E4E">
        <w:fldChar w:fldCharType="end"/>
      </w:r>
      <w:r>
        <w:t>—SCFAs that have been shown to inhibit interferon-gamma signaling and suppress intestinal macrophage activity</w:t>
      </w:r>
      <w:r w:rsidR="0071417F">
        <w:t xml:space="preserve"> </w:t>
      </w:r>
      <w:r w:rsidR="00E34C43">
        <w:fldChar w:fldCharType="begin"/>
      </w:r>
      <w:r w:rsidR="009C0E4E">
        <w:instrText xml:space="preserve"> ADDIN ZOTERO_ITEM CSL_CITATION {"citationID":"A0APydwX","properties":{"formattedCitation":"(Hamer et al., 2008; Klampfer et al., 2003)","plainCitation":"(Hamer et al., 2008; Klampfer et al., 2003)","noteIndex":0},"citationItems":[{"id":2212,"uris":["http://zotero.org/users/13901503/items/XTI2B4KN"],"itemData":{"id":2212,"type":"article-journal","abstract":"Background Butyrate, a short-chain fatty acid, is a main end-product of intestinal microbial fermentation of mainly dietary fibre. Butyrate is an important energy source for intestinal epithelial cells and plays a role in the maintenance of colonic homeostasis. Aim To provide an overview on the present knowledge of the bioactivity of butyrate, emphasizing effects and possible mechanisms of action in relation to human colonic function. Methods A PubMed search was performed to select relevant publications using the search terms: ‘butyrate, short-chain fatty acid, fibre, colon, inflammation, carcinogenesis, barrier, oxidative stress, permeability and satiety’. Results Butyrate exerts potent effects on a variety of colonic mucosal functions such as inhibition of inflammation and carcinogenesis, reinforcing various components of the colonic defence barrier and decreasing oxidative stress. In addition, butyrate may promote satiety. Two important mechanisms include the inhibition of nuclear factor kappa B activation and histone deacetylation. However, the observed effects of butyrate largely depend on concentrations and models used and human data are still limited. Conclusion Although most studies point towards beneficial effects of butyrate, more human in vivo studies are needed to contribute to our current understanding of butyrate-mediated effects on colonic function in health and disease.","container-title":"Alimentary Pharmacology &amp; Therapeutics","DOI":"10.1111/j.1365-2036.2007.03562.x","ISSN":"1365-2036","issue":"2","language":"en","note":"_eprint: https://onlinelibrary.wiley.com/doi/pdf/10.1111/j.1365-2036.2007.03562.x","page":"104-119","source":"Wiley Online Library","title":"Review article: the role of butyrate on colonic function","title-short":"Review article","volume":"27","author":[{"family":"Hamer","given":"H. M."},{"family":"Jonkers","given":"D."},{"family":"Venema","given":"K."},{"family":"Vanhoutvin","given":"S."},{"family":"Troost","given":"F. J."},{"family":"Brummer","given":"R.-J."}],"issued":{"date-parts":[["2008"]]}}},{"id":2208,"uris":["http://zotero.org/users/13901503/items/CGJLGGCV"],"itemData":{"id":2208,"type":"article-journal","abstract":"The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E34C43">
        <w:fldChar w:fldCharType="separate"/>
      </w:r>
      <w:r w:rsidR="009C0E4E">
        <w:rPr>
          <w:noProof/>
        </w:rPr>
        <w:t>(Hamer et al., 2008; Klampfer et al., 2003)</w:t>
      </w:r>
      <w:r w:rsidR="00E34C43">
        <w:fldChar w:fldCharType="end"/>
      </w:r>
      <w:r>
        <w:t>. Other taxa in this group, including</w:t>
      </w:r>
      <w:r w:rsidR="0053505C">
        <w:t xml:space="preserve"> </w:t>
      </w:r>
      <w:r w:rsidR="0053505C">
        <w:rPr>
          <w:rStyle w:val="Emphasis"/>
          <w:rFonts w:eastAsiaTheme="majorEastAsia"/>
        </w:rPr>
        <w:t>Parabacteroides</w:t>
      </w:r>
      <w:r w:rsidR="0053505C">
        <w:t xml:space="preserve">, </w:t>
      </w:r>
      <w:proofErr w:type="spellStart"/>
      <w:r w:rsidR="0053505C">
        <w:rPr>
          <w:rStyle w:val="Emphasis"/>
          <w:rFonts w:eastAsiaTheme="majorEastAsia"/>
        </w:rPr>
        <w:t>Tannerellaceae</w:t>
      </w:r>
      <w:proofErr w:type="spellEnd"/>
      <w:r w:rsidR="0053505C">
        <w:t xml:space="preserve">, and </w:t>
      </w:r>
      <w:proofErr w:type="spellStart"/>
      <w:r w:rsidR="0053505C">
        <w:rPr>
          <w:rStyle w:val="Emphasis"/>
          <w:rFonts w:eastAsiaTheme="majorEastAsia"/>
        </w:rPr>
        <w:t>Alistipes</w:t>
      </w:r>
      <w:proofErr w:type="spellEnd"/>
      <w:r w:rsidR="0053505C">
        <w:t xml:space="preserve"> have </w:t>
      </w:r>
      <w:r w:rsidR="00D94564">
        <w:t>also</w:t>
      </w:r>
      <w:r w:rsidR="0053505C">
        <w:t xml:space="preserve"> been associated with anti-inflammatory </w:t>
      </w:r>
      <w:r>
        <w:t>effects</w:t>
      </w:r>
      <w:r w:rsidR="0071417F">
        <w:t xml:space="preserve"> </w:t>
      </w:r>
      <w:r w:rsidR="009C0E4E">
        <w:fldChar w:fldCharType="begin"/>
      </w:r>
      <w:r w:rsidR="009C0E4E">
        <w:instrText xml:space="preserve"> ADDIN ZOTERO_ITEM CSL_CITATION {"citationID":"3FaEJlfC","properties":{"formattedCitation":"(Kverka et al., 2011; Parker et al., 2020)","plainCitation":"(Kverka et al., 2011; Parker et al., 2020)","noteIndex":0},"citationItems":[{"id":2195,"uris":["http://zotero.org/users/13901503/items/NPNWYRDU"],"itemData":{"id":2195,"type":"article-journal","abstract":"Commensal bacteria have been shown to modulate the host mucosal immune system. Here, we report that oral treatment of BALB/c mice with components from the commensal, Parabacteroides distasonis, significantly reduces the severity of intestinal inflammation in murine models of acute and chronic colitis induced by dextran sulphate sodium (DSS). The membranous fraction of P. distasonis (mPd) prevented DSS-induced increases in several proinflammatory cytokines, increased mPd-specific serum antibodies and stabilized the intestinal microbial ecology. The anti-colitic effect of oral mPd was not observed in severe combined immunodeficient mice and probably involved induction of specific antibody responses and stabilization of the intestinal microbiota. Our results suggest that specific bacterial components derived from the commensal bacterium, P. distasonis, may be useful in the development of new therapeutic strategies for chronic inflammatory disorders such as inflammatory bowel disease.","container-title":"Clinical and Experimental Immunology","DOI":"10.1111/j.1365-2249.2010.04286.x","ISSN":"0009-9104","issue":"2","journalAbbreviation":"Clinical and Experimental Immunology","page":"250-259","source":"Silverchair","title":"Oral administration of Parabacteroides distasonis antigens attenuates experimental murine colitis through modulation of immunity and microbiota composition","volume":"163","author":[{"family":"Kverka","given":"M"},{"family":"Zakostelska","given":"Z"},{"family":"Klimesova","given":"K"},{"family":"Sokol","given":"D"},{"family":"Hudcovic","given":"T"},{"family":"Hrncir","given":"T"},{"family":"Rossmann","given":"P"},{"family":"Mrazek","given":"J"},{"family":"Kopecny","given":"J"},{"family":"Verdu","given":"E F"},{"family":"Tlaskalova-Hogenova","given":"H"}],"issued":{"date-parts":[["2011",2,1]]}}},{"id":2197,"uris":["http://zotero.org/users/13901503/items/QJXBZMS7"],"itemData":{"id":2197,"type":"article-journal","abstract":"&lt;p&gt;&lt;italic&gt;Alistipes&lt;/italic&gt;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9C0E4E">
        <w:fldChar w:fldCharType="separate"/>
      </w:r>
      <w:r w:rsidR="009C0E4E">
        <w:rPr>
          <w:noProof/>
        </w:rPr>
        <w:t>(Kverka et al., 2011; Parker et al., 2020)</w:t>
      </w:r>
      <w:r w:rsidR="009C0E4E">
        <w:fldChar w:fldCharType="end"/>
      </w:r>
      <w:r w:rsidR="0053505C">
        <w:t>.</w:t>
      </w:r>
      <w:r w:rsidR="00EB3528">
        <w:t xml:space="preserve"> </w:t>
      </w:r>
      <w:r w:rsidR="00AB1ADF">
        <w:t xml:space="preserve">Since the </w:t>
      </w:r>
      <w:r w:rsidR="0053505C">
        <w:t xml:space="preserve">strongest negative relationship between </w:t>
      </w:r>
      <w:r>
        <w:t>abundance</w:t>
      </w:r>
      <w:r w:rsidR="0053505C">
        <w:t xml:space="preserve"> and temperature is associated with high neopterin</w:t>
      </w:r>
      <w:r w:rsidR="00AB1ADF">
        <w:t>,</w:t>
      </w:r>
      <w:r w:rsidR="0053505C">
        <w:t xml:space="preserve"> reduced abundances </w:t>
      </w:r>
      <w:r>
        <w:t xml:space="preserve">of these taxa </w:t>
      </w:r>
      <w:r w:rsidR="0074219F">
        <w:t xml:space="preserve">at high temperatures </w:t>
      </w:r>
      <w:r w:rsidR="00AB1ADF">
        <w:t>may</w:t>
      </w:r>
      <w:r w:rsidR="0053505C">
        <w:t xml:space="preserve"> </w:t>
      </w:r>
      <w:r>
        <w:t>result in</w:t>
      </w:r>
      <w:r w:rsidR="0053505C">
        <w:t xml:space="preserve"> increased</w:t>
      </w:r>
      <w:r>
        <w:t xml:space="preserve"> intestinal</w:t>
      </w:r>
      <w:r w:rsidR="0053505C">
        <w:t xml:space="preserve"> </w:t>
      </w:r>
      <w:r>
        <w:t>macrophage</w:t>
      </w:r>
      <w:r w:rsidR="0053505C">
        <w:t xml:space="preserve"> activity, as fewer microbes are available to downregulate immune function</w:t>
      </w:r>
      <w:r w:rsidR="00AB1ADF">
        <w:t xml:space="preserve">. </w:t>
      </w:r>
      <w:r w:rsidR="00EB3528">
        <w:t>Conversely, the positive amplifying and reverse effect</w:t>
      </w:r>
      <w:r w:rsidR="00645E66">
        <w:t>s</w:t>
      </w:r>
      <w:r w:rsidR="00EB3528">
        <w:t xml:space="preserve"> may reflect the influence of temperature on microbial upregulation of host immunity</w:t>
      </w:r>
      <w:r w:rsidR="00645E66">
        <w:t xml:space="preserve"> because some of the taxa, like </w:t>
      </w:r>
      <w:proofErr w:type="spellStart"/>
      <w:r w:rsidR="00645E66" w:rsidRPr="00EB3528">
        <w:rPr>
          <w:i/>
          <w:iCs/>
        </w:rPr>
        <w:t>Phascolarctobacterium</w:t>
      </w:r>
      <w:proofErr w:type="spellEnd"/>
      <w:r w:rsidR="00645E66">
        <w:t>, are associated with pro-inflammatory mechani</w:t>
      </w:r>
      <w:r w:rsidR="00645E66" w:rsidRPr="008B442B">
        <w:t>sms</w:t>
      </w:r>
      <w:r w:rsidR="0071417F">
        <w:t xml:space="preserve"> </w:t>
      </w:r>
      <w:r w:rsidR="008B442B">
        <w:fldChar w:fldCharType="begin"/>
      </w:r>
      <w:r w:rsidR="008B442B">
        <w:instrText xml:space="preserve"> ADDIN ZOTERO_ITEM CSL_CITATION {"citationID":"khV4kaug","properties":{"formattedCitation":"(Wei et al., 2023; Wu et al., 2017)","plainCitation":"(Wei et al., 2023; Wu et al., 2017)","noteIndex":0},"citationItems":[{"id":2169,"uris":["http://zotero.org/users/13901503/items/CD7WWTUI"],"itemData":{"id":2169,"type":"article-journal","abstract":"Succinate is a circulating metabolite, and the relationship between abnormal changes in the physiological concentration of succinate and inflammatory diseases caused by the overreaction of certain immune cells has become a research focus. Recent investigations have shown that succinate produced by the gut microbiota has the potential to regulate host homeostasis and treat diseases such as inflammation. Gut microbes are important for maintaining intestinal homeostasis. Microbial metabolites serve as nutrients in energy metabolism, and act as signal molecules that stimulate host cell and organ function and affect the structural balance between symbiotic gut microorganisms. This review focuses on succinate as a metabolite of both host cells and gut microbes and its involvement in regulating the gut – immune tissue axis by activating intestinal mucosal cells, including macrophages, dendritic cells, and intestinal epithelial cells. We also examined its role as the mediator of microbiota – host crosstalk and its potential function in regulating intestinal microbiota homeostasis. This review explores feasible ways to moderate succinate levels and provides new insights into succinate as a potential target for microbial therapeutics for humans.","container-title":"Gut Microbes","DOI":"10.1080/19490976.2023.2190300","ISSN":"1949-0976","issue":"1","note":"publisher: Taylor &amp; Francis\n_eprint: https://doi.org/10.1080/19490976.2023.2190300\nPMID: 36946592","page":"2190300","source":"Taylor and Francis+NEJM","title":"Succinate metabolism and its regulation of host-microbe interactions","volume":"15","author":[{"family":"Wei","given":"Yi-han"},{"family":"","given":"Ma ,Xi"},{"family":"","given":"Zhao ,Jiang-chao"},{"family":"","given":"Wang ,Xiu-qi"},{"family":"Gao","given":"Chun-qi","non-dropping-particle":"and"}],"issued":{"date-parts":[["2023",12,31]]}}},{"id":2168,"uris":["http://zotero.org/users/13901503/items/8KEM2KE5"],"itemData":{"id":2168,"type":"article-journal","abstract":"Phascolarctobacterium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rsidR="008B442B">
        <w:fldChar w:fldCharType="separate"/>
      </w:r>
      <w:r w:rsidR="008B442B">
        <w:rPr>
          <w:noProof/>
        </w:rPr>
        <w:t>(Wei et al., 2023; Wu et al., 2017)</w:t>
      </w:r>
      <w:r w:rsidR="008B442B">
        <w:fldChar w:fldCharType="end"/>
      </w:r>
      <w:r w:rsidR="00645E66">
        <w:t>. Similarly, s</w:t>
      </w:r>
      <w:r w:rsidR="00EB3528">
        <w:t>everal of these taxa</w:t>
      </w:r>
      <w:r w:rsidR="00645E66">
        <w:t>,</w:t>
      </w:r>
      <w:r w:rsidR="00EB3528">
        <w:t xml:space="preserve"> </w:t>
      </w:r>
      <w:r w:rsidR="00645E66">
        <w:t xml:space="preserve">such as </w:t>
      </w:r>
      <w:proofErr w:type="spellStart"/>
      <w:r w:rsidR="00645E66" w:rsidRPr="00EB3528">
        <w:rPr>
          <w:i/>
          <w:iCs/>
        </w:rPr>
        <w:t>Erysipelotrichaceae</w:t>
      </w:r>
      <w:proofErr w:type="spellEnd"/>
      <w:r w:rsidR="00645E66" w:rsidRPr="00EB3528">
        <w:rPr>
          <w:i/>
          <w:iCs/>
        </w:rPr>
        <w:t xml:space="preserve">, Eubacterium </w:t>
      </w:r>
      <w:r w:rsidR="00645E66" w:rsidRPr="00645E66">
        <w:t>and</w:t>
      </w:r>
      <w:r w:rsidR="00645E66" w:rsidRPr="00EB3528">
        <w:rPr>
          <w:i/>
          <w:iCs/>
        </w:rPr>
        <w:t xml:space="preserve"> </w:t>
      </w:r>
      <w:proofErr w:type="spellStart"/>
      <w:r w:rsidR="00645E66" w:rsidRPr="00EB3528">
        <w:rPr>
          <w:i/>
          <w:iCs/>
        </w:rPr>
        <w:t>Acidaminococcaceae</w:t>
      </w:r>
      <w:proofErr w:type="spellEnd"/>
      <w:r w:rsidR="00645E66">
        <w:rPr>
          <w:i/>
          <w:iCs/>
        </w:rPr>
        <w:t>,</w:t>
      </w:r>
      <w:r w:rsidR="00645E66">
        <w:t xml:space="preserve"> </w:t>
      </w:r>
      <w:r w:rsidR="00EB3528">
        <w:t>are known SCFA metabolizers</w:t>
      </w:r>
      <w:r w:rsidR="008B442B">
        <w:t xml:space="preserve"> </w:t>
      </w:r>
      <w:r w:rsidR="008B442B">
        <w:fldChar w:fldCharType="begin"/>
      </w:r>
      <w:r w:rsidR="008B442B">
        <w:instrText xml:space="preserve"> ADDIN ZOTERO_ITEM CSL_CITATION {"citationID":"rLhKU4Uu","properties":{"formattedCitation":"(Kaakoush, 2015; Mukherjee et al., 2020; Zhao et al., 2023)","plainCitation":"(Kaakoush, 2015; Mukherjee et al., 2020; Zhao et al., 2023)","noteIndex":0},"citationItems":[{"id":2162,"uris":["http://zotero.org/users/13901503/items/64AAB8B5"],"itemData":{"id":2162,"type":"article-journal","abstract":"Understanding the human gut microbiota has garnered interest from researchers and clinicians to pharmaceutical companies looking at novel mechanisms to manipulate the microbiota for the benefit of the host. Studies on the gut microbiota can be loosely characterized into three areas that include investigating the microbiota’s role in the physiology of the healthy gut, in the establishment of gastrointestinal disease, and in extra-intestinal manifestations. With deep sequencing technologies now in routine use in the research environment, novel members of the gut microbiota are coming to light, and our understanding of this complex ecosystem and its relationship to the host is slowly improving.Importance of Erysipelotrichaceae in humansReports documenting a potential role for the bacterial family Erysipelotrichaceae, which belongs to the Firmicutes phylum, in host physiology and/or disease are on the rise. However, more often than not, these organisms are mentioned in passing, despite the fact that members of this bacterial family appear to be highly immunogenic and can potentially flourish post-treatment with broad spectrum antibiotics (Dinh et al., 2015; Palm et al., 2014; Zhao et al., 2013). For example, Palm and colleagues who developed a method to sort and sequence members of the intestinal microbiota based on coating with immunoglobulin A (IgA), termed IgA-SEQ, found one member of the Erysipelotrichaceae to be highly coated by IgA relative to other members of the gut microbiota (Palm et al., 2014). More recently, Ding and colleagues observed that the relative abundance of Erysipelotrichi positively correlated with tumor necrosis factor alpha (TNF) levels in a study investigating patients who had chronic HIV infection and were receiving suppressive antiretroviral therapy and HIV-uninfected controls (Dinh et al., 2015). Further, Zhao and colleagues found an increase in the levels of Erysipelotrichaceae incertae sedis in mice treated with high doses of gentamicin (Zhao et al., 2013).Erysipelotrichaceae and inflammation-related gastrointestinal diseasesThe importance of Erysipelotrichaceae in inflammation-related disorders of the gastrointestinal tract is highlighted by the fact that they have been found to be enriched in colorectal cancer. For example, their abundance levels were found to be increased in the lumen of colorectal cancer patients as compared to healthy controls (Chen et al., 2012), and to be significantly higher in the tumor group of an animal model of 1, 2-dimethylhydrazine-induced colon cancer (Zhu et al., 2014).Changes in the levels of Erysipelotrichaceae in patients with inflammatory bowel diseases (IBD) or animal models of IBD have also been observed; however, the evidence does not appear to be consistent (Craven et al., 2012; Schaubeck et al., 2015; Dey et al., 2013; Gevers et al., 2014; Labb&amp;#233; et al., 2014; Palm et al., 2014). Craven and colleagues identified ileitis-associated shifts towards Erysipelotrichaceae in C57BL6 mice infected with Toxoplasma gondii or Giardia muris (Craven et al., 2012), while Schaubeck and colleagues observed significant increases in the abundance of Erysipelotrichaceae in mice that develop a TNF-driven Crohn’s disease (CD)-like transmural inflammation (Schaubeck et al., 2015). These findings are of interest, given the association between Erysipelotrichaceae and TNF levels (Dinh et al., 2015). In contrast, Dey and colleagues found that patients who experienced recurrence of CD had significantly lower levels of Erysipelotrichaceae (Dey et al., 2013), and similarly, Gevers and colleagues found a decreased abundance of Erysipelotrichales in patients within new-onset CD (Gevers et al., 2014). These findings are supported by a study by Labbe and colleagues who analyzed publicly available metagenomic datasets of IBD patients and controls for bile metabolizing genes, and found that the abundance of bile salt hydrolase genes originating from Firmicutes taxa including Erysipelotrichaceae was significantly reduced in IBD as compared to healthy controls (Labb&amp;#233; et al., 2014).These results would suggest inter-host variation, with inflammatory mouse models having higher levels of Erysipelotrichaceae, and patients with IBD having lower levels. Two possible explanations for this include the inherent differences in the gut microbiota of mice and humans and/or differences in their innate immune responses upon sensing bacterial ligands (Nguyen et al., 2015; Zschaler et al., 2014). However, Palm and colleagues did not observe a significant difference in the abundance levels of a specific immunogenic Erysipelotrichaceae species between IBD patients and controls (Palm et al., 2014). Nonetheless, when the authors infected germ-free mice with a consortium of bacteria that were classified as highly coated by IgA (containing Erysipelotrichaceae spp.), these mice developed a more severe colitis upon treatment with dextran sodium sulfate than mice colonized by an IgA-negative consortium of bacteria (Palm et al., 2014). Thus, the inconsistencies in the results related to IBD could potentially be attributed to a lack of proper characterization of taxa belonging to the Erysipelotrichaceae family. For example, species within Erysipelotrichaceae may have diverse immunogenicity profiles or respond differently to inflammation within the gut.Erysipelotrichaceae and metabolic disordersPerhaps the strongest evidence for a role for Erysipelotrichaceae in human disease comes from studies related to metabolic disorders. Early work on this topic showed a bloom of species belonging to Erysipelotrichaceae (classified as Mollicutes at the time of that study) in diet-induced obese animals (Turnbaugh et al., 2008). In addition, higher levels of Erysipelotrichaceae in obese individuals (Zhang et al., 2009), and a drop of approximately 2.5-fold in the abundance of Erysipelotrichaceae taxa in a hamster model of hypercholesterolemia treated with an extract to improve cholesterol homeostasis (Mart&amp;#237;nez et al., 2009) have been observed. Subsequent studies have confirmed the association between this bacterial family and lipidemic profiles within the host. For example, Zhang and colleagues identified four different lineages within Erysipelotrichaceae to respond differently to diet or host health phenotypes (Zhang et al., 2010), while Fleissner and colleagues observed an increase of Erysipelotrichaceae in mice on high-fat or western diet (Fleissner et al., 2010). Further, Spencer and colleagues showed that the abundance of Erysipelotrichi were positively associated with changes in liver fat in female subjects who were placed on diets in which choline levels were manipulated (Spencer et al., 2011).More recently, in an important study examining the microbiota of hamsters whose cholesterol metabolism was modulated using dietary plant sterol esters, Martinez and colleagues provided strong evidence for a correlation between the levels of Erysipelotrichaceae and host cholesterol metabolites (Mart&amp;#237;nez et al., 2013). In addition to this, Etxeberria and colleagues observed that supplementation of the flavonol quercetin inhibited the growth of Erysipelotrichaceae (Etxeberria et al., 2015), which is particularly interesting given that flavonoids have been suggested to assist in weight loss (Hurt and Wilson, 2012).Nutrition studies provide further insights into the role of Erysipelotrichaceae in the gutNutrition studies further support the influence of dietary fat on the abundance of Erysipelotrichaceae. Harris and colleagues identified an accumulation of a specific taxon within Erysipelotrichaceae in mice with liver injury associated with parenteral nutrition, and observed a marked reduction in liver injury also corresponding to a decrease in the abundance of the same Erysipelotrichaceae taxon following antibiotic treatment (Harris et al., 2014). The authors determined that the fluctuations in abundance of Erysipelotrichaceae corresponded to the soy oil based-lipid emulsion from the parenteral nutrition solution (Harris et al., 2014). In support of these findings, our group has recently observed a decrease in the abundance of Erysipelotrichaceae in CD patients undergoing low-fat [~13.5 g / 1000 KCal (Nahidi et al., 2013)] exclusive enteral nutrition (EEN) therapy (Kaakoush et al., 2015). This is of interest when taken together with the findings of Li and colleagues who showed that EEN therapy was associated with a significant decrease in visceral fat area in patients with CD (Li et al., 2014). Indeed, Gassull and colleagues have concluded that the type of dietary fat may be important for the efficacy of enteral nutrition in CD (Gassull et al., 2002). Given this, it is no surprise that IBD patients often exhibit differences in their levels of cholesterol as compared to healthy subjects (Agouridis et al., 2011), and infliximab maintenance therapy targeting TNF in CD patients, leads to an increase in cholesterol levels and a significant increase in abdominal fat tissue (Parmentier-Decrucq et al., 2009). With all the above evidence in mind, the fluctuations in Erysipelotrichaceae levels in IBD patients are likely to be associated with patient lipid or cholesterol phenotypes and/or patient diet, but may still have a significant impact on disease presentation and/or activity (Figure 1).ConclusionsTaken together, there is strong evidence supporting an association between Erysipelotrichaceae and host lipid metabolism, warranting additional investigation into the metabolic profiles of these organisms, and the influence they have on the host. Partial loss of fatty acid biosynthesis has been reported in the genomes of some members of Erysipelotrichaceae (e.g. Erysipelothrix rhusiopathiae) (Kwok et al., 2014); thus, it would be of interest to determine if these metabolic characteristics have any impact on its role within the host. Further, the finding that specific taxa within Erysipelotrichaceae may be correlated to inflammation (Dinh et al., 2015), while others are highly immunogenic (Palm et al., 2014) adds weight to the importance of properly characterizing this bacterial family, and may eventually provide promising microbial targets to combat metabolic disorders. It is worth noting, however, that current evidence associating this bacterial family with disease is correlative, and studies examining the direct impact that changes in the abundance of Erysipelotrichaceae have on the host are required.","container-title":"Frontiers in Cellular and Infection Microbiology","DOI":"10.3389/fcimb.2015.00084","ISSN":"2235-2988","journalAbbreviation":"Front. Cell. Infect. Microbiol.","language":"English","note":"publisher: Frontiers","source":"Frontiers","title":"Insights into the Role of Erysipelotrichaceae in the Human Host","URL":"https://www.frontiersin.org/journals/cellular-and-infection-microbiology/articles/10.3389/fcimb.2015.00084/full","volume":"5","author":[{"family":"Kaakoush","given":"Nadeem O."}],"accessed":{"date-parts":[["2025",3,31]]},"issued":{"date-parts":[["2015",11,20]]}}},{"id":2155,"uris":["http://zotero.org/users/13901503/items/KPEQBLL9"],"itemData":{"id":2155,"type":"article-journal","abstract":"Over the last two decades our understanding of the gut microbiota and its contribution to health and disease has been transformed. Among a new ‘generation’ of potentially beneficial microbes to have been recognized are members of the genus Eubacterium, who form a part of the core human gut microbiome. The genus consists of phylogenetically, and quite frequently phenotypically, diverse species, making Eubacterium a taxonomically unique and challenging genus. Several members of the genus produce butyrate, which plays a critical role in energy homeostasis, colonic motility, immunomodulation and suppression of inflammation in the gut. Eubacterium spp. also carry out bile acid and cholesterol transformations in the gut, thereby contributing to their homeostasis. Gut dysbiosis and a consequently modified representation of Eubacterium spp. in the gut, have been linked with various human disease states. This review provides an overview of Eubacterium species from a phylogenetic perspective, describes how they alter with diet and age and summarizes its association with the human gut and various health conditions.","container-title":"Gut Microbes","DOI":"10.1080/19490976.2020.1802866","ISSN":"1949-0976","issue":"1","note":"publisher: Taylor &amp; Francis\n_eprint: https://doi.org/10.1080/19490976.2020.1802866\nPMID: 32835590","page":"1802866","source":"Taylor and Francis+NEJM","title":"Gut microbes from the phylogenetically diverse genus Eubacterium and their various contributions to gut health","volume":"12","author":[{"family":"Mukherjee","given":"Arghya"},{"family":"","given":"Lordan ,Cathy"},{"family":"","given":"Ross ,R. Paul"},{"family":"Cotter","given":"Paul D.","non-dropping-particle":"and"}],"issued":{"date-parts":[["2020",11,9]]}}},{"id":2176,"uris":["http://zotero.org/users/13901503/items/54376A46"],"itemData":{"id":2176,"type":"article-journal","abstract":"Hypoxia-inducible factor-prolyl hydroxylase inhibitors (HIF-PHIs) have improved the treatment of renal anemia, especially in patients resistant to erythropoiesis-stimulating agents (ESAs). HIF facilitates maintain gut microbiota homeostasis, which plays an important role in inflammation and iron metabolism, which are in turn key factors affecting ESA resistance. The current study aimed to investigate the effects of roxadustat on inflammation and iron metabolism and on the gut microbiota in patients with ESA resistance.","container-title":"European Journal of Medical Research","DOI":"10.1186/s40001-023-01179-3","ISSN":"2047-783X","issue":"1","journalAbbreviation":"European Journal of Medical Research","page":"230","source":"BioMed Central","title":"Roxadustat alleviates the inflammatory status in patients receiving maintenance hemodialysis with erythropoiesis-stimulating agent resistance by increasing the short-chain fatty acids producing gut bacteria","volume":"28","author":[{"family":"Zhao","given":"Xiu-Nan"},{"family":"Liu","given":"Shu-Xin"},{"family":"Wang","given":"Zhen-Zhen"},{"family":"Zhang","given":"Shuang"},{"family":"You","given":"Lian-Lian"}],"issued":{"date-parts":[["2023",7,10]]}}}],"schema":"https://github.com/citation-style-language/schema/raw/master/csl-citation.json"} </w:instrText>
      </w:r>
      <w:r w:rsidR="008B442B">
        <w:fldChar w:fldCharType="separate"/>
      </w:r>
      <w:r w:rsidR="008B442B">
        <w:rPr>
          <w:noProof/>
        </w:rPr>
        <w:t>(Kaakoush, 2015; Mukherjee et al., 2020; Zhao et al., 2023)</w:t>
      </w:r>
      <w:r w:rsidR="008B442B">
        <w:fldChar w:fldCharType="end"/>
      </w:r>
      <w:r w:rsidR="00645E66">
        <w:t xml:space="preserve">, </w:t>
      </w:r>
      <w:r w:rsidR="00EB3528">
        <w:t>and SCFA</w:t>
      </w:r>
      <w:r w:rsidR="00AB1ADF">
        <w:t>’s</w:t>
      </w:r>
      <w:r w:rsidR="00EB3528">
        <w:t xml:space="preserve"> have also been shown to upregulate intestinal macrophage activity</w:t>
      </w:r>
      <w:r w:rsidR="00645E66">
        <w:t xml:space="preserve"> under certain condit</w:t>
      </w:r>
      <w:r w:rsidR="00645E66" w:rsidRPr="00247F9D">
        <w:t>ions</w:t>
      </w:r>
      <w:r w:rsidR="0071417F">
        <w:t xml:space="preserve"> </w:t>
      </w:r>
      <w:r w:rsidR="00247F9D">
        <w:fldChar w:fldCharType="begin"/>
      </w:r>
      <w:r w:rsidR="00247F9D">
        <w:instrText xml:space="preserve"> ADDIN ZOTERO_ITEM CSL_CITATION {"citationID":"3HodSZC2","properties":{"formattedCitation":"(Bail\\uc0\\u243{}n et al., 2010; Corr\\uc0\\u234{}a-Oliveira et al., 2016)","plainCitation":"(Bailón et al., 2010; Corrêa-Oliveira et al., 2016)","noteIndex":0},"citationItems":[{"id":2243,"uris":["http://zotero.org/users/13901503/items/VET2RUUT"],"itemData":{"id":2243,"type":"article-journal","abstract":"Survival and proliferation signals are two processes closely interrelated and finely controlled in most cell types, whose deregulation may lead to carcinogenesis. In the last decade, different studies have suggested that both cellular functions are also intimately associated with other cellular activities such as differentiation and cellular activation, especially in immune cells. The aim of this study was to evaluate the effects of the short-chain fatty acid (SCFA) butyrate on the proliferation and activation state of different cell types involved in inflammatory bowel disease. We focused on intestinal epithelial cells, macrophages and T-lymphocytes, using both primary non-transformed cultures and established cell lines. The results showed that low concentrations of butyrate inhibited the proliferation of all the immune cell types tested in this work, whereas it only induced apoptosis in activated T-lymphocytes, non-differentiated epithelial cells and macrophage cell lines, but not in differentiated epithelial cells or primary macrophages. Butyrate apoptosis induction was mediated by caspase-3/7 activation. This SCFA was only able to modify cell activation, measured as expression of inflammatory cytokines, in those cell types in which apoptosis was induced. In conclusion, our results suggest a cell type-specificity of the immune-modulatory effects of butyrate based on the proliferation/activation characteristic physiology of these processes in different cells types.","container-title":"Immunobiology","DOI":"10.1016/j.imbio.2010.01.001","ISSN":"0171-2985","issue":"11","journalAbbreviation":"Immunobiology","page":"863-873","source":"ScienceDirect","title":"Butyrate &lt;i&gt;in vitro&lt;/i&gt; immune-modulatory effects might be mediated through a proliferation-related induction of apoptosis","volume":"215","author":[{"family":"Bailón","given":"Elvira"},{"family":"Cueto-Sola","given":"Margarita"},{"family":"Utrilla","given":"Pilar"},{"family":"Rodríguez-Cabezas","given":"María Elena"},{"family":"Garrido-Mesa","given":"Natividad"},{"family":"Zarzuelo","given":"Antonio"},{"family":"Xaus","given":"Jordi"},{"family":"Gálvez","given":"Julio"},{"family":"Comalada","given":"Mònica"}],"issued":{"date-parts":[["2010",11,1]]}}},{"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R"}],"issued":{"date-parts":[["2016"]]}}}],"schema":"https://github.com/citation-style-language/schema/raw/master/csl-citation.json"} </w:instrText>
      </w:r>
      <w:r w:rsidR="00247F9D">
        <w:fldChar w:fldCharType="separate"/>
      </w:r>
      <w:r w:rsidR="00247F9D" w:rsidRPr="00247F9D">
        <w:t>(Bailón et al., 2010; Corrêa-Oliveira et al., 2016)</w:t>
      </w:r>
      <w:r w:rsidR="00247F9D">
        <w:fldChar w:fldCharType="end"/>
      </w:r>
      <w:r w:rsidR="00645E66">
        <w:t xml:space="preserve">. </w:t>
      </w:r>
      <w:r w:rsidR="0074219F">
        <w:t xml:space="preserve">Since the strongest positive relationship between </w:t>
      </w:r>
      <w:r w:rsidR="00645E66">
        <w:t>abundance and</w:t>
      </w:r>
      <w:r w:rsidR="0074219F">
        <w:t xml:space="preserve"> temperature is associated with high neopterin, increased abundances</w:t>
      </w:r>
      <w:r w:rsidR="00645E66">
        <w:t xml:space="preserve"> of these taxa</w:t>
      </w:r>
      <w:r w:rsidR="0074219F">
        <w:t xml:space="preserve"> at high temperatures could </w:t>
      </w:r>
      <w:r w:rsidR="00645E66">
        <w:t>cause</w:t>
      </w:r>
      <w:r w:rsidR="0074219F">
        <w:t xml:space="preserve"> increased </w:t>
      </w:r>
      <w:r w:rsidR="00645E66">
        <w:t>macrophage</w:t>
      </w:r>
      <w:r w:rsidR="0074219F">
        <w:t xml:space="preserve"> activity</w:t>
      </w:r>
      <w:r w:rsidR="00AB1ADF">
        <w:t xml:space="preserve"> </w:t>
      </w:r>
      <w:r w:rsidR="0074219F">
        <w:t xml:space="preserve">because more microbes are available to upregulate immune function. </w:t>
      </w:r>
      <w:r w:rsidR="00AB1ADF">
        <w:t xml:space="preserve">For </w:t>
      </w:r>
      <w:proofErr w:type="gramStart"/>
      <w:r w:rsidR="00AB1ADF">
        <w:t xml:space="preserve">all </w:t>
      </w:r>
      <w:r w:rsidR="00645E66">
        <w:t>of</w:t>
      </w:r>
      <w:proofErr w:type="gramEnd"/>
      <w:r w:rsidR="00645E66">
        <w:t xml:space="preserve"> these </w:t>
      </w:r>
      <w:r w:rsidR="00AB1ADF">
        <w:t xml:space="preserve">effects, a strong </w:t>
      </w:r>
      <w:r w:rsidR="00645E66">
        <w:t>relationship between abundance to temperature appears linked to increased intestinal macrophage activity, suggesting that high temperatures may drive gut inflammation by altering</w:t>
      </w:r>
      <w:r w:rsidR="003A386B">
        <w:t xml:space="preserve"> the abundance of taxa that regulate</w:t>
      </w:r>
      <w:r w:rsidR="00645E66">
        <w:t xml:space="preserve"> immune function. C</w:t>
      </w:r>
      <w:r w:rsidR="00AB1ADF">
        <w:t>hronic gut inflammation has been implicated in the development and progression of</w:t>
      </w:r>
      <w:r w:rsidR="00645E66">
        <w:t xml:space="preserve"> </w:t>
      </w:r>
      <w:r w:rsidR="00AB1ADF">
        <w:t xml:space="preserve">disease </w:t>
      </w:r>
      <w:r w:rsidR="00D94564">
        <w:fldChar w:fldCharType="begin"/>
      </w:r>
      <w:r w:rsidR="00D94564">
        <w:instrText xml:space="preserve"> ADDIN ZOTERO_ITEM CSL_CITATION {"citationID":"FaIuLkvg","properties":{"formattedCitation":"(Al Bander et al., 2020; Ferreira et al., 2014)","plainCitation":"(Al Bander et al., 2020; Ferreira et al., 2014)","noteIndex":0},"citationItems":[{"id":2251,"uris":["http://zotero.org/users/13901503/items/8MZYMSMW"],"itemData":{"id":2251,"type":"article-journal","abstract":"The gut microbiota encompasses a diverse community of bacteria that carry out various functions influencing the overall health of the host. These comprise nutrient metabolism, immune system regulation and natural defence against infection. The presence of certain bacteria is associated with inflammatory molecules that may bring about inflammation in various body tissues. Inflammation underlies many chronic multisystem conditions including obesity, atherosclerosis, type 2 diabetes mellitus and inflammatory bowel disease. Inflammation may be triggered by structural components of the bacteria which can result in a cascade of inflammatory pathways involving interleukins and other cytokines. Similarly, by-products of metabolic processes in bacteria, including some short-chain fatty acids, can play a role in inhibiting inflammatory processes. In this review, we aimed to provide an overview of the relationship between the gut microbiota and inflammatory molecules and to highlight relevant knowledge gaps in this field. Based on the current literature, it appears that as the gut microbiota composition differs between individuals and is contingent on a variety of factors like diet and genetics, some individuals may possess bacteria associated with pro-inflammatory effects whilst others may harbour those with anti-inflammatory effects. Recent technological advancements have allowed for better methods of characterising the gut microbiota. Further research to continually improve our understanding of the inflammatory pathways that interact with bacteria may elucidate reasons behind varying presentations of the same disease and varied responses to the same treatment in different individuals. Furthermore, it can inform clinical practice as anti-inflammatory microbes can be employed in probiotic therapies or used to identify suitable prebiotic therapies.","container-title":"International Journal of Environmental Research and Public Health","DOI":"10.3390/ijerph17207618","ISSN":"1660-4601","issue":"20","language":"en","license":"http://creativecommons.org/licenses/by/3.0/","note":"number: 20\npublisher: Multidisciplinary Digital Publishing Institute","page":"7618","source":"www.mdpi.com","title":"The Gut Microbiota and Inflammation: An Overview","title-short":"The Gut Microbiota and Inflammation","volume":"17","author":[{"family":"Al Bander","given":"Zahraa"},{"family":"Nitert","given":"Marloes Dekker"},{"family":"Mousa","given":"Aya"},{"family":"Naderpoor","given":"Negar"}],"issued":{"date-parts":[["2020",1]]}}},{"id":2245,"uris":["http://zotero.org/users/13901503/items/4Q4XFM54"],"itemData":{"id":2245,"type":"article-journal","abstract":"The commensal microbiota is in constant interaction with the immune system, teaching immune cells to respond to antigens. Studies in mice have demonstrated that manipulation of the intestinal microbiota alters host immune cell homeostasis. Additionally, metagenomic-sequencing analysis has revealed alterations in intestinal microbiota in patients suffering from inflammatory bowel disease, asthma, and obesity. Perturbations in the microbiota composition result in a deficient immune response and impaired tolerance to commensal microorganisms. Due to altered microbiota composition which is associated to some inflammatory diseases, several strategies, such as the administration of probiotics, diet, and antibiotic usage, have been utilized to prevent or ameliorate chronic inflammatory diseases. The purpose of this review is to present and discuss recent evidence showing that the gut microbiota controls immune system function and onset, development, and resolution of some common inflammatory diseases.","container-title":"Journal of Immunology Research","DOI":"10.1155/2014/689492","ISSN":"2314-7156","issue":"1","language":"en","license":"Copyright © 2014 Caroline Marcantonio Ferreira et al.","note":"_eprint: https://onlinelibrary.wiley.com/doi/pdf/10.1155/2014/689492","page":"689492","source":"Wiley Online Library","title":"The Central Role of the Gut Microbiota in Chronic Inflammatory Diseases","volume":"2014","author":[{"family":"Ferreira","given":"Caroline Marcantonio"},{"family":"Vieira","given":"Angélica Thomaz"},{"family":"Vinolo","given":"Marco Aurelio Ramirez"},{"family":"Oliveira","given":"Fernando A."},{"family":"Curi","given":"Rui"},{"family":"Martins","given":"Flaviano dos Santos"}],"issued":{"date-parts":[["2014"]]}}}],"schema":"https://github.com/citation-style-language/schema/raw/master/csl-citation.json"} </w:instrText>
      </w:r>
      <w:r w:rsidR="00D94564">
        <w:fldChar w:fldCharType="separate"/>
      </w:r>
      <w:r w:rsidR="00D94564">
        <w:rPr>
          <w:noProof/>
        </w:rPr>
        <w:t>(Al Bander et al., 2020; Ferreira et al., 2014)</w:t>
      </w:r>
      <w:r w:rsidR="00D94564">
        <w:fldChar w:fldCharType="end"/>
      </w:r>
      <w:r w:rsidR="00AB1ADF">
        <w:t xml:space="preserve">, </w:t>
      </w:r>
      <w:r w:rsidR="00645E66">
        <w:t>therefore,</w:t>
      </w:r>
      <w:r w:rsidR="00AB1ADF">
        <w:t xml:space="preserve"> </w:t>
      </w:r>
      <w:commentRangeStart w:id="88"/>
      <w:r w:rsidR="00AB1ADF">
        <w:t>elevated temperatures could negatively impact host health through their effects on the gut-immune axis.</w:t>
      </w:r>
      <w:commentRangeEnd w:id="88"/>
      <w:r w:rsidR="00EC2432">
        <w:rPr>
          <w:rStyle w:val="CommentReference"/>
        </w:rPr>
        <w:commentReference w:id="88"/>
      </w:r>
    </w:p>
    <w:p w14:paraId="6517034C" w14:textId="21FCA9ED" w:rsidR="00FB0037" w:rsidRDefault="00E463C9" w:rsidP="00E34C43">
      <w:pPr>
        <w:ind w:firstLine="720"/>
      </w:pPr>
      <w:r>
        <w:t xml:space="preserve">Alternatively, since the gut-immune axis is bidirectional, host immunity may also influence how the gut microbiome responds to temperature. Immune </w:t>
      </w:r>
      <w:r w:rsidR="00FB0037">
        <w:t>activity</w:t>
      </w:r>
      <w:r>
        <w:t xml:space="preserve"> is sensitive to temperature, particularly at high </w:t>
      </w:r>
      <w:r w:rsidR="00D746ED">
        <w:t>temperatures</w:t>
      </w:r>
      <w:r w:rsidR="0071417F">
        <w:t xml:space="preserve"> </w:t>
      </w:r>
      <w:r w:rsidR="009C0E4E">
        <w:fldChar w:fldCharType="begin"/>
      </w:r>
      <w:r w:rsidR="009C0E4E">
        <w:instrText xml:space="preserve"> ADDIN ZOTERO_ITEM CSL_CITATION {"citationID":"tX7HmTKK","properties":{"formattedCitation":"(Bagath et al., 2019; Lucore et al., 2024; Quinteiro-Filho et al., 2010)","plainCitation":"(Bagath et al., 2019; Lucore et al., 2024; Quinteiro-Filho et al., 2010)","noteIndex":0},"citationItems":[{"id":488,"uris":["http://zotero.org/users/13901503/items/XG95635W"],"itemData":{"id":488,"type":"article-journal","abstract":"Heat stress is well documented to have a negative influence on livestock productivity and these impacts may be exacerbated by climate change. Dairy cattle can be more vulnerable to the negative effects of heat stress as these adverse impacts may be more profound during pregnancy and lactation. New emerging diseases are usually linked to a positive relationship with climate change and the survival of microrganisms and/or their vectors. These diseases may exaggerate the immune suppression associated with the immune suppressive effect of heat stress that is mediated by the hypothalamic-pituitary-adrenal (HPA) and the sympathetic-adrenal–medullary (SAM) axes. It has been established that heat stress has a negative impact on the immune system via cell mediated and humoral immune responses. Heat stress activates the HPA axis and increases peripheral levels of glucocorticoids subsequently suppressing the synthesis and release of cytokines. Heat stress has been reported to induce increased blood cortisol concentrations which have been shown to inhibit the production of cytokines such as interleukin-4 (IL-4), IL-5, IL-6, IL-12, interferon γ (IFNγ), and tumor necrosis factor-α (TNF- α). The impact of heat stress on the immune responses of dairy cows could be mediated by developing appropriate amelioration strategies through nutritional interventions and cooling management. In addition, improving current animal selection methods and the development of climate resilient breeds may support the sustainability of livestock production systems into the future.","container-title":"Research in Veterinary Science","DOI":"10.1016/j.rvsc.2019.08.011","ISSN":"0034-5288","journalAbbreviation":"Research in Veterinary Science","page":"94-102","source":"ScienceDirect","title":"The impact of heat stress on the immune system in dairy cattle: A review","title-short":"The impact of heat stress on the immune system in dairy cattle","volume":"126","author":[{"family":"Bagath","given":"M."},{"family":"Krishnan","given":"G."},{"family":"Devaraj","given":"C."},{"family":"Rashamol","given":"V. P."},{"family":"Pragna","given":"P."},{"family":"Lees","given":"A. M."},{"family":"Sejian","given":"V."}],"issued":{"date-parts":[["2019",10,1]]}}},{"id":1689,"uris":["http://zotero.org/users/13901503/items/2TJCS3UQ"],"itemData":{"id":1689,"type":"article-journal","abstract":"Rising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J."}],"issued":{"date-parts":[["2024",11,29]]}}},{"id":503,"uris":["http://zotero.org/users/13901503/items/X3U7KZ7M"],"itemData":{"id":503,"type":"article-journal","abstract":"Studies on environmental consequences of stress on animal production have grown substantially in the last few years for economic and animal welfare reasons. Physiological, hormonal, and immunological deficits as well as increases in animals’ susceptibility to diseases have been reported after different stressors in broiler chickens. The aim of the current experiment is to describe the effects of 2 different heat stressors (31 ± 1 and 36 ± 1°C/10 h per d) applied to broiler chickens from d 35 to 42 of life on the corticosterone serum levels, performance parameters, intestinal histology, and peritoneal macrophage activity, correlating and discussing the obtained data under a neuroimmune perspective. In our study, we demonstrated that heat stress (31 ± 1 and 36 ± 1°C) increased the corticosterone serum levels and decreased BW gain and food intake. Only chickens submitted to 36 ± 1°C, however, presented a decrease in feed conversion and increased mortality. We also showed a decrease of bursa of Fabricius (31 ± 1 and 36 ± 1°C), thymus (36 ± 1°C), and spleen (36 ± 1°C) relative weights and of macrophage basal (31 ± 1 and 36 ± 1°C) and Staphylococcus aureus-induced oxidative burst (31 ± 1°C). Finally, mild multifocal acute enteritis characterized by an increased presence of lymphocytes and plasmocytes within the jejunum’s lamina propria was also observed. The stress-induced hypothalamic-pituitary-adrenal axis activation was taken as responsible for the negative effects observed on the chickens’ performance and immune function and also the changes of the intestinal mucosa. The present obtained data corroborate with others in the field of neuroimmunomodulation and open new avenues for the improvement of broiler chicken welfare and production performance.","container-title":"Poultry Science","DOI":"10.3382/ps.2010-00812","ISSN":"0032-5791","issue":"9","journalAbbreviation":"Poultry Science","page":"1905-1914","source":"ScienceDirect","title":"Heat stress impairs performance parameters, induces intestinal injury, and decreases macrophage activity in broiler chickens","volume":"89","author":[{"family":"Quinteiro-Filho","given":"W. M."},{"family":"Ribeiro","given":"A."},{"family":"Ferraz-de-Paula","given":"V."},{"family":"Pinheiro","given":"M. L."},{"family":"Sakai","given":"M."},{"family":"Sá","given":"L. R. M."},{"family":"Ferreira","given":"A. J. P."},{"family":"Palermo-Neto","given":"J."}],"issued":{"date-parts":[["2010",9,1]]}}}],"schema":"https://github.com/citation-style-language/schema/raw/master/csl-citation.json"} </w:instrText>
      </w:r>
      <w:r w:rsidR="009C0E4E">
        <w:fldChar w:fldCharType="separate"/>
      </w:r>
      <w:r w:rsidR="009C0E4E">
        <w:rPr>
          <w:noProof/>
        </w:rPr>
        <w:t>(Bagath et al., 2019; Lucore et al., 2024; Quinteiro-Filho et al., 2010)</w:t>
      </w:r>
      <w:r w:rsidR="009C0E4E">
        <w:fldChar w:fldCharType="end"/>
      </w:r>
      <w:r w:rsidR="00D746ED">
        <w:t xml:space="preserve">, </w:t>
      </w:r>
      <w:r>
        <w:t>and host</w:t>
      </w:r>
      <w:r w:rsidR="00FB0037">
        <w:t>’s</w:t>
      </w:r>
      <w:r>
        <w:t xml:space="preserve"> </w:t>
      </w:r>
      <w:r w:rsidR="00921F54">
        <w:t xml:space="preserve">immune </w:t>
      </w:r>
      <w:r>
        <w:t xml:space="preserve">response to temperature could, in turn, amplify its effects on the microbiome. </w:t>
      </w:r>
      <w:commentRangeStart w:id="89"/>
      <w:commentRangeStart w:id="90"/>
      <w:commentRangeStart w:id="91"/>
      <w:commentRangeStart w:id="92"/>
      <w:commentRangeStart w:id="93"/>
      <w:r w:rsidR="00E34C43">
        <w:t xml:space="preserve">However, we predict that immune-drive effects would likely impact the entire microbiome and result in community-level effects, such as a reduction in alpha </w:t>
      </w:r>
      <w:r w:rsidR="00E34C43">
        <w:lastRenderedPageBreak/>
        <w:t xml:space="preserve">diversity because a key role of the immune system is to confine the microbiome to the intestinal lumen rather than </w:t>
      </w:r>
      <w:r w:rsidR="00C91C9C">
        <w:t>affect</w:t>
      </w:r>
      <w:r w:rsidR="00E34C43">
        <w:t xml:space="preserve"> specific microbes</w:t>
      </w:r>
      <w:commentRangeEnd w:id="89"/>
      <w:r w:rsidR="00C91C9C">
        <w:rPr>
          <w:rStyle w:val="CommentReference"/>
        </w:rPr>
        <w:commentReference w:id="89"/>
      </w:r>
      <w:commentRangeEnd w:id="90"/>
      <w:r w:rsidR="00EC2432">
        <w:rPr>
          <w:rStyle w:val="CommentReference"/>
        </w:rPr>
        <w:commentReference w:id="90"/>
      </w:r>
      <w:commentRangeEnd w:id="91"/>
      <w:r w:rsidR="00EC2432">
        <w:rPr>
          <w:rStyle w:val="CommentReference"/>
        </w:rPr>
        <w:commentReference w:id="91"/>
      </w:r>
      <w:commentRangeEnd w:id="92"/>
      <w:r w:rsidR="00752F3F">
        <w:rPr>
          <w:rStyle w:val="CommentReference"/>
        </w:rPr>
        <w:commentReference w:id="92"/>
      </w:r>
      <w:commentRangeEnd w:id="93"/>
      <w:r w:rsidR="00752F3F">
        <w:rPr>
          <w:rStyle w:val="CommentReference"/>
        </w:rPr>
        <w:commentReference w:id="93"/>
      </w:r>
      <w:r w:rsidR="00E34C43">
        <w:t>. O</w:t>
      </w:r>
      <w:r>
        <w:t xml:space="preserve">ur </w:t>
      </w:r>
      <w:r w:rsidR="00FB0037">
        <w:t>findings show no effect of neopterin on the relationship between alpha diversity and temperature and indicate that the interaction is important for explaining variation in a select group of taxa</w:t>
      </w:r>
      <w:r w:rsidR="00902F73">
        <w:t xml:space="preserve"> known to modulate host immunity. Therefore, while our results suggest that the gut microbiome's response to temperature has downstream effects on host immunity, we find limited evidence that host immunity shapes the microbiome’s response to temperature. The gut microbiome’s response to temperature may influence known immune sensitivity to temperature, potentially explaining why changes in</w:t>
      </w:r>
      <w:r w:rsidR="00C91C9C">
        <w:t xml:space="preserve"> </w:t>
      </w:r>
      <w:r w:rsidR="00902F73">
        <w:t xml:space="preserve">temperature can affect immune </w:t>
      </w:r>
      <w:commentRangeStart w:id="94"/>
      <w:commentRangeStart w:id="95"/>
      <w:r w:rsidR="00902F73">
        <w:t xml:space="preserve">activity. </w:t>
      </w:r>
      <w:commentRangeEnd w:id="94"/>
      <w:r w:rsidR="00E34C43">
        <w:rPr>
          <w:rStyle w:val="CommentReference"/>
        </w:rPr>
        <w:commentReference w:id="94"/>
      </w:r>
      <w:commentRangeEnd w:id="95"/>
      <w:r w:rsidR="00EC2432">
        <w:rPr>
          <w:rStyle w:val="CommentReference"/>
        </w:rPr>
        <w:commentReference w:id="95"/>
      </w:r>
    </w:p>
    <w:p w14:paraId="27156936" w14:textId="61D15EFA" w:rsidR="00645E66" w:rsidRDefault="00FE5032" w:rsidP="004B50EA">
      <w:pPr>
        <w:ind w:firstLine="720"/>
      </w:pPr>
      <w:r w:rsidRPr="00FE5032">
        <w:t xml:space="preserve"> </w:t>
      </w:r>
      <w:r>
        <w:t xml:space="preserve">Even though opportunistic sampling </w:t>
      </w:r>
      <w:r w:rsidR="00902F73">
        <w:t>in</w:t>
      </w:r>
      <w:r>
        <w:t xml:space="preserve"> wild populations is not well suited for isolating the directional effects between host immunity and the gut microbiome, observing an integrated response to environmental variation across these systems </w:t>
      </w:r>
      <w:r w:rsidR="00902F73">
        <w:t xml:space="preserve">may </w:t>
      </w:r>
      <w:r>
        <w:t>provide</w:t>
      </w:r>
      <w:r w:rsidR="00902F73">
        <w:t xml:space="preserve"> </w:t>
      </w:r>
      <w:r>
        <w:t xml:space="preserve">valuable insight into how and why the gut-immune axis evolved. Additionally, our study highlights key taxa that </w:t>
      </w:r>
      <w:r w:rsidR="00902F73">
        <w:t xml:space="preserve">could </w:t>
      </w:r>
      <w:r>
        <w:t>drive these interactions in a natural environment, paving the way for future experimental research to evaluate directional mechanisms.</w:t>
      </w:r>
      <w:r w:rsidR="00902F73">
        <w:t xml:space="preserve"> Future research should aim to include more immune biomarkers, as neopterin only measures one immune mechanism involving macrophages</w:t>
      </w:r>
      <w:r w:rsidR="00A77235">
        <w:t xml:space="preserve"> </w:t>
      </w:r>
      <w:r w:rsidR="00A77235">
        <w:fldChar w:fldCharType="begin"/>
      </w:r>
      <w:r w:rsidR="00A77235">
        <w:instrText xml:space="preserve"> ADDIN ZOTERO_ITEM CSL_CITATION {"citationID":"Mrqxh5qH","properties":{"formattedCitation":"(Murr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A77235">
        <w:fldChar w:fldCharType="separate"/>
      </w:r>
      <w:r w:rsidR="00A77235">
        <w:rPr>
          <w:noProof/>
        </w:rPr>
        <w:t>(Murr et al., 2002)</w:t>
      </w:r>
      <w:r w:rsidR="00A77235">
        <w:fldChar w:fldCharType="end"/>
      </w:r>
      <w:r w:rsidR="00902F73">
        <w:t xml:space="preserve"> and microbiome-immune interactions occur between diverse immune cells </w:t>
      </w:r>
      <w:r w:rsidR="00831348">
        <w:t>in multiple branches of the immune system</w:t>
      </w:r>
      <w:r w:rsidR="00A77235">
        <w:t xml:space="preserve"> </w:t>
      </w:r>
      <w:r w:rsidR="00A77235">
        <w:fldChar w:fldCharType="begin"/>
      </w:r>
      <w:r w:rsidR="00A77235">
        <w:instrText xml:space="preserve"> ADDIN ZOTERO_ITEM CSL_CITATION {"citationID":"m1kdTWNM","properties":{"formattedCitation":"(Hooper et al., 2012)","plainCitation":"(Hooper et al., 2012)","noteIndex":0},"citationItems":[{"id":89,"uris":["http://zotero.org/users/13901503/items/9VNBCWZD"],"itemData":{"id":89,"type":"article-journal","abstract":"The large numbers of microorganisms that inhabit mammalian body surfaces have a highly coevolved relationship with the immune system. Although many of these microbes carry out functions that are critical for host physiology, they nevertheless pose the threat of breach with ensuing pathologies. The mammalian immune system plays an essential role in maintaining homeostasis with resident microbial communities, thus ensuring that the mutualistic nature of the host-microbial relationship is maintained. At the same time, resident bacteria profoundly shape mammalian immunity. Here, we review advances in our understanding of the interactions between resident microbes and the immune system and the implications of these findings for human health.","container-title":"Science","DOI":"10.1126/science.1223490","ISSN":"0036-8075, 1095-9203","issue":"6086","journalAbbreviation":"Science","language":"en","page":"1268-1273","source":"DOI.org (Crossref)","title":"Interactions Between the Microbiota and the Immune System","volume":"336","author":[{"family":"Hooper","given":"Lora V."},{"family":"Littman","given":"Dan R."},{"family":"Macpherson","given":"Andrew J."}],"issued":{"date-parts":[["2012",6,8]]}}}],"schema":"https://github.com/citation-style-language/schema/raw/master/csl-citation.json"} </w:instrText>
      </w:r>
      <w:r w:rsidR="00A77235">
        <w:fldChar w:fldCharType="separate"/>
      </w:r>
      <w:r w:rsidR="00A77235">
        <w:rPr>
          <w:noProof/>
        </w:rPr>
        <w:t>(Hooper et al., 2012)</w:t>
      </w:r>
      <w:r w:rsidR="00A77235">
        <w:fldChar w:fldCharType="end"/>
      </w:r>
      <w:r w:rsidR="00831348">
        <w:t>.</w:t>
      </w:r>
      <w:r w:rsidR="00902F73">
        <w:t xml:space="preserve"> </w:t>
      </w:r>
    </w:p>
    <w:p w14:paraId="5C47E4C9" w14:textId="77777777" w:rsidR="00244F4C" w:rsidRDefault="00FE5032" w:rsidP="00E463C9">
      <w:pPr>
        <w:spacing w:before="100" w:beforeAutospacing="1" w:after="100" w:afterAutospacing="1"/>
      </w:pPr>
      <w:r w:rsidRPr="00244F4C">
        <w:t>Conclusion:</w:t>
      </w:r>
    </w:p>
    <w:p w14:paraId="026E6FBF" w14:textId="0CBA25C6" w:rsidR="00831348" w:rsidRDefault="00B34E3C" w:rsidP="00E463C9">
      <w:pPr>
        <w:spacing w:before="100" w:beforeAutospacing="1" w:after="100" w:afterAutospacing="1"/>
      </w:pPr>
      <w:commentRangeStart w:id="96"/>
      <w:r>
        <w:t xml:space="preserve">Our results underscore the significance of temperature as a key environmental driver of microbiome variation, highlighting that elevated temperatures are linked to shifts in composition </w:t>
      </w:r>
      <w:r w:rsidR="00831348">
        <w:t>that may negatively impact the host</w:t>
      </w:r>
      <w:r>
        <w:t>,</w:t>
      </w:r>
      <w:r w:rsidR="00831348">
        <w:t xml:space="preserve"> </w:t>
      </w:r>
      <w:r>
        <w:t xml:space="preserve">possibly by compromising the gut microbiome's ability to confer colonization resistance. We also demonstrate that changes in the abundances of specific taxa driven by temperature may influence host immunity, particularly through </w:t>
      </w:r>
      <w:r w:rsidR="00831348">
        <w:t xml:space="preserve">microbial mediation of macrophage activity. </w:t>
      </w:r>
      <w:r>
        <w:t>These findings offer some of the first insights into</w:t>
      </w:r>
      <w:r w:rsidR="00831348">
        <w:t xml:space="preserve"> the</w:t>
      </w:r>
      <w:r>
        <w:t xml:space="preserve"> </w:t>
      </w:r>
      <w:r w:rsidR="00831348">
        <w:t>function of the</w:t>
      </w:r>
      <w:r>
        <w:t xml:space="preserve"> gut-immune axis in wild animal</w:t>
      </w:r>
      <w:r w:rsidR="00831348">
        <w:t xml:space="preserve">s </w:t>
      </w:r>
      <w:r>
        <w:t xml:space="preserve">and emphasize how gut microbiome sensitivity to </w:t>
      </w:r>
      <w:r w:rsidR="00831348">
        <w:t xml:space="preserve">high </w:t>
      </w:r>
      <w:r>
        <w:t>temperature</w:t>
      </w:r>
      <w:r w:rsidR="00831348">
        <w:t>s</w:t>
      </w:r>
      <w:r>
        <w:t xml:space="preserve"> may </w:t>
      </w:r>
      <w:r w:rsidR="00831348">
        <w:t>affect</w:t>
      </w:r>
      <w:r>
        <w:t xml:space="preserve"> host immunity. </w:t>
      </w:r>
      <w:r w:rsidR="00831348">
        <w:t>Our results also offer crucial insight into how rising temperatures due to climate change may affect wild animals through changes in the microbiome and long</w:t>
      </w:r>
      <w:r>
        <w:t xml:space="preserve">-term research is needed to determine </w:t>
      </w:r>
      <w:r w:rsidR="00831348">
        <w:t>how</w:t>
      </w:r>
      <w:r>
        <w:t xml:space="preserve"> these </w:t>
      </w:r>
      <w:r w:rsidR="00831348">
        <w:t>effects will</w:t>
      </w:r>
      <w:r>
        <w:t xml:space="preserve"> impact host health and fitness</w:t>
      </w:r>
      <w:r w:rsidR="00831348">
        <w:t xml:space="preserve">. </w:t>
      </w:r>
      <w:commentRangeEnd w:id="96"/>
      <w:r w:rsidR="00DB6D27">
        <w:rPr>
          <w:rStyle w:val="CommentReference"/>
        </w:rPr>
        <w:commentReference w:id="96"/>
      </w:r>
    </w:p>
    <w:p w14:paraId="7229C24B" w14:textId="77777777" w:rsidR="00B13224" w:rsidRDefault="00B13224" w:rsidP="00244F4C">
      <w:pPr>
        <w:rPr>
          <w:sz w:val="32"/>
          <w:szCs w:val="32"/>
        </w:rPr>
      </w:pPr>
      <w:commentRangeStart w:id="97"/>
      <w:r>
        <w:rPr>
          <w:noProof/>
          <w:sz w:val="32"/>
          <w:szCs w:val="32"/>
        </w:rPr>
        <w:lastRenderedPageBreak/>
        <w:drawing>
          <wp:anchor distT="0" distB="0" distL="114300" distR="114300" simplePos="0" relativeHeight="251662336" behindDoc="0" locked="0" layoutInCell="1" allowOverlap="1" wp14:anchorId="23777D40" wp14:editId="33A8DE5C">
            <wp:simplePos x="0" y="0"/>
            <wp:positionH relativeFrom="column">
              <wp:posOffset>0</wp:posOffset>
            </wp:positionH>
            <wp:positionV relativeFrom="paragraph">
              <wp:posOffset>353494</wp:posOffset>
            </wp:positionV>
            <wp:extent cx="4255552" cy="3191664"/>
            <wp:effectExtent l="0" t="0" r="0" b="0"/>
            <wp:wrapTopAndBottom/>
            <wp:docPr id="442434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4532" name="Picture 442434532"/>
                    <pic:cNvPicPr/>
                  </pic:nvPicPr>
                  <pic:blipFill>
                    <a:blip r:embed="rId11"/>
                    <a:stretch>
                      <a:fillRect/>
                    </a:stretch>
                  </pic:blipFill>
                  <pic:spPr>
                    <a:xfrm>
                      <a:off x="0" y="0"/>
                      <a:ext cx="4255552" cy="3191664"/>
                    </a:xfrm>
                    <a:prstGeom prst="rect">
                      <a:avLst/>
                    </a:prstGeom>
                  </pic:spPr>
                </pic:pic>
              </a:graphicData>
            </a:graphic>
            <wp14:sizeRelH relativeFrom="page">
              <wp14:pctWidth>0</wp14:pctWidth>
            </wp14:sizeRelH>
            <wp14:sizeRelV relativeFrom="page">
              <wp14:pctHeight>0</wp14:pctHeight>
            </wp14:sizeRelV>
          </wp:anchor>
        </w:drawing>
      </w:r>
      <w:r w:rsidRPr="00B50231">
        <w:rPr>
          <w:sz w:val="32"/>
          <w:szCs w:val="32"/>
        </w:rPr>
        <w:t>Figure</w:t>
      </w:r>
      <w:commentRangeEnd w:id="97"/>
      <w:r w:rsidR="005E6FC0">
        <w:rPr>
          <w:rStyle w:val="CommentReference"/>
        </w:rPr>
        <w:commentReference w:id="97"/>
      </w:r>
      <w:r w:rsidRPr="00B50231">
        <w:rPr>
          <w:sz w:val="32"/>
          <w:szCs w:val="32"/>
        </w:rPr>
        <w:t>s</w:t>
      </w:r>
    </w:p>
    <w:p w14:paraId="470FBB1F" w14:textId="77777777" w:rsidR="00B13224" w:rsidRDefault="00B13224" w:rsidP="00B13224">
      <w:r w:rsidRPr="00B71474">
        <w:rPr>
          <w:b/>
          <w:bCs/>
        </w:rPr>
        <w:t>Fig 1:</w:t>
      </w:r>
      <w:r w:rsidRPr="00B50231">
        <w:t xml:space="preserve"> </w:t>
      </w:r>
      <w:r w:rsidRPr="009B4C2B">
        <w:t>Plotted coefficients for the temperature predictor from our model comparison</w:t>
      </w:r>
      <w:r>
        <w:t xml:space="preserve"> for</w:t>
      </w:r>
      <w:r w:rsidRPr="009B4C2B">
        <w:t xml:space="preserve"> community features</w:t>
      </w:r>
      <w:r>
        <w:t>,</w:t>
      </w:r>
      <w:r w:rsidRPr="009B4C2B">
        <w:t xml:space="preserve"> including beta diversity (measured by principal coordinates 1-4) and alpha diversity (measured by the Shannon Index and the observed number of ASVs). The</w:t>
      </w:r>
      <w:r>
        <w:t xml:space="preserve"> thick</w:t>
      </w:r>
      <w:r w:rsidRPr="009B4C2B">
        <w:t xml:space="preserve"> bars represent 50% confidence intervals (CI), while the thin bars represent 95% CI.</w:t>
      </w:r>
      <w:r>
        <w:t xml:space="preserve"> All community features</w:t>
      </w:r>
      <w:r w:rsidRPr="009B4C2B">
        <w:t xml:space="preserve"> show a reliable association with temperature.</w:t>
      </w:r>
    </w:p>
    <w:p w14:paraId="418A621D" w14:textId="77777777" w:rsidR="00B13224" w:rsidRDefault="00B13224" w:rsidP="00B13224">
      <w:r>
        <w:rPr>
          <w:noProof/>
          <w:sz w:val="32"/>
          <w:szCs w:val="32"/>
        </w:rPr>
        <w:drawing>
          <wp:anchor distT="0" distB="0" distL="114300" distR="114300" simplePos="0" relativeHeight="251663360" behindDoc="0" locked="0" layoutInCell="1" allowOverlap="1" wp14:anchorId="183D2B5E" wp14:editId="7DB583F8">
            <wp:simplePos x="0" y="0"/>
            <wp:positionH relativeFrom="column">
              <wp:posOffset>0</wp:posOffset>
            </wp:positionH>
            <wp:positionV relativeFrom="paragraph">
              <wp:posOffset>203151</wp:posOffset>
            </wp:positionV>
            <wp:extent cx="4903980" cy="2451990"/>
            <wp:effectExtent l="0" t="0" r="0" b="0"/>
            <wp:wrapTopAndBottom/>
            <wp:docPr id="1779728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28746" name="Picture 1779728746"/>
                    <pic:cNvPicPr/>
                  </pic:nvPicPr>
                  <pic:blipFill>
                    <a:blip r:embed="rId12"/>
                    <a:stretch>
                      <a:fillRect/>
                    </a:stretch>
                  </pic:blipFill>
                  <pic:spPr>
                    <a:xfrm>
                      <a:off x="0" y="0"/>
                      <a:ext cx="4903980" cy="2451990"/>
                    </a:xfrm>
                    <a:prstGeom prst="rect">
                      <a:avLst/>
                    </a:prstGeom>
                  </pic:spPr>
                </pic:pic>
              </a:graphicData>
            </a:graphic>
            <wp14:sizeRelH relativeFrom="page">
              <wp14:pctWidth>0</wp14:pctWidth>
            </wp14:sizeRelH>
            <wp14:sizeRelV relativeFrom="page">
              <wp14:pctHeight>0</wp14:pctHeight>
            </wp14:sizeRelV>
          </wp:anchor>
        </w:drawing>
      </w:r>
    </w:p>
    <w:p w14:paraId="74E2C1CE" w14:textId="77777777" w:rsidR="00B13224" w:rsidRDefault="00B13224" w:rsidP="00B13224">
      <w:pPr>
        <w:rPr>
          <w:sz w:val="32"/>
          <w:szCs w:val="32"/>
        </w:rPr>
      </w:pPr>
      <w:r w:rsidRPr="009B4C2B">
        <w:rPr>
          <w:b/>
          <w:bCs/>
        </w:rPr>
        <w:t>Fig 2:</w:t>
      </w:r>
      <w:r>
        <w:t xml:space="preserve"> </w:t>
      </w:r>
      <w:r w:rsidRPr="009B4C2B">
        <w:t xml:space="preserve">Plotted model results showing the relationship between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decrease in alpha diversity as temperature increases.</w:t>
      </w:r>
    </w:p>
    <w:p w14:paraId="3A3202C8" w14:textId="77777777" w:rsidR="00B13224" w:rsidRDefault="00B13224" w:rsidP="00B13224">
      <w:pPr>
        <w:jc w:val="center"/>
        <w:rPr>
          <w:sz w:val="32"/>
          <w:szCs w:val="32"/>
        </w:rPr>
      </w:pPr>
    </w:p>
    <w:p w14:paraId="2BA191BE" w14:textId="7122738D" w:rsidR="00B13224" w:rsidRDefault="00B13224" w:rsidP="00B13224">
      <w:r w:rsidRPr="004C6E48">
        <w:rPr>
          <w:b/>
          <w:bCs/>
        </w:rPr>
        <w:t>Fig 3:</w:t>
      </w:r>
      <w:r w:rsidRPr="00B94F65">
        <w:t xml:space="preserve"> </w:t>
      </w:r>
      <w:r>
        <w:t>Figure three is going to be the phylogenetic tree</w:t>
      </w:r>
      <w:r w:rsidR="003E5328">
        <w:t>.</w:t>
      </w:r>
    </w:p>
    <w:p w14:paraId="7060ECC1" w14:textId="77777777" w:rsidR="00B13224" w:rsidRDefault="00B13224" w:rsidP="00B13224">
      <w:r>
        <w:rPr>
          <w:noProof/>
        </w:rPr>
        <w:lastRenderedPageBreak/>
        <w:drawing>
          <wp:anchor distT="0" distB="0" distL="114300" distR="114300" simplePos="0" relativeHeight="251664384" behindDoc="0" locked="0" layoutInCell="1" allowOverlap="1" wp14:anchorId="3794C498" wp14:editId="6146CCAA">
            <wp:simplePos x="0" y="0"/>
            <wp:positionH relativeFrom="column">
              <wp:posOffset>-6439</wp:posOffset>
            </wp:positionH>
            <wp:positionV relativeFrom="paragraph">
              <wp:posOffset>253434</wp:posOffset>
            </wp:positionV>
            <wp:extent cx="3692525" cy="3692525"/>
            <wp:effectExtent l="0" t="0" r="3175" b="0"/>
            <wp:wrapTopAndBottom/>
            <wp:docPr id="947070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0233" name="Picture 947070233"/>
                    <pic:cNvPicPr/>
                  </pic:nvPicPr>
                  <pic:blipFill>
                    <a:blip r:embed="rId13"/>
                    <a:stretch>
                      <a:fillRect/>
                    </a:stretch>
                  </pic:blipFill>
                  <pic:spPr>
                    <a:xfrm>
                      <a:off x="0" y="0"/>
                      <a:ext cx="3692525" cy="3692525"/>
                    </a:xfrm>
                    <a:prstGeom prst="rect">
                      <a:avLst/>
                    </a:prstGeom>
                  </pic:spPr>
                </pic:pic>
              </a:graphicData>
            </a:graphic>
            <wp14:sizeRelH relativeFrom="page">
              <wp14:pctWidth>0</wp14:pctWidth>
            </wp14:sizeRelH>
            <wp14:sizeRelV relativeFrom="page">
              <wp14:pctHeight>0</wp14:pctHeight>
            </wp14:sizeRelV>
          </wp:anchor>
        </w:drawing>
      </w:r>
    </w:p>
    <w:p w14:paraId="516793EF" w14:textId="77777777" w:rsidR="00B13224" w:rsidRDefault="00B13224" w:rsidP="00B13224"/>
    <w:p w14:paraId="0DA3205A" w14:textId="68D3AB21" w:rsidR="00B13224" w:rsidRDefault="00B13224" w:rsidP="00B13224">
      <w:pPr>
        <w:rPr>
          <w:b/>
          <w:bCs/>
        </w:rPr>
      </w:pPr>
      <w:r w:rsidRPr="00361898">
        <w:rPr>
          <w:b/>
          <w:bCs/>
        </w:rPr>
        <w:t>Fig 4:</w:t>
      </w:r>
      <w:r>
        <w:rPr>
          <w:b/>
          <w:bCs/>
        </w:rPr>
        <w:t xml:space="preserve"> </w:t>
      </w:r>
      <w:r w:rsidRPr="00361898">
        <w:t>Plotted model results for the non-linear relationship between tax</w:t>
      </w:r>
      <w:r>
        <w:t>on</w:t>
      </w:r>
      <w:r w:rsidRPr="00361898">
        <w:t xml:space="preserve"> abundance and temperature</w:t>
      </w:r>
      <w:r>
        <w:t>.</w:t>
      </w:r>
      <w:r w:rsidRPr="00361898">
        <w:t xml:space="preserve"> </w:t>
      </w:r>
      <w:r>
        <w:t>T</w:t>
      </w:r>
      <w:r w:rsidRPr="00361898">
        <w:t>he plot shows the predicted log abundance of each taxon across the range of temperature values.</w:t>
      </w:r>
      <w:r>
        <w:t xml:space="preserve"> Colors represent individual taxa from the largest cluster described by the hierarchical clustering analysis. Taxa in this group </w:t>
      </w:r>
      <w:r w:rsidR="003A386B">
        <w:t>exhibit a decrease in abundance after</w:t>
      </w:r>
      <w:r>
        <w:t xml:space="preserve"> 29</w:t>
      </w:r>
      <w:r w:rsidRPr="00D407AA">
        <w:t xml:space="preserve"> °C</w:t>
      </w:r>
      <w:r w:rsidR="003A386B">
        <w:t xml:space="preserve"> </w:t>
      </w:r>
      <w:r>
        <w:t>at different rates</w:t>
      </w:r>
      <w:r w:rsidRPr="00D407AA">
        <w:t>.</w:t>
      </w:r>
    </w:p>
    <w:p w14:paraId="461CDF15" w14:textId="77777777" w:rsidR="00B13224" w:rsidRDefault="00B13224" w:rsidP="00B13224">
      <w:pPr>
        <w:rPr>
          <w:b/>
          <w:bCs/>
        </w:rPr>
      </w:pPr>
    </w:p>
    <w:p w14:paraId="5CA6FFEB" w14:textId="77777777" w:rsidR="00B13224" w:rsidRDefault="00B13224" w:rsidP="00B13224">
      <w:pPr>
        <w:rPr>
          <w:sz w:val="32"/>
          <w:szCs w:val="32"/>
        </w:rPr>
      </w:pPr>
    </w:p>
    <w:p w14:paraId="0DB4CBAB" w14:textId="77777777" w:rsidR="00B13224" w:rsidRDefault="00B13224" w:rsidP="00B13224">
      <w:pPr>
        <w:jc w:val="center"/>
        <w:rPr>
          <w:sz w:val="32"/>
          <w:szCs w:val="32"/>
        </w:rPr>
      </w:pPr>
    </w:p>
    <w:p w14:paraId="6BF604CF" w14:textId="77777777" w:rsidR="00B13224" w:rsidRDefault="00B13224" w:rsidP="00B13224">
      <w:pPr>
        <w:jc w:val="center"/>
        <w:rPr>
          <w:sz w:val="32"/>
          <w:szCs w:val="32"/>
        </w:rPr>
      </w:pPr>
    </w:p>
    <w:p w14:paraId="5823610C" w14:textId="77777777" w:rsidR="00B13224" w:rsidRDefault="00B13224" w:rsidP="00B13224">
      <w:pPr>
        <w:jc w:val="center"/>
        <w:rPr>
          <w:sz w:val="32"/>
          <w:szCs w:val="32"/>
        </w:rPr>
      </w:pPr>
    </w:p>
    <w:p w14:paraId="604F001E" w14:textId="77777777" w:rsidR="00B13224" w:rsidRDefault="00B13224" w:rsidP="00B13224">
      <w:pPr>
        <w:rPr>
          <w:sz w:val="32"/>
          <w:szCs w:val="32"/>
        </w:rPr>
      </w:pPr>
      <w:r>
        <w:rPr>
          <w:noProof/>
          <w:sz w:val="32"/>
          <w:szCs w:val="32"/>
        </w:rPr>
        <w:lastRenderedPageBreak/>
        <w:drawing>
          <wp:anchor distT="0" distB="0" distL="114300" distR="114300" simplePos="0" relativeHeight="251665408" behindDoc="0" locked="0" layoutInCell="1" allowOverlap="1" wp14:anchorId="7426809A" wp14:editId="042094E7">
            <wp:simplePos x="0" y="0"/>
            <wp:positionH relativeFrom="column">
              <wp:posOffset>-110490</wp:posOffset>
            </wp:positionH>
            <wp:positionV relativeFrom="paragraph">
              <wp:posOffset>69</wp:posOffset>
            </wp:positionV>
            <wp:extent cx="5943600" cy="2971800"/>
            <wp:effectExtent l="0" t="0" r="0" b="0"/>
            <wp:wrapTopAndBottom/>
            <wp:docPr id="1731688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8732" name="Picture 1731688732"/>
                    <pic:cNvPicPr/>
                  </pic:nvPicPr>
                  <pic:blipFill>
                    <a:blip r:embed="rId14"/>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51C47B47" w14:textId="77777777" w:rsidR="00B13224" w:rsidRDefault="00B13224" w:rsidP="00B13224">
      <w:r w:rsidRPr="00361898">
        <w:rPr>
          <w:b/>
          <w:bCs/>
        </w:rPr>
        <w:t xml:space="preserve">Fig </w:t>
      </w:r>
      <w:r>
        <w:rPr>
          <w:b/>
          <w:bCs/>
        </w:rPr>
        <w:t>5</w:t>
      </w:r>
      <w:r w:rsidRPr="00361898">
        <w:rPr>
          <w:b/>
          <w:bCs/>
        </w:rPr>
        <w:t>:</w:t>
      </w:r>
      <w:r>
        <w:rPr>
          <w:b/>
          <w:bCs/>
        </w:rPr>
        <w:t xml:space="preserve"> </w:t>
      </w:r>
      <w:r>
        <w:t xml:space="preserve">Model comparison results evaluating if neopterin concentration is related to community-level microbiome response to temperature. Panel (A) shows the coefficients for the interaction between temperature and neopterin for community features including </w:t>
      </w:r>
      <w:r w:rsidRPr="009B4C2B">
        <w:t>beta diversity (measured by principal coordinates 1-4) and alpha diversity (measured by the Shannon Index and the observed number of ASVs).</w:t>
      </w:r>
      <w:r w:rsidRPr="00142FD6">
        <w:t xml:space="preserve"> </w:t>
      </w:r>
      <w:r w:rsidRPr="009B4C2B">
        <w:t>The</w:t>
      </w:r>
      <w:r>
        <w:t xml:space="preserve"> thick</w:t>
      </w:r>
      <w:r w:rsidRPr="009B4C2B">
        <w:t xml:space="preserve"> bars represent 50% confidence intervals (CI), while the thin bars represent 95% CI.</w:t>
      </w:r>
      <w:r>
        <w:t xml:space="preserve"> Principle component 1 is the only feature that shows a reliable relationship with the interaction effect. Panel (B) compares model weights between the interaction model (in purple) and the model that does not include the interaction effect (base model, in orange). The interaction model accounts for more than 50% of the model weight for all principal coordinates in contrast to the alpha diversity metrics where it accounts for very little model weight. Combined, the panels suggest that neopterin is associated with the relationship between temperature and beta diversity but not alpha diversity. </w:t>
      </w:r>
    </w:p>
    <w:p w14:paraId="79BA40B6" w14:textId="77777777" w:rsidR="00B13224" w:rsidRDefault="00B13224" w:rsidP="00B13224"/>
    <w:p w14:paraId="795171DC" w14:textId="77777777" w:rsidR="00B13224" w:rsidRDefault="00B13224" w:rsidP="00B13224">
      <w:pPr>
        <w:rPr>
          <w:b/>
          <w:bCs/>
        </w:rPr>
      </w:pPr>
    </w:p>
    <w:p w14:paraId="448A0CC4" w14:textId="77777777" w:rsidR="00B13224" w:rsidRDefault="00B13224" w:rsidP="00B13224"/>
    <w:p w14:paraId="7F18A12D" w14:textId="77777777" w:rsidR="00B13224" w:rsidRDefault="00B13224" w:rsidP="00B13224">
      <w:r>
        <w:rPr>
          <w:noProof/>
        </w:rPr>
        <w:lastRenderedPageBreak/>
        <w:drawing>
          <wp:anchor distT="0" distB="0" distL="114300" distR="114300" simplePos="0" relativeHeight="251666432" behindDoc="0" locked="0" layoutInCell="1" allowOverlap="1" wp14:anchorId="70FD0641" wp14:editId="35E5EF7D">
            <wp:simplePos x="0" y="0"/>
            <wp:positionH relativeFrom="column">
              <wp:posOffset>-34925</wp:posOffset>
            </wp:positionH>
            <wp:positionV relativeFrom="paragraph">
              <wp:posOffset>65</wp:posOffset>
            </wp:positionV>
            <wp:extent cx="6720411" cy="3136192"/>
            <wp:effectExtent l="0" t="0" r="0" b="1270"/>
            <wp:wrapTopAndBottom/>
            <wp:docPr id="966396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6399" name="Picture 966396399"/>
                    <pic:cNvPicPr/>
                  </pic:nvPicPr>
                  <pic:blipFill>
                    <a:blip r:embed="rId15"/>
                    <a:stretch>
                      <a:fillRect/>
                    </a:stretch>
                  </pic:blipFill>
                  <pic:spPr>
                    <a:xfrm>
                      <a:off x="0" y="0"/>
                      <a:ext cx="6720411" cy="3136192"/>
                    </a:xfrm>
                    <a:prstGeom prst="rect">
                      <a:avLst/>
                    </a:prstGeom>
                  </pic:spPr>
                </pic:pic>
              </a:graphicData>
            </a:graphic>
            <wp14:sizeRelH relativeFrom="page">
              <wp14:pctWidth>0</wp14:pctWidth>
            </wp14:sizeRelH>
            <wp14:sizeRelV relativeFrom="page">
              <wp14:pctHeight>0</wp14:pctHeight>
            </wp14:sizeRelV>
          </wp:anchor>
        </w:drawing>
      </w:r>
    </w:p>
    <w:p w14:paraId="6EEC43B7" w14:textId="77777777" w:rsidR="00B13224" w:rsidRPr="00CD2EE0" w:rsidRDefault="00B13224" w:rsidP="00B13224">
      <w:r w:rsidRPr="005D4D1C">
        <w:rPr>
          <w:b/>
          <w:bCs/>
        </w:rPr>
        <w:t>Fig 6:</w:t>
      </w:r>
      <w:r w:rsidRPr="00C66E63">
        <w:t xml:space="preserve"> </w:t>
      </w:r>
      <w:r>
        <w:t xml:space="preserve">Model comparison results evaluating if neopterin concentration is related to taxa-level microbiome response to temperature. Panel (A) shows the coefficients for the interaction between temperature and neopterin across different taxa. </w:t>
      </w:r>
      <w:r w:rsidRPr="009B4C2B">
        <w:t>The</w:t>
      </w:r>
      <w:r>
        <w:t xml:space="preserve"> thick</w:t>
      </w:r>
      <w:r w:rsidRPr="009B4C2B">
        <w:t xml:space="preserve"> bars represent 50% confidence intervals (CI), while the thin bars represent 95% CI.</w:t>
      </w:r>
      <w:r>
        <w:t xml:space="preserve"> Panel (B)</w:t>
      </w:r>
      <w:r w:rsidRPr="00C66E63">
        <w:t xml:space="preserve"> </w:t>
      </w:r>
      <w:r>
        <w:t xml:space="preserve">compares model weights between the interaction model (in purple) and the model that does not include the interaction effect (base model, in orange). The interaction model accounts for more than 50% of the model weight for all taxa. </w:t>
      </w:r>
    </w:p>
    <w:p w14:paraId="78EEB3CB" w14:textId="77777777" w:rsidR="00B13224" w:rsidRDefault="00B13224" w:rsidP="00B13224"/>
    <w:p w14:paraId="78747DBC" w14:textId="77777777" w:rsidR="00B13224" w:rsidRDefault="00B13224" w:rsidP="00B13224"/>
    <w:p w14:paraId="28089367" w14:textId="77777777" w:rsidR="00B13224" w:rsidRDefault="00B13224" w:rsidP="00B13224"/>
    <w:p w14:paraId="6C0BA4DE" w14:textId="77777777" w:rsidR="00B13224" w:rsidRDefault="00B13224" w:rsidP="00B13224">
      <w:r>
        <w:rPr>
          <w:noProof/>
        </w:rPr>
        <w:lastRenderedPageBreak/>
        <w:drawing>
          <wp:inline distT="0" distB="0" distL="0" distR="0" wp14:anchorId="51215C43" wp14:editId="07DD459E">
            <wp:extent cx="5943600" cy="5943600"/>
            <wp:effectExtent l="0" t="0" r="0" b="0"/>
            <wp:docPr id="178905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57104" name="Picture 1789057104"/>
                    <pic:cNvPicPr/>
                  </pic:nvPicPr>
                  <pic:blipFill>
                    <a:blip r:embed="rId16"/>
                    <a:stretch>
                      <a:fillRect/>
                    </a:stretch>
                  </pic:blipFill>
                  <pic:spPr>
                    <a:xfrm>
                      <a:off x="0" y="0"/>
                      <a:ext cx="5943600" cy="5943600"/>
                    </a:xfrm>
                    <a:prstGeom prst="rect">
                      <a:avLst/>
                    </a:prstGeom>
                  </pic:spPr>
                </pic:pic>
              </a:graphicData>
            </a:graphic>
          </wp:inline>
        </w:drawing>
      </w:r>
    </w:p>
    <w:p w14:paraId="15C0B94F" w14:textId="75C39606" w:rsidR="00B13224" w:rsidRPr="00CD2EE0" w:rsidRDefault="00B13224" w:rsidP="00B13224">
      <w:commentRangeStart w:id="98"/>
      <w:commentRangeStart w:id="99"/>
      <w:commentRangeStart w:id="100"/>
      <w:r w:rsidRPr="00A648CA">
        <w:rPr>
          <w:b/>
          <w:bCs/>
        </w:rPr>
        <w:t>Fig 7:</w:t>
      </w:r>
      <w:r>
        <w:t xml:space="preserve"> Plotted model results of the interaction effect between temperature and neopterin for all taxa where that interaction model accounted for more than 50% of the model weight.</w:t>
      </w:r>
      <w:r w:rsidRPr="00A648CA">
        <w:t xml:space="preserve"> </w:t>
      </w:r>
      <w:r>
        <w:t>Colors represent individual taxa</w:t>
      </w:r>
      <w:ins w:id="101" w:author="Marshall, Andrew" w:date="2025-04-22T17:02:00Z" w16du:dateUtc="2025-04-22T21:02:00Z">
        <w:r w:rsidR="005A5ACA">
          <w:t>.</w:t>
        </w:r>
      </w:ins>
      <w:del w:id="102" w:author="Marshall, Andrew" w:date="2025-04-22T17:02:00Z" w16du:dateUtc="2025-04-22T21:02:00Z">
        <w:r w:rsidDel="005A5ACA">
          <w:delText xml:space="preserve"> </w:delText>
        </w:r>
      </w:del>
      <w:r>
        <w:t xml:space="preserve"> The four columns represent four discrete ranges of neopterin concentrations increasing from left to right. The rows represent the different types of effects, including the negative amplifying effect (Row A), where a stronger negative relationship with temperature is </w:t>
      </w:r>
      <w:r w:rsidRPr="00CD2EE0">
        <w:t>associated with high neopterin concentration</w:t>
      </w:r>
      <w:r>
        <w:t xml:space="preserve">. The positive amplifying effect (Row B), where a stronger positive relationship with temperature is </w:t>
      </w:r>
      <w:r w:rsidRPr="00CD2EE0">
        <w:t>associated with high neopterin concentration</w:t>
      </w:r>
      <w:r>
        <w:t xml:space="preserve">, and the reverse effect (Row C), where </w:t>
      </w:r>
      <w:r w:rsidRPr="00CD2EE0">
        <w:t>a negative relationship with temperature is associated with low neopterin concentration while a positive relationship is associated with high neopterin.</w:t>
      </w:r>
      <w:commentRangeEnd w:id="98"/>
      <w:r w:rsidR="005A5ACA">
        <w:rPr>
          <w:rStyle w:val="CommentReference"/>
        </w:rPr>
        <w:commentReference w:id="98"/>
      </w:r>
      <w:commentRangeEnd w:id="99"/>
      <w:r w:rsidR="00EC2432">
        <w:rPr>
          <w:rStyle w:val="CommentReference"/>
        </w:rPr>
        <w:commentReference w:id="99"/>
      </w:r>
      <w:commentRangeEnd w:id="100"/>
      <w:r w:rsidR="00C06D0A">
        <w:rPr>
          <w:rStyle w:val="CommentReference"/>
        </w:rPr>
        <w:commentReference w:id="100"/>
      </w:r>
    </w:p>
    <w:p w14:paraId="1D91CB51" w14:textId="32D91237" w:rsidR="00B13224" w:rsidRDefault="00B13224" w:rsidP="000F7471">
      <w:pPr>
        <w:rPr>
          <w:sz w:val="32"/>
          <w:szCs w:val="32"/>
        </w:rPr>
      </w:pPr>
      <w:r w:rsidRPr="000F7471">
        <w:rPr>
          <w:noProof/>
        </w:rPr>
        <w:lastRenderedPageBreak/>
        <w:drawing>
          <wp:anchor distT="0" distB="0" distL="114300" distR="114300" simplePos="0" relativeHeight="251667456" behindDoc="0" locked="0" layoutInCell="1" allowOverlap="1" wp14:anchorId="4EC4789E" wp14:editId="62542468">
            <wp:simplePos x="0" y="0"/>
            <wp:positionH relativeFrom="column">
              <wp:posOffset>228600</wp:posOffset>
            </wp:positionH>
            <wp:positionV relativeFrom="paragraph">
              <wp:posOffset>373380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7"/>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r w:rsidRPr="000F7471">
        <w:t>Supplementary figur</w:t>
      </w:r>
      <w:r w:rsidR="000F7471">
        <w:t>es</w:t>
      </w:r>
    </w:p>
    <w:p w14:paraId="7D319E11" w14:textId="77777777" w:rsidR="00B13224" w:rsidRDefault="00B13224" w:rsidP="00B13224">
      <w:pPr>
        <w:jc w:val="center"/>
        <w:rPr>
          <w:sz w:val="32"/>
          <w:szCs w:val="32"/>
        </w:rPr>
      </w:pPr>
    </w:p>
    <w:p w14:paraId="7389E27E" w14:textId="3271AAA2" w:rsidR="00B13224" w:rsidRPr="00CE235A" w:rsidRDefault="003A386B" w:rsidP="00B13224">
      <w:pPr>
        <w:rPr>
          <w:sz w:val="32"/>
          <w:szCs w:val="32"/>
        </w:rPr>
      </w:pPr>
      <w:r>
        <w:rPr>
          <w:noProof/>
        </w:rPr>
        <w:drawing>
          <wp:anchor distT="0" distB="0" distL="114300" distR="114300" simplePos="0" relativeHeight="251668480" behindDoc="0" locked="0" layoutInCell="1" allowOverlap="1" wp14:anchorId="51058FE8" wp14:editId="77C21BEF">
            <wp:simplePos x="0" y="0"/>
            <wp:positionH relativeFrom="column">
              <wp:posOffset>-27305</wp:posOffset>
            </wp:positionH>
            <wp:positionV relativeFrom="paragraph">
              <wp:posOffset>675438</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8"/>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r w:rsidR="00B13224" w:rsidRPr="00B50231">
        <w:rPr>
          <w:b/>
          <w:bCs/>
        </w:rPr>
        <w:t>Fig 1S:</w:t>
      </w:r>
      <w:r w:rsidR="00B13224">
        <w:t xml:space="preserve"> </w:t>
      </w:r>
      <w:r w:rsidR="00B13224" w:rsidRPr="005C2A5D">
        <w:t xml:space="preserve">Prevalence of ASVs plotted as total abundance versus the number of samples </w:t>
      </w:r>
      <w:ins w:id="103" w:author="Marshall, Andrew" w:date="2025-04-22T16:13:00Z" w16du:dateUtc="2025-04-22T20:13:00Z">
        <w:r w:rsidR="00BD2D0F">
          <w:t xml:space="preserve">in which </w:t>
        </w:r>
      </w:ins>
      <w:r w:rsidR="00B13224" w:rsidRPr="005C2A5D">
        <w:t>each ASV appears</w:t>
      </w:r>
      <w:del w:id="104" w:author="Marshall, Andrew" w:date="2025-04-22T16:13:00Z" w16du:dateUtc="2025-04-22T20:13:00Z">
        <w:r w:rsidR="00B13224" w:rsidRPr="005C2A5D" w:rsidDel="00BD2D0F">
          <w:delText xml:space="preserve"> in</w:delText>
        </w:r>
      </w:del>
      <w:r w:rsidR="00B13224" w:rsidRPr="005C2A5D">
        <w:t>. The dashed line at 1.39 marks the 0.5% prevalence threshold used to filter out rare ASVs. ASVs present in at least two samples were retained for downstream analysis.</w:t>
      </w:r>
    </w:p>
    <w:p w14:paraId="0BC2E068" w14:textId="6D9F1FD3" w:rsidR="00B13224" w:rsidRPr="00CE235A" w:rsidRDefault="00B13224" w:rsidP="00B13224">
      <w:r w:rsidRPr="00B50231">
        <w:rPr>
          <w:b/>
          <w:bCs/>
        </w:rPr>
        <w:t xml:space="preserve">Fig </w:t>
      </w:r>
      <w:r>
        <w:rPr>
          <w:b/>
          <w:bCs/>
        </w:rPr>
        <w:t>2</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4E27A729" w14:textId="77777777" w:rsidR="00B13224" w:rsidRDefault="00B13224" w:rsidP="00B13224">
      <w:r w:rsidRPr="00B50231">
        <w:rPr>
          <w:noProof/>
          <w:sz w:val="32"/>
          <w:szCs w:val="32"/>
        </w:rPr>
        <w:lastRenderedPageBreak/>
        <w:drawing>
          <wp:anchor distT="0" distB="0" distL="114300" distR="114300" simplePos="0" relativeHeight="251659264" behindDoc="0" locked="0" layoutInCell="1" allowOverlap="1" wp14:anchorId="79121DC7" wp14:editId="470D66F6">
            <wp:simplePos x="0" y="0"/>
            <wp:positionH relativeFrom="column">
              <wp:posOffset>0</wp:posOffset>
            </wp:positionH>
            <wp:positionV relativeFrom="paragraph">
              <wp:posOffset>189230</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19"/>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p>
    <w:p w14:paraId="62449E45" w14:textId="77777777" w:rsidR="00B13224" w:rsidRDefault="00B13224" w:rsidP="00B13224">
      <w:r w:rsidRPr="00B50231">
        <w:rPr>
          <w:b/>
          <w:bCs/>
        </w:rPr>
        <w:t xml:space="preserve">Fig </w:t>
      </w:r>
      <w:r>
        <w:rPr>
          <w:b/>
          <w:bCs/>
        </w:rPr>
        <w:t>3</w:t>
      </w:r>
      <w:r w:rsidRPr="00B50231">
        <w:rPr>
          <w:b/>
          <w:bCs/>
        </w:rPr>
        <w:t>S:</w:t>
      </w:r>
      <w:r>
        <w:t xml:space="preserve"> </w:t>
      </w:r>
      <w:r w:rsidRPr="00B50231">
        <w:t xml:space="preserve">Visualization of the eigenvalues for each principal component in descending order. Principal components 1 through 4 were used for analysis, as the eigenvalues level off beyond </w:t>
      </w:r>
      <w:r>
        <w:t xml:space="preserve">principal component 4. </w:t>
      </w:r>
    </w:p>
    <w:p w14:paraId="7D7896C1" w14:textId="76CFF794" w:rsidR="00B13224" w:rsidRDefault="00B13224" w:rsidP="00B13224">
      <w:r>
        <w:rPr>
          <w:noProof/>
        </w:rPr>
        <w:lastRenderedPageBreak/>
        <w:drawing>
          <wp:anchor distT="0" distB="0" distL="114300" distR="114300" simplePos="0" relativeHeight="251661312" behindDoc="0" locked="0" layoutInCell="1" allowOverlap="1" wp14:anchorId="6833B505" wp14:editId="28F18DA3">
            <wp:simplePos x="0" y="0"/>
            <wp:positionH relativeFrom="column">
              <wp:posOffset>-27878</wp:posOffset>
            </wp:positionH>
            <wp:positionV relativeFrom="paragraph">
              <wp:posOffset>3941228</wp:posOffset>
            </wp:positionV>
            <wp:extent cx="5614035" cy="3162935"/>
            <wp:effectExtent l="0" t="0" r="0" b="0"/>
            <wp:wrapTopAndBottom/>
            <wp:docPr id="374695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5995" name="Picture 374695995"/>
                    <pic:cNvPicPr/>
                  </pic:nvPicPr>
                  <pic:blipFill rotWithShape="1">
                    <a:blip r:embed="rId20"/>
                    <a:srcRect b="6091"/>
                    <a:stretch/>
                  </pic:blipFill>
                  <pic:spPr bwMode="auto">
                    <a:xfrm>
                      <a:off x="0" y="0"/>
                      <a:ext cx="5614035" cy="3162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F342C1A" wp14:editId="55617042">
            <wp:simplePos x="0" y="0"/>
            <wp:positionH relativeFrom="column">
              <wp:posOffset>0</wp:posOffset>
            </wp:positionH>
            <wp:positionV relativeFrom="paragraph">
              <wp:posOffset>410</wp:posOffset>
            </wp:positionV>
            <wp:extent cx="3312000" cy="3312000"/>
            <wp:effectExtent l="0" t="0" r="0" b="0"/>
            <wp:wrapTopAndBottom/>
            <wp:docPr id="1826427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27203" name="Picture 1826427203"/>
                    <pic:cNvPicPr/>
                  </pic:nvPicPr>
                  <pic:blipFill>
                    <a:blip r:embed="rId21"/>
                    <a:stretch>
                      <a:fillRect/>
                    </a:stretch>
                  </pic:blipFill>
                  <pic:spPr>
                    <a:xfrm>
                      <a:off x="0" y="0"/>
                      <a:ext cx="3312000" cy="331200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Pr>
          <w:b/>
          <w:bCs/>
        </w:rPr>
        <w:t>4</w:t>
      </w:r>
      <w:r w:rsidRPr="00B50231">
        <w:rPr>
          <w:b/>
          <w:bCs/>
        </w:rPr>
        <w:t>S:</w:t>
      </w:r>
      <w:r>
        <w:t xml:space="preserve"> </w:t>
      </w:r>
      <w:r w:rsidRPr="00517EBF">
        <w:t>Plot of the within-cluster sum of squares demonstrat</w:t>
      </w:r>
      <w:r>
        <w:t>es</w:t>
      </w:r>
      <w:r w:rsidRPr="00517EBF">
        <w:t xml:space="preserve"> a decrease in within-cluster sum of squares as the number of clusters increases. Three clusters were used for the analysis</w:t>
      </w:r>
      <w:r>
        <w:t xml:space="preserve"> because</w:t>
      </w:r>
      <w:r w:rsidRPr="00517EBF">
        <w:t xml:space="preserve"> adding more clusters did </w:t>
      </w:r>
      <w:r>
        <w:t>not meaningfully reduce</w:t>
      </w:r>
      <w:r w:rsidRPr="00517EBF">
        <w:t xml:space="preserve"> the within-cluster sum of squares.</w:t>
      </w:r>
    </w:p>
    <w:p w14:paraId="163C5437" w14:textId="5D0DD5CD" w:rsidR="00B13224" w:rsidRDefault="00B13224" w:rsidP="00B13224">
      <w:r>
        <w:rPr>
          <w:b/>
          <w:bCs/>
        </w:rPr>
        <w:t>F</w:t>
      </w:r>
      <w:r w:rsidRPr="00B50231">
        <w:rPr>
          <w:b/>
          <w:bCs/>
        </w:rPr>
        <w:t xml:space="preserve">ig </w:t>
      </w:r>
      <w:r>
        <w:rPr>
          <w:b/>
          <w:bCs/>
        </w:rPr>
        <w:t>5</w:t>
      </w:r>
      <w:r w:rsidRPr="00B50231">
        <w:rPr>
          <w:b/>
          <w:bCs/>
        </w:rPr>
        <w:t>S:</w:t>
      </w:r>
      <w:r>
        <w:t xml:space="preserve"> </w:t>
      </w:r>
      <w:r w:rsidRPr="00182A00">
        <w:t xml:space="preserve">Dendrogram of hierarchical clustering performed using </w:t>
      </w:r>
      <w:proofErr w:type="spellStart"/>
      <w:r w:rsidRPr="00182A00">
        <w:t>hclust</w:t>
      </w:r>
      <w:proofErr w:type="spellEnd"/>
      <w:r w:rsidRPr="00182A00">
        <w:t>()</w:t>
      </w:r>
      <w:r>
        <w:t xml:space="preserve"> </w:t>
      </w:r>
      <w:r w:rsidRPr="00182A00">
        <w:t xml:space="preserve">with three clusters outlined. The first cluster, highlighted in red, contains </w:t>
      </w:r>
      <w:proofErr w:type="gramStart"/>
      <w:r w:rsidRPr="00182A00">
        <w:t>the majority of</w:t>
      </w:r>
      <w:proofErr w:type="gramEnd"/>
      <w:r w:rsidRPr="00182A00">
        <w:t xml:space="preserve"> taxa that exhibit a non-linear relationship with temperature.</w:t>
      </w:r>
    </w:p>
    <w:p w14:paraId="754DE0C0" w14:textId="77777777" w:rsidR="00831348" w:rsidRDefault="00831348" w:rsidP="00E463C9">
      <w:pPr>
        <w:spacing w:before="100" w:beforeAutospacing="1" w:after="100" w:afterAutospacing="1"/>
      </w:pPr>
    </w:p>
    <w:p w14:paraId="6509D46C" w14:textId="4BF33466" w:rsidR="00831348" w:rsidRDefault="003A386B" w:rsidP="00E463C9">
      <w:pPr>
        <w:spacing w:before="100" w:beforeAutospacing="1" w:after="100" w:afterAutospacing="1"/>
      </w:pPr>
      <w:r>
        <w:lastRenderedPageBreak/>
        <w:t>References</w:t>
      </w:r>
    </w:p>
    <w:p w14:paraId="4D162434" w14:textId="77777777" w:rsidR="003A386B" w:rsidRPr="003A386B" w:rsidRDefault="003A386B" w:rsidP="003A386B">
      <w:pPr>
        <w:pStyle w:val="Bibliography"/>
      </w:pPr>
      <w:r>
        <w:fldChar w:fldCharType="begin"/>
      </w:r>
      <w:r>
        <w:instrText xml:space="preserve"> ADDIN ZOTERO_BIBL {"uncited":[],"omitted":[],"custom":[]} CSL_BIBLIOGRAPHY </w:instrText>
      </w:r>
      <w:r>
        <w:fldChar w:fldCharType="separate"/>
      </w:r>
      <w:r w:rsidRPr="003A386B">
        <w:t xml:space="preserve">Aitchison, J., Barcelo-Vidal, C., Martın-Fernandez, J. A., &amp; Pawlowsky-Glahn, V. (2000). </w:t>
      </w:r>
      <w:r w:rsidRPr="003A386B">
        <w:rPr>
          <w:i/>
          <w:iCs/>
        </w:rPr>
        <w:t>Logratio Analysis and Compositional Distance</w:t>
      </w:r>
      <w:r w:rsidRPr="003A386B">
        <w:t>.</w:t>
      </w:r>
    </w:p>
    <w:p w14:paraId="6577C205" w14:textId="77777777" w:rsidR="003A386B" w:rsidRPr="003A386B" w:rsidRDefault="003A386B" w:rsidP="003A386B">
      <w:pPr>
        <w:pStyle w:val="Bibliography"/>
      </w:pPr>
      <w:r w:rsidRPr="003A386B">
        <w:t xml:space="preserve">Aitchison, J., &amp; Greenacre, M. (2002). Biplots of Compositional Data. </w:t>
      </w:r>
      <w:r w:rsidRPr="003A386B">
        <w:rPr>
          <w:i/>
          <w:iCs/>
        </w:rPr>
        <w:t>Journal of the Royal Statistical Society Series C: Applied Statistics</w:t>
      </w:r>
      <w:r w:rsidRPr="003A386B">
        <w:t xml:space="preserve">, </w:t>
      </w:r>
      <w:r w:rsidRPr="003A386B">
        <w:rPr>
          <w:i/>
          <w:iCs/>
        </w:rPr>
        <w:t>51</w:t>
      </w:r>
      <w:r w:rsidRPr="003A386B">
        <w:t>(4), 375–392. https://doi.org/10.1111/1467-9876.00275</w:t>
      </w:r>
    </w:p>
    <w:p w14:paraId="3E5B1F92" w14:textId="77777777" w:rsidR="003A386B" w:rsidRPr="003A386B" w:rsidRDefault="003A386B" w:rsidP="003A386B">
      <w:pPr>
        <w:pStyle w:val="Bibliography"/>
      </w:pPr>
      <w:r w:rsidRPr="003A386B">
        <w:t xml:space="preserve">Akaike, H. (1998). Information Theory and an Extension of the Maximum Likelihood Principle. In E. Parzen, K. Tanabe, &amp; G. Kitagawa (Eds.), </w:t>
      </w:r>
      <w:r w:rsidRPr="003A386B">
        <w:rPr>
          <w:i/>
          <w:iCs/>
        </w:rPr>
        <w:t>Selected Papers of Hirotugu Akaike</w:t>
      </w:r>
      <w:r w:rsidRPr="003A386B">
        <w:t xml:space="preserve"> (pp. 199–213). Springer New York. https://doi.org/10.1007/978-1-4612-1694-0_15</w:t>
      </w:r>
    </w:p>
    <w:p w14:paraId="48D6F124" w14:textId="77777777" w:rsidR="003A386B" w:rsidRPr="003A386B" w:rsidRDefault="003A386B" w:rsidP="003A386B">
      <w:pPr>
        <w:pStyle w:val="Bibliography"/>
      </w:pPr>
      <w:r w:rsidRPr="003A386B">
        <w:t xml:space="preserve">Al Bander, Z., Nitert, M. D., Mousa, A., &amp; Naderpoor, N. (2020). The Gut Microbiota and Inflammation: An Overview. </w:t>
      </w:r>
      <w:r w:rsidRPr="003A386B">
        <w:rPr>
          <w:i/>
          <w:iCs/>
        </w:rPr>
        <w:t>International Journal of Environmental Research and Public Health</w:t>
      </w:r>
      <w:r w:rsidRPr="003A386B">
        <w:t xml:space="preserve">, </w:t>
      </w:r>
      <w:r w:rsidRPr="003A386B">
        <w:rPr>
          <w:i/>
          <w:iCs/>
        </w:rPr>
        <w:t>17</w:t>
      </w:r>
      <w:r w:rsidRPr="003A386B">
        <w:t>(20), Article 20. https://doi.org/10.3390/ijerph17207618</w:t>
      </w:r>
    </w:p>
    <w:p w14:paraId="78EDC864" w14:textId="77777777" w:rsidR="003A386B" w:rsidRPr="003A386B" w:rsidRDefault="003A386B" w:rsidP="003A386B">
      <w:pPr>
        <w:pStyle w:val="Bibliography"/>
      </w:pPr>
      <w:r w:rsidRPr="003A386B">
        <w:t xml:space="preserve">Al Nabhani, Z., &amp; Eberl, G. (2020). Imprinting of the immune system by the microbiota early in life. </w:t>
      </w:r>
      <w:r w:rsidRPr="003A386B">
        <w:rPr>
          <w:i/>
          <w:iCs/>
        </w:rPr>
        <w:t>Mucosal Immunology</w:t>
      </w:r>
      <w:r w:rsidRPr="003A386B">
        <w:t xml:space="preserve">, </w:t>
      </w:r>
      <w:r w:rsidRPr="003A386B">
        <w:rPr>
          <w:i/>
          <w:iCs/>
        </w:rPr>
        <w:t>13</w:t>
      </w:r>
      <w:r w:rsidRPr="003A386B">
        <w:t>(2), 183–189. https://doi.org/10.1038/s41385-020-0257-y</w:t>
      </w:r>
    </w:p>
    <w:p w14:paraId="552DAE1F" w14:textId="77777777" w:rsidR="003A386B" w:rsidRPr="003A386B" w:rsidRDefault="003A386B" w:rsidP="003A386B">
      <w:pPr>
        <w:pStyle w:val="Bibliography"/>
      </w:pPr>
      <w:r w:rsidRPr="003A386B">
        <w:t xml:space="preserve">Amato, K. R. (2016). Incorporating the gut microbiota into models of human and non-human primate ecology and evolution. </w:t>
      </w:r>
      <w:r w:rsidRPr="003A386B">
        <w:rPr>
          <w:i/>
          <w:iCs/>
        </w:rPr>
        <w:t>American Journal of Physical Anthropology</w:t>
      </w:r>
      <w:r w:rsidRPr="003A386B">
        <w:t xml:space="preserve">, </w:t>
      </w:r>
      <w:r w:rsidRPr="003A386B">
        <w:rPr>
          <w:i/>
          <w:iCs/>
        </w:rPr>
        <w:t>159</w:t>
      </w:r>
      <w:r w:rsidRPr="003A386B">
        <w:t>(S61), 196–215. https://doi.org/10.1002/ajpa.22908</w:t>
      </w:r>
    </w:p>
    <w:p w14:paraId="547DB699" w14:textId="77777777" w:rsidR="003A386B" w:rsidRPr="003A386B" w:rsidRDefault="003A386B" w:rsidP="003A386B">
      <w:pPr>
        <w:pStyle w:val="Bibliography"/>
      </w:pPr>
      <w:r w:rsidRPr="003A386B">
        <w:t xml:space="preserve">Amato, K. R., Kuthyar, S., Ekanayake-Weber, M., Salmi, R., Snyder-Mackler, N., Wijayathunga, L., Vandercone, R., &amp; Lu, A. (2020). Gut microbiome, diet, and conservation of endangered langurs in Sri Lanka. </w:t>
      </w:r>
      <w:r w:rsidRPr="003A386B">
        <w:rPr>
          <w:i/>
          <w:iCs/>
        </w:rPr>
        <w:t>Biotropica</w:t>
      </w:r>
      <w:r w:rsidRPr="003A386B">
        <w:t xml:space="preserve">, </w:t>
      </w:r>
      <w:r w:rsidRPr="003A386B">
        <w:rPr>
          <w:i/>
          <w:iCs/>
        </w:rPr>
        <w:t>52</w:t>
      </w:r>
      <w:r w:rsidRPr="003A386B">
        <w:t>(5), 981–990. https://doi.org/10.1111/btp.12805</w:t>
      </w:r>
    </w:p>
    <w:p w14:paraId="75D2F587" w14:textId="77777777" w:rsidR="003A386B" w:rsidRPr="003A386B" w:rsidRDefault="003A386B" w:rsidP="003A386B">
      <w:pPr>
        <w:pStyle w:val="Bibliography"/>
      </w:pPr>
      <w:r w:rsidRPr="003A386B">
        <w:t xml:space="preserve">Amato, K. R., Martinez-Mota, R., Righini, N., Raguet-Schofield, M., Corcione, F. P., Marini, E., Humphrey, G., Gogul, G., Gaffney, J., Lovelace, E., Williams, L., Luong, A., </w:t>
      </w:r>
      <w:r w:rsidRPr="003A386B">
        <w:lastRenderedPageBreak/>
        <w:t xml:space="preserve">Dominguez-Bello, M. G., Stumpf, R. M., White, B., Nelson, K. E., Knight, R., &amp; Leigh, S. R. (2016). Phylogenetic and ecological factors impact the gut microbiota of two Neotropical primate species. </w:t>
      </w:r>
      <w:r w:rsidRPr="003A386B">
        <w:rPr>
          <w:i/>
          <w:iCs/>
        </w:rPr>
        <w:t>Oecologia</w:t>
      </w:r>
      <w:r w:rsidRPr="003A386B">
        <w:t xml:space="preserve">, </w:t>
      </w:r>
      <w:r w:rsidRPr="003A386B">
        <w:rPr>
          <w:i/>
          <w:iCs/>
        </w:rPr>
        <w:t>180</w:t>
      </w:r>
      <w:r w:rsidRPr="003A386B">
        <w:t>(3), 717–733. https://doi.org/10.1007/s00442-015-3507-z</w:t>
      </w:r>
    </w:p>
    <w:p w14:paraId="3922361A" w14:textId="77777777" w:rsidR="003A386B" w:rsidRPr="003A386B" w:rsidRDefault="003A386B" w:rsidP="003A386B">
      <w:pPr>
        <w:pStyle w:val="Bibliography"/>
      </w:pPr>
      <w:r w:rsidRPr="003A386B">
        <w:t xml:space="preserve">Amato, K. R., Yeoman, C. J., Kent, A., Righini, N., Carbonero, F., Estrada, A., Rex Gaskins, H., Stumpf, R. M., Yildirim, S., Torralba, M., Gillis, M., Wilson, B. A., Nelson, K. E., White, B. A., &amp; Leigh, S. R. (2013). Habitat degradation impacts black howler monkey (Alouatta pigra) gastrointestinal microbiomes. </w:t>
      </w:r>
      <w:r w:rsidRPr="003A386B">
        <w:rPr>
          <w:i/>
          <w:iCs/>
        </w:rPr>
        <w:t>The ISME Journal</w:t>
      </w:r>
      <w:r w:rsidRPr="003A386B">
        <w:t xml:space="preserve">, </w:t>
      </w:r>
      <w:r w:rsidRPr="003A386B">
        <w:rPr>
          <w:i/>
          <w:iCs/>
        </w:rPr>
        <w:t>7</w:t>
      </w:r>
      <w:r w:rsidRPr="003A386B">
        <w:t>(7), 1344–1353. https://doi.org/10.1038/ismej.2013.16</w:t>
      </w:r>
    </w:p>
    <w:p w14:paraId="7082593C" w14:textId="77777777" w:rsidR="003A386B" w:rsidRPr="003A386B" w:rsidRDefault="003A386B" w:rsidP="003A386B">
      <w:pPr>
        <w:pStyle w:val="Bibliography"/>
      </w:pPr>
      <w:r w:rsidRPr="003A386B">
        <w:t xml:space="preserve">Anderson, D. R., Burnham, K. P., &amp; Thompson, W. L. (2000). Null Hypothesis Testing: Problems, Prevalence, and an Alternative. </w:t>
      </w:r>
      <w:r w:rsidRPr="003A386B">
        <w:rPr>
          <w:i/>
          <w:iCs/>
        </w:rPr>
        <w:t>The Journal of Wildlife Management</w:t>
      </w:r>
      <w:r w:rsidRPr="003A386B">
        <w:t xml:space="preserve">, </w:t>
      </w:r>
      <w:r w:rsidRPr="003A386B">
        <w:rPr>
          <w:i/>
          <w:iCs/>
        </w:rPr>
        <w:t>64</w:t>
      </w:r>
      <w:r w:rsidRPr="003A386B">
        <w:t>(4), 912–923. https://doi.org/10.2307/3803199</w:t>
      </w:r>
    </w:p>
    <w:p w14:paraId="53A6522D" w14:textId="77777777" w:rsidR="003A386B" w:rsidRPr="003A386B" w:rsidRDefault="003A386B" w:rsidP="003A386B">
      <w:pPr>
        <w:pStyle w:val="Bibliography"/>
      </w:pPr>
      <w:r w:rsidRPr="003A386B">
        <w:t xml:space="preserve">Appert, O., Garcia, A. R., Frei, R., Roduit, C., Constancias, F., Neuzil-Bunesova, V., Ferstl, R., Zhang, J., Akdis, C., Lauener, R., Lacroix, C., &amp; Schwab, C. (2020). Initial butyrate producers during infant gut microbiota development are endospore formers. </w:t>
      </w:r>
      <w:r w:rsidRPr="003A386B">
        <w:rPr>
          <w:i/>
          <w:iCs/>
        </w:rPr>
        <w:t>Environmental Microbiology</w:t>
      </w:r>
      <w:r w:rsidRPr="003A386B">
        <w:t xml:space="preserve">, </w:t>
      </w:r>
      <w:r w:rsidRPr="003A386B">
        <w:rPr>
          <w:i/>
          <w:iCs/>
        </w:rPr>
        <w:t>22</w:t>
      </w:r>
      <w:r w:rsidRPr="003A386B">
        <w:t>(9), 3909–3921. https://doi.org/10.1111/1462-2920.15167</w:t>
      </w:r>
    </w:p>
    <w:p w14:paraId="2EAB5A19" w14:textId="77777777" w:rsidR="003A386B" w:rsidRPr="003A386B" w:rsidRDefault="003A386B" w:rsidP="003A386B">
      <w:pPr>
        <w:pStyle w:val="Bibliography"/>
      </w:pPr>
      <w:r w:rsidRPr="003A386B">
        <w:t xml:space="preserve">Bagath, M., Krishnan, G., Devaraj, C., Rashamol, V. P., Pragna, P., Lees, A. M., &amp; Sejian, V. (2019). The impact of heat stress on the immune system in dairy cattle: A review. </w:t>
      </w:r>
      <w:r w:rsidRPr="003A386B">
        <w:rPr>
          <w:i/>
          <w:iCs/>
        </w:rPr>
        <w:t>Research in Veterinary Science</w:t>
      </w:r>
      <w:r w:rsidRPr="003A386B">
        <w:t xml:space="preserve">, </w:t>
      </w:r>
      <w:r w:rsidRPr="003A386B">
        <w:rPr>
          <w:i/>
          <w:iCs/>
        </w:rPr>
        <w:t>126</w:t>
      </w:r>
      <w:r w:rsidRPr="003A386B">
        <w:t>, 94–102. https://doi.org/10.1016/j.rvsc.2019.08.011</w:t>
      </w:r>
    </w:p>
    <w:p w14:paraId="7EAC2B13" w14:textId="77777777" w:rsidR="003A386B" w:rsidRPr="003A386B" w:rsidRDefault="003A386B" w:rsidP="003A386B">
      <w:pPr>
        <w:pStyle w:val="Bibliography"/>
      </w:pPr>
      <w:r w:rsidRPr="003A386B">
        <w:t xml:space="preserve">Bailón, E., Cueto-Sola, M., Utrilla, P., Rodríguez-Cabezas, M. E., Garrido-Mesa, N., Zarzuelo, A., Xaus, J., Gálvez, J., &amp; Comalada, M. (2010). Butyrate </w:t>
      </w:r>
      <w:r w:rsidRPr="003A386B">
        <w:rPr>
          <w:i/>
          <w:iCs/>
        </w:rPr>
        <w:t>in vitro</w:t>
      </w:r>
      <w:r w:rsidRPr="003A386B">
        <w:t xml:space="preserve"> immune-modulatory </w:t>
      </w:r>
      <w:r w:rsidRPr="003A386B">
        <w:lastRenderedPageBreak/>
        <w:t xml:space="preserve">effects might be mediated through a proliferation-related induction of apoptosis. </w:t>
      </w:r>
      <w:r w:rsidRPr="003A386B">
        <w:rPr>
          <w:i/>
          <w:iCs/>
        </w:rPr>
        <w:t>Immunobiology</w:t>
      </w:r>
      <w:r w:rsidRPr="003A386B">
        <w:t xml:space="preserve">, </w:t>
      </w:r>
      <w:r w:rsidRPr="003A386B">
        <w:rPr>
          <w:i/>
          <w:iCs/>
        </w:rPr>
        <w:t>215</w:t>
      </w:r>
      <w:r w:rsidRPr="003A386B">
        <w:t>(11), 863–873. https://doi.org/10.1016/j.imbio.2010.01.001</w:t>
      </w:r>
    </w:p>
    <w:p w14:paraId="2DFD685F" w14:textId="77777777" w:rsidR="003A386B" w:rsidRPr="003A386B" w:rsidRDefault="003A386B" w:rsidP="003A386B">
      <w:pPr>
        <w:pStyle w:val="Bibliography"/>
      </w:pPr>
      <w:r w:rsidRPr="003A386B">
        <w:t xml:space="preserve">Balcázar, J. L., de Blas, I., Ruiz-Zarzuela, I., Vendrell, D., Gironés, O., &amp; Muzquiz, J. L. (2007). Enhancement of the immune response and protection induced by probiotic lactic acid bacteria against furunculosis in rainbow trout (Oncorhynchus mykiss). </w:t>
      </w:r>
      <w:r w:rsidRPr="003A386B">
        <w:rPr>
          <w:i/>
          <w:iCs/>
        </w:rPr>
        <w:t>FEMS Immunology &amp; Medical Microbiology</w:t>
      </w:r>
      <w:r w:rsidRPr="003A386B">
        <w:t xml:space="preserve">, </w:t>
      </w:r>
      <w:r w:rsidRPr="003A386B">
        <w:rPr>
          <w:i/>
          <w:iCs/>
        </w:rPr>
        <w:t>51</w:t>
      </w:r>
      <w:r w:rsidRPr="003A386B">
        <w:t>(1), 185–193. https://doi.org/10.1111/j.1574-695X.2007.00294.x</w:t>
      </w:r>
    </w:p>
    <w:p w14:paraId="6D99D0B6" w14:textId="77777777" w:rsidR="003A386B" w:rsidRPr="003A386B" w:rsidRDefault="003A386B" w:rsidP="003A386B">
      <w:pPr>
        <w:pStyle w:val="Bibliography"/>
      </w:pPr>
      <w:r w:rsidRPr="003A386B">
        <w:t xml:space="preserve">Baldassarre, L., Ying, H., Reitzel, A. M., Franzenburg, S., &amp; Fraune, S. (2022). Microbiota mediated plasticity promotes thermal adaptation in the sea anemone Nematostella vectensis. </w:t>
      </w:r>
      <w:r w:rsidRPr="003A386B">
        <w:rPr>
          <w:i/>
          <w:iCs/>
        </w:rPr>
        <w:t>Nature Communications</w:t>
      </w:r>
      <w:r w:rsidRPr="003A386B">
        <w:t xml:space="preserve">, </w:t>
      </w:r>
      <w:r w:rsidRPr="003A386B">
        <w:rPr>
          <w:i/>
          <w:iCs/>
        </w:rPr>
        <w:t>13</w:t>
      </w:r>
      <w:r w:rsidRPr="003A386B">
        <w:t>(1), 3804. https://doi.org/10.1038/s41467-022-31350-z</w:t>
      </w:r>
    </w:p>
    <w:p w14:paraId="40E8CBE8" w14:textId="77777777" w:rsidR="003A386B" w:rsidRPr="003A386B" w:rsidRDefault="003A386B" w:rsidP="003A386B">
      <w:pPr>
        <w:pStyle w:val="Bibliography"/>
      </w:pPr>
      <w:r w:rsidRPr="003A386B">
        <w:t xml:space="preserve">Baniel, A., Amato, K. R., Beehner, J. C., Bergman, T. J., Mercer, A., Perlman, R. F., Petrullo, L., Reitsema, L., Sams, S., Lu, A., &amp; Snyder-Mackler, N. (2021). Seasonal shifts in the gut microbiome indicate plastic responses to diet in wild geladas. </w:t>
      </w:r>
      <w:r w:rsidRPr="003A386B">
        <w:rPr>
          <w:i/>
          <w:iCs/>
        </w:rPr>
        <w:t>Microbiome</w:t>
      </w:r>
      <w:r w:rsidRPr="003A386B">
        <w:t xml:space="preserve">, </w:t>
      </w:r>
      <w:r w:rsidRPr="003A386B">
        <w:rPr>
          <w:i/>
          <w:iCs/>
        </w:rPr>
        <w:t>9</w:t>
      </w:r>
      <w:r w:rsidRPr="003A386B">
        <w:t>(1), 26. https://doi.org/10.1186/s40168-020-00977-9</w:t>
      </w:r>
    </w:p>
    <w:p w14:paraId="3DE34B70" w14:textId="77777777" w:rsidR="003A386B" w:rsidRPr="003A386B" w:rsidRDefault="003A386B" w:rsidP="003A386B">
      <w:pPr>
        <w:pStyle w:val="Bibliography"/>
      </w:pPr>
      <w:r w:rsidRPr="003A386B">
        <w:t xml:space="preserve">Barelli, C., Albanese, D., Donati, C., Pindo, M., Dallago, C., Rovero, F., Cavalieri, D., Tuohy, K. M., Hauffe, H. C., &amp; De Filippo, C. (2015). Habitat fragmentation is associated to gut microbiota diversity of an endangered primate: Implications for conservation. </w:t>
      </w:r>
      <w:r w:rsidRPr="003A386B">
        <w:rPr>
          <w:i/>
          <w:iCs/>
        </w:rPr>
        <w:t>Scientific Reports</w:t>
      </w:r>
      <w:r w:rsidRPr="003A386B">
        <w:t xml:space="preserve">, </w:t>
      </w:r>
      <w:r w:rsidRPr="003A386B">
        <w:rPr>
          <w:i/>
          <w:iCs/>
        </w:rPr>
        <w:t>5</w:t>
      </w:r>
      <w:r w:rsidRPr="003A386B">
        <w:t>(1), 14862. https://doi.org/10.1038/srep14862</w:t>
      </w:r>
    </w:p>
    <w:p w14:paraId="53D1DE74" w14:textId="77777777" w:rsidR="003A386B" w:rsidRPr="003A386B" w:rsidRDefault="003A386B" w:rsidP="003A386B">
      <w:pPr>
        <w:pStyle w:val="Bibliography"/>
      </w:pPr>
      <w:r w:rsidRPr="003A386B">
        <w:t xml:space="preserve">Beehner, J. C., Alfaro, J., Allen, C., Benítez, M. E., Bergman, T. J., Buehler, M. S., Carrera, S. C., Chester, E. M., Deschner, T., Fuentes, A., Gault, C. M., Godoy, I., Jack, K. M., Kim, J. D., Kolinski, L., Kulick, N. K., Losch, T., Ordoñez, J. C., Perry, S. E., … Wasserman, M. D. (2022). Using an on-site laboratory for fecal steroid analysis in wild white-faced </w:t>
      </w:r>
      <w:r w:rsidRPr="003A386B">
        <w:lastRenderedPageBreak/>
        <w:t xml:space="preserve">capuchins. </w:t>
      </w:r>
      <w:r w:rsidRPr="003A386B">
        <w:rPr>
          <w:i/>
          <w:iCs/>
        </w:rPr>
        <w:t>General and Comparative Endocrinology</w:t>
      </w:r>
      <w:r w:rsidRPr="003A386B">
        <w:t xml:space="preserve">, </w:t>
      </w:r>
      <w:r w:rsidRPr="003A386B">
        <w:rPr>
          <w:i/>
          <w:iCs/>
        </w:rPr>
        <w:t>329</w:t>
      </w:r>
      <w:r w:rsidRPr="003A386B">
        <w:t>, 114109. https://doi.org/10.1016/j.ygcen.2022.114109</w:t>
      </w:r>
    </w:p>
    <w:p w14:paraId="354FEF05" w14:textId="77777777" w:rsidR="003A386B" w:rsidRPr="003A386B" w:rsidRDefault="003A386B" w:rsidP="003A386B">
      <w:pPr>
        <w:pStyle w:val="Bibliography"/>
      </w:pPr>
      <w:r w:rsidRPr="003A386B">
        <w:t xml:space="preserve">Bellard, C., Bertelsmeier, C., Leadley, P., Thuiller, W., &amp; Courchamp, F. (2012). Impacts of climate change on the future of biodiversity. </w:t>
      </w:r>
      <w:r w:rsidRPr="003A386B">
        <w:rPr>
          <w:i/>
          <w:iCs/>
        </w:rPr>
        <w:t>Ecology Letters</w:t>
      </w:r>
      <w:r w:rsidRPr="003A386B">
        <w:t xml:space="preserve">, </w:t>
      </w:r>
      <w:r w:rsidRPr="003A386B">
        <w:rPr>
          <w:i/>
          <w:iCs/>
        </w:rPr>
        <w:t>15</w:t>
      </w:r>
      <w:r w:rsidRPr="003A386B">
        <w:t>(4), 365–377. https://doi.org/10.1111/j.1461-0248.2011.01736.x</w:t>
      </w:r>
    </w:p>
    <w:p w14:paraId="5691555A" w14:textId="77777777" w:rsidR="003A386B" w:rsidRPr="003A386B" w:rsidRDefault="003A386B" w:rsidP="003A386B">
      <w:pPr>
        <w:pStyle w:val="Bibliography"/>
      </w:pPr>
      <w:r w:rsidRPr="003A386B">
        <w:t xml:space="preserve">Bennett, J. M., Sunday, J., Calosi, P., Villalobos, F., Martínez, B., Molina-Venegas, R., Araújo, M. B., Algar, A. C., Clusella-Trullas, S., Hawkins, B. A., Keith, S. A., Kühn, I., Rahbek, C., Rodríguez, L., Singer, A., Morales-Castilla, I., &amp; Olalla-Tárraga, M. Á. (2021). The evolution of critical thermal limits of life on Earth. </w:t>
      </w:r>
      <w:r w:rsidRPr="003A386B">
        <w:rPr>
          <w:i/>
          <w:iCs/>
        </w:rPr>
        <w:t>Nature Communications</w:t>
      </w:r>
      <w:r w:rsidRPr="003A386B">
        <w:t xml:space="preserve">, </w:t>
      </w:r>
      <w:r w:rsidRPr="003A386B">
        <w:rPr>
          <w:i/>
          <w:iCs/>
        </w:rPr>
        <w:t>12</w:t>
      </w:r>
      <w:r w:rsidRPr="003A386B">
        <w:t>(1), 1198. https://doi.org/10.1038/s41467-021-21263-8</w:t>
      </w:r>
    </w:p>
    <w:p w14:paraId="208442ED" w14:textId="77777777" w:rsidR="003A386B" w:rsidRPr="003A386B" w:rsidRDefault="003A386B" w:rsidP="003A386B">
      <w:pPr>
        <w:pStyle w:val="Bibliography"/>
      </w:pPr>
      <w:r w:rsidRPr="003A386B">
        <w:t xml:space="preserve">Bergstrom, M. L., Emery Thompson, M., Melin, A. D., &amp; Fedigan, L. M. (2017). Using urinary parameters to estimate seasonal variation in the physical condition of female white-faced capuchin monkeys (Cebus capucinus imitator). </w:t>
      </w:r>
      <w:r w:rsidRPr="003A386B">
        <w:rPr>
          <w:i/>
          <w:iCs/>
        </w:rPr>
        <w:t>American Journal of Physical Anthropology</w:t>
      </w:r>
      <w:r w:rsidRPr="003A386B">
        <w:t xml:space="preserve">, </w:t>
      </w:r>
      <w:r w:rsidRPr="003A386B">
        <w:rPr>
          <w:i/>
          <w:iCs/>
        </w:rPr>
        <w:t>163</w:t>
      </w:r>
      <w:r w:rsidRPr="003A386B">
        <w:t>(4), 707–715. https://doi.org/10.1002/ajpa.23239</w:t>
      </w:r>
    </w:p>
    <w:p w14:paraId="0D0840CA" w14:textId="77777777" w:rsidR="003A386B" w:rsidRPr="003A386B" w:rsidRDefault="003A386B" w:rsidP="003A386B">
      <w:pPr>
        <w:pStyle w:val="Bibliography"/>
      </w:pPr>
      <w:r w:rsidRPr="003A386B">
        <w:t xml:space="preserve">Bestion, E., Jacob, S., Zinger, L., Di Gesu, L., Richard, M., White, J., &amp; Cote, J. (2017). Climate warming reduces gut microbiota diversity in a vertebrate ectotherm. </w:t>
      </w:r>
      <w:r w:rsidRPr="003A386B">
        <w:rPr>
          <w:i/>
          <w:iCs/>
        </w:rPr>
        <w:t>Nature Ecology &amp; Evolution</w:t>
      </w:r>
      <w:r w:rsidRPr="003A386B">
        <w:t xml:space="preserve">, </w:t>
      </w:r>
      <w:r w:rsidRPr="003A386B">
        <w:rPr>
          <w:i/>
          <w:iCs/>
        </w:rPr>
        <w:t>1</w:t>
      </w:r>
      <w:r w:rsidRPr="003A386B">
        <w:t>(6), 1–3. https://doi.org/10.1038/s41559-017-0161</w:t>
      </w:r>
    </w:p>
    <w:p w14:paraId="10AA2BD3" w14:textId="77777777" w:rsidR="003A386B" w:rsidRPr="003A386B" w:rsidRDefault="003A386B" w:rsidP="003A386B">
      <w:pPr>
        <w:pStyle w:val="Bibliography"/>
      </w:pPr>
      <w:r w:rsidRPr="003A386B">
        <w:t xml:space="preserve">Bisanz, J. (2018). qiime2R: importing QIIME2 artifacts and associated data into R sessions. </w:t>
      </w:r>
      <w:r w:rsidRPr="003A386B">
        <w:rPr>
          <w:i/>
          <w:iCs/>
        </w:rPr>
        <w:t>R Package Version 0.99</w:t>
      </w:r>
      <w:r w:rsidRPr="003A386B">
        <w:t>.</w:t>
      </w:r>
    </w:p>
    <w:p w14:paraId="6B5FF818" w14:textId="77777777" w:rsidR="003A386B" w:rsidRPr="003A386B" w:rsidRDefault="003A386B" w:rsidP="003A386B">
      <w:pPr>
        <w:pStyle w:val="Bibliography"/>
      </w:pPr>
      <w:r w:rsidRPr="003A386B">
        <w:t xml:space="preserve">Bokulich, N. A., Kaehler, B. D., Rideout, J. R., Dillon, M., Bolyen, E., Knight, R., Huttley, G. A., &amp; Gregory Caporaso, J. (2018). Optimizing taxonomic classification of marker-gene amplicon sequences with QIIME 2’s q2-feature-classifier plugin. </w:t>
      </w:r>
      <w:r w:rsidRPr="003A386B">
        <w:rPr>
          <w:i/>
          <w:iCs/>
        </w:rPr>
        <w:t>Microbiome</w:t>
      </w:r>
      <w:r w:rsidRPr="003A386B">
        <w:t xml:space="preserve">, </w:t>
      </w:r>
      <w:r w:rsidRPr="003A386B">
        <w:rPr>
          <w:i/>
          <w:iCs/>
        </w:rPr>
        <w:t>6</w:t>
      </w:r>
      <w:r w:rsidRPr="003A386B">
        <w:t>(1), 90. https://doi.org/10.1186/s40168-018-0470-z</w:t>
      </w:r>
    </w:p>
    <w:p w14:paraId="5BBDA4A2" w14:textId="77777777" w:rsidR="003A386B" w:rsidRPr="003A386B" w:rsidRDefault="003A386B" w:rsidP="003A386B">
      <w:pPr>
        <w:pStyle w:val="Bibliography"/>
      </w:pPr>
      <w:r w:rsidRPr="003A386B">
        <w:lastRenderedPageBreak/>
        <w:t xml:space="preserve">Bravo, M., Combes, T., Martinez, F. O., Risco, D., Gonçalves, P., Garcia-Jimenez, W. L., Cerrato, R., Fernandez-Llario, P., &amp; Gutierrez-Merino, J. (2022). Wildlife Symbiotic Bacteria Are Indicators of the Health Status of the Host and Its Ecosystem. </w:t>
      </w:r>
      <w:r w:rsidRPr="003A386B">
        <w:rPr>
          <w:i/>
          <w:iCs/>
        </w:rPr>
        <w:t>Applied and Environmental Microbiology</w:t>
      </w:r>
      <w:r w:rsidRPr="003A386B">
        <w:t xml:space="preserve">, </w:t>
      </w:r>
      <w:r w:rsidRPr="003A386B">
        <w:rPr>
          <w:i/>
          <w:iCs/>
        </w:rPr>
        <w:t>88</w:t>
      </w:r>
      <w:r w:rsidRPr="003A386B">
        <w:t>(1), e01385-21. https://doi.org/10.1128/AEM.01385-21</w:t>
      </w:r>
    </w:p>
    <w:p w14:paraId="1561B4B2" w14:textId="77777777" w:rsidR="003A386B" w:rsidRPr="003A386B" w:rsidRDefault="003A386B" w:rsidP="003A386B">
      <w:pPr>
        <w:pStyle w:val="Bibliography"/>
      </w:pPr>
      <w:r w:rsidRPr="003A386B">
        <w:t xml:space="preserve">Brewer, S. M., Twittenhoff, C., Kortmann, J., Brubaker, S. W., Honeycutt, J., Massis, L. M., Pham, T. H. M., Narberhaus, F., &amp; Monack, D. M. (2021). A Salmonella Typhi RNA thermosensor regulates virulence factors and innate immune evasion in response to host temperature. </w:t>
      </w:r>
      <w:r w:rsidRPr="003A386B">
        <w:rPr>
          <w:i/>
          <w:iCs/>
        </w:rPr>
        <w:t>PLOS Pathogens</w:t>
      </w:r>
      <w:r w:rsidRPr="003A386B">
        <w:t xml:space="preserve">, </w:t>
      </w:r>
      <w:r w:rsidRPr="003A386B">
        <w:rPr>
          <w:i/>
          <w:iCs/>
        </w:rPr>
        <w:t>17</w:t>
      </w:r>
      <w:r w:rsidRPr="003A386B">
        <w:t>(3), e1009345. https://doi.org/10.1371/journal.ppat.1009345</w:t>
      </w:r>
    </w:p>
    <w:p w14:paraId="605DBBF9" w14:textId="77777777" w:rsidR="003A386B" w:rsidRPr="003A386B" w:rsidRDefault="003A386B" w:rsidP="003A386B">
      <w:pPr>
        <w:pStyle w:val="Bibliography"/>
      </w:pPr>
      <w:r w:rsidRPr="003A386B">
        <w:t xml:space="preserve">Brugman, S., Schneeberger ,Kerstin, Witte ,Merlijn, Klein ,Mark R, van den Bogert ,Bartholomeus, Boekhorst ,Jos, Timmerman ,Harro M, Boes ,Marianne L, Kleerebezem ,Michiel, &amp; and Nieuwenhuis, E. E. (2014). T lymphocytes control microbial composition by regulating the abundance of Vibrio in the zebrafish gut. </w:t>
      </w:r>
      <w:r w:rsidRPr="003A386B">
        <w:rPr>
          <w:i/>
          <w:iCs/>
        </w:rPr>
        <w:t>Gut Microbes</w:t>
      </w:r>
      <w:r w:rsidRPr="003A386B">
        <w:t xml:space="preserve">, </w:t>
      </w:r>
      <w:r w:rsidRPr="003A386B">
        <w:rPr>
          <w:i/>
          <w:iCs/>
        </w:rPr>
        <w:t>5</w:t>
      </w:r>
      <w:r w:rsidRPr="003A386B">
        <w:t>(6), 737–747. https://doi.org/10.4161/19490976.2014.972228</w:t>
      </w:r>
    </w:p>
    <w:p w14:paraId="070118DA" w14:textId="77777777" w:rsidR="003A386B" w:rsidRPr="003A386B" w:rsidRDefault="003A386B" w:rsidP="003A386B">
      <w:pPr>
        <w:pStyle w:val="Bibliography"/>
      </w:pPr>
      <w:r w:rsidRPr="003A386B">
        <w:t xml:space="preserve">Bueno De Mesquita, C. P., Nichols, L. M., Gebert, M. J., Vanderburgh, C., Bocksberger, G., Lester, J. D., Kalan, A. K., Dieguez, P., McCarthy, M. S., Agbor, A., Álvarez Varona, P., Ayimisin, A. E., Bessone, M., Chancellor, R., Cohen, H., Coupland, C., Deschner, T., Egbe, V. E., Goedmakers, A., … Dunn, R. R. (2021). Structure of Chimpanzee Gut Microbiomes across Tropical Africa. </w:t>
      </w:r>
      <w:r w:rsidRPr="003A386B">
        <w:rPr>
          <w:i/>
          <w:iCs/>
        </w:rPr>
        <w:t>mSystems</w:t>
      </w:r>
      <w:r w:rsidRPr="003A386B">
        <w:t xml:space="preserve">, </w:t>
      </w:r>
      <w:r w:rsidRPr="003A386B">
        <w:rPr>
          <w:i/>
          <w:iCs/>
        </w:rPr>
        <w:t>6</w:t>
      </w:r>
      <w:r w:rsidRPr="003A386B">
        <w:t>(3), e01269-20. https://doi.org/10.1128/mSystems.01269-20</w:t>
      </w:r>
    </w:p>
    <w:p w14:paraId="50230B0E" w14:textId="77777777" w:rsidR="003A386B" w:rsidRPr="003A386B" w:rsidRDefault="003A386B" w:rsidP="003A386B">
      <w:pPr>
        <w:pStyle w:val="Bibliography"/>
      </w:pPr>
      <w:r w:rsidRPr="003A386B">
        <w:t xml:space="preserve">Buffie, C. G., &amp; Pamer, E. G. (2013). Microbiota-mediated colonization resistance against intestinal pathogens. </w:t>
      </w:r>
      <w:r w:rsidRPr="003A386B">
        <w:rPr>
          <w:i/>
          <w:iCs/>
        </w:rPr>
        <w:t>Nature Reviews Immunology</w:t>
      </w:r>
      <w:r w:rsidRPr="003A386B">
        <w:t xml:space="preserve">, </w:t>
      </w:r>
      <w:r w:rsidRPr="003A386B">
        <w:rPr>
          <w:i/>
          <w:iCs/>
        </w:rPr>
        <w:t>13</w:t>
      </w:r>
      <w:r w:rsidRPr="003A386B">
        <w:t>(11), 790–801. https://doi.org/10.1038/nri3535</w:t>
      </w:r>
    </w:p>
    <w:p w14:paraId="6B6C0A33" w14:textId="77777777" w:rsidR="003A386B" w:rsidRPr="003A386B" w:rsidRDefault="003A386B" w:rsidP="003A386B">
      <w:pPr>
        <w:pStyle w:val="Bibliography"/>
      </w:pPr>
      <w:r w:rsidRPr="003A386B">
        <w:lastRenderedPageBreak/>
        <w:t xml:space="preserve">Burnham, K. P., Anderson, D. R., &amp; Huyvaert, K. P. (2011). AIC model selection and multimodel inference in behavioral ecology: Some background, observations, and comparisons. </w:t>
      </w:r>
      <w:r w:rsidRPr="003A386B">
        <w:rPr>
          <w:i/>
          <w:iCs/>
        </w:rPr>
        <w:t>Behavioral Ecology and Sociobiology</w:t>
      </w:r>
      <w:r w:rsidRPr="003A386B">
        <w:t xml:space="preserve">, </w:t>
      </w:r>
      <w:r w:rsidRPr="003A386B">
        <w:rPr>
          <w:i/>
          <w:iCs/>
        </w:rPr>
        <w:t>65</w:t>
      </w:r>
      <w:r w:rsidRPr="003A386B">
        <w:t>(1), 23–35. https://doi.org/10.1007/s00265-010-1029-6</w:t>
      </w:r>
    </w:p>
    <w:p w14:paraId="2AD038DF" w14:textId="77777777" w:rsidR="003A386B" w:rsidRPr="003A386B" w:rsidRDefault="003A386B" w:rsidP="003A386B">
      <w:pPr>
        <w:pStyle w:val="Bibliography"/>
      </w:pPr>
      <w:r w:rsidRPr="003A386B">
        <w:t xml:space="preserve">Caballero-Flores, G., Pickard, J. M., &amp; Núñez, G. (2023). Microbiota-mediated colonization resistance: Mechanisms and regulation. </w:t>
      </w:r>
      <w:r w:rsidRPr="003A386B">
        <w:rPr>
          <w:i/>
          <w:iCs/>
        </w:rPr>
        <w:t>Nature Reviews Microbiology</w:t>
      </w:r>
      <w:r w:rsidRPr="003A386B">
        <w:t xml:space="preserve">, </w:t>
      </w:r>
      <w:r w:rsidRPr="003A386B">
        <w:rPr>
          <w:i/>
          <w:iCs/>
        </w:rPr>
        <w:t>21</w:t>
      </w:r>
      <w:r w:rsidRPr="003A386B">
        <w:t>(6), 347–360. https://doi.org/10.1038/s41579-022-00833-7</w:t>
      </w:r>
    </w:p>
    <w:p w14:paraId="11227D89" w14:textId="77777777" w:rsidR="003A386B" w:rsidRPr="003A386B" w:rsidRDefault="003A386B" w:rsidP="003A386B">
      <w:pPr>
        <w:pStyle w:val="Bibliography"/>
      </w:pPr>
      <w:r w:rsidRPr="003A386B">
        <w:t xml:space="preserve">Callahan, B. J., McMurdie, P. J., Rosen, M. J., Han, A. W., Johnson, A. J. A., &amp; Holmes, S. P. (2016). DADA2: High-resolution sample inference from Illumina amplicon data. </w:t>
      </w:r>
      <w:r w:rsidRPr="003A386B">
        <w:rPr>
          <w:i/>
          <w:iCs/>
        </w:rPr>
        <w:t>Nature Methods</w:t>
      </w:r>
      <w:r w:rsidRPr="003A386B">
        <w:t xml:space="preserve">, </w:t>
      </w:r>
      <w:r w:rsidRPr="003A386B">
        <w:rPr>
          <w:i/>
          <w:iCs/>
        </w:rPr>
        <w:t>13</w:t>
      </w:r>
      <w:r w:rsidRPr="003A386B">
        <w:t>(7), 581–583. https://doi.org/10.1038/nmeth.3869</w:t>
      </w:r>
    </w:p>
    <w:p w14:paraId="73369EEC" w14:textId="77777777" w:rsidR="003A386B" w:rsidRPr="003A386B" w:rsidRDefault="003A386B" w:rsidP="003A386B">
      <w:pPr>
        <w:pStyle w:val="Bibliography"/>
      </w:pPr>
      <w:r w:rsidRPr="003A386B">
        <w:t xml:space="preserve">Campana, R., van Hemert, S., &amp; Baffone, W. (2017). Strain-specific probiotic properties of lactic acid bacteria and their interference with human intestinal pathogens invasion. </w:t>
      </w:r>
      <w:r w:rsidRPr="003A386B">
        <w:rPr>
          <w:i/>
          <w:iCs/>
        </w:rPr>
        <w:t>Gut Pathogens</w:t>
      </w:r>
      <w:r w:rsidRPr="003A386B">
        <w:t xml:space="preserve">, </w:t>
      </w:r>
      <w:r w:rsidRPr="003A386B">
        <w:rPr>
          <w:i/>
          <w:iCs/>
        </w:rPr>
        <w:t>9</w:t>
      </w:r>
      <w:r w:rsidRPr="003A386B">
        <w:t>(1), 12. https://doi.org/10.1186/s13099-017-0162-4</w:t>
      </w:r>
    </w:p>
    <w:p w14:paraId="117BBFBE" w14:textId="77777777" w:rsidR="003A386B" w:rsidRPr="003A386B" w:rsidRDefault="003A386B" w:rsidP="003A386B">
      <w:pPr>
        <w:pStyle w:val="Bibliography"/>
      </w:pPr>
      <w:r w:rsidRPr="003A386B">
        <w:t xml:space="preserve">Campos, F. A., &amp; Fedigan, L. M. (2009). Behavioral adaptations to heat stress and water scarcity in white-faced capuchins (Cebus capucinus) in Santa Rosa National Park, Costa Rica. </w:t>
      </w:r>
      <w:r w:rsidRPr="003A386B">
        <w:rPr>
          <w:i/>
          <w:iCs/>
        </w:rPr>
        <w:t>American Journal of Physical Anthropology</w:t>
      </w:r>
      <w:r w:rsidRPr="003A386B">
        <w:t xml:space="preserve">, </w:t>
      </w:r>
      <w:r w:rsidRPr="003A386B">
        <w:rPr>
          <w:i/>
          <w:iCs/>
        </w:rPr>
        <w:t>138</w:t>
      </w:r>
      <w:r w:rsidRPr="003A386B">
        <w:t>(1), 101–111. https://doi.org/10.1002/ajpa.20908</w:t>
      </w:r>
    </w:p>
    <w:p w14:paraId="5377A72D" w14:textId="77777777" w:rsidR="003A386B" w:rsidRPr="003A386B" w:rsidRDefault="003A386B" w:rsidP="003A386B">
      <w:pPr>
        <w:pStyle w:val="Bibliography"/>
      </w:pPr>
      <w:r w:rsidRPr="003A386B">
        <w:t xml:space="preserve">Cao, Q., Sun, X., Rajesh, K., Chalasani, N., Gelow, K., Katz, B., Shah, V. H., Sanyal, A. J., &amp; Smirnova, E. (2021). Effects of Rare Microbiome Taxa Filtering on Statistical Analysis. </w:t>
      </w:r>
      <w:r w:rsidRPr="003A386B">
        <w:rPr>
          <w:i/>
          <w:iCs/>
        </w:rPr>
        <w:t>Frontiers in Microbiology</w:t>
      </w:r>
      <w:r w:rsidRPr="003A386B">
        <w:t xml:space="preserve">, </w:t>
      </w:r>
      <w:r w:rsidRPr="003A386B">
        <w:rPr>
          <w:i/>
          <w:iCs/>
        </w:rPr>
        <w:t>11</w:t>
      </w:r>
      <w:r w:rsidRPr="003A386B">
        <w:t>. https://doi.org/10.3389/fmicb.2020.607325</w:t>
      </w:r>
    </w:p>
    <w:p w14:paraId="30554A4E" w14:textId="77777777" w:rsidR="003A386B" w:rsidRPr="003A386B" w:rsidRDefault="003A386B" w:rsidP="003A386B">
      <w:pPr>
        <w:pStyle w:val="Bibliography"/>
      </w:pPr>
      <w:r w:rsidRPr="003A386B">
        <w:t xml:space="preserve">Caporaso, J. G., Kuczynski, J., Stombaugh, J., Bittinger, K., Bushman, F. D., Costello, E. K., Fierer, N., Peña, A. G., Goodrich, J. K., Gordon, J. I., Huttley, G. A., Kelley, S. T., Knights, D., Koenig, J. E., Ley, R. E., Lozupone, C. A., McDonald, D., Muegge, B. D., </w:t>
      </w:r>
      <w:r w:rsidRPr="003A386B">
        <w:lastRenderedPageBreak/>
        <w:t xml:space="preserve">Pirrung, M., … Knight, R. (2010). QIIME allows analysis of high-throughput community sequencing data. </w:t>
      </w:r>
      <w:r w:rsidRPr="003A386B">
        <w:rPr>
          <w:i/>
          <w:iCs/>
        </w:rPr>
        <w:t>Nature Methods</w:t>
      </w:r>
      <w:r w:rsidRPr="003A386B">
        <w:t xml:space="preserve">, </w:t>
      </w:r>
      <w:r w:rsidRPr="003A386B">
        <w:rPr>
          <w:i/>
          <w:iCs/>
        </w:rPr>
        <w:t>7</w:t>
      </w:r>
      <w:r w:rsidRPr="003A386B">
        <w:t>(5), 335–336. https://doi.org/10.1038/nmeth.f.303</w:t>
      </w:r>
    </w:p>
    <w:p w14:paraId="53106DD3" w14:textId="77777777" w:rsidR="003A386B" w:rsidRPr="003A386B" w:rsidRDefault="003A386B" w:rsidP="003A386B">
      <w:pPr>
        <w:pStyle w:val="Bibliography"/>
      </w:pPr>
      <w:r w:rsidRPr="003A386B">
        <w:t xml:space="preserve">Chang, P. V., Hao, L., Offermanns, S., &amp; Medzhitov, R. (2014). The microbial metabolite butyrate regulates intestinal macrophage function via histone deacetylase inhibition. </w:t>
      </w:r>
      <w:r w:rsidRPr="003A386B">
        <w:rPr>
          <w:i/>
          <w:iCs/>
        </w:rPr>
        <w:t>Proceedings of the National Academy of Sciences</w:t>
      </w:r>
      <w:r w:rsidRPr="003A386B">
        <w:t xml:space="preserve">, </w:t>
      </w:r>
      <w:r w:rsidRPr="003A386B">
        <w:rPr>
          <w:i/>
          <w:iCs/>
        </w:rPr>
        <w:t>111</w:t>
      </w:r>
      <w:r w:rsidRPr="003A386B">
        <w:t>(6), 2247–2252. https://doi.org/10.1073/pnas.1322269111</w:t>
      </w:r>
    </w:p>
    <w:p w14:paraId="3852092D" w14:textId="77777777" w:rsidR="003A386B" w:rsidRPr="003A386B" w:rsidRDefault="003A386B" w:rsidP="003A386B">
      <w:pPr>
        <w:pStyle w:val="Bibliography"/>
      </w:pPr>
      <w:r w:rsidRPr="003A386B">
        <w:t xml:space="preserve">Chu, H., &amp; Mazmanian, S. K. (2013). Innate immune recognition of the microbiota promotes host-microbial symbiosis. </w:t>
      </w:r>
      <w:r w:rsidRPr="003A386B">
        <w:rPr>
          <w:i/>
          <w:iCs/>
        </w:rPr>
        <w:t>Nature Immunology</w:t>
      </w:r>
      <w:r w:rsidRPr="003A386B">
        <w:t xml:space="preserve">, </w:t>
      </w:r>
      <w:r w:rsidRPr="003A386B">
        <w:rPr>
          <w:i/>
          <w:iCs/>
        </w:rPr>
        <w:t>14</w:t>
      </w:r>
      <w:r w:rsidRPr="003A386B">
        <w:t>(7), 668–675. https://doi.org/10.1038/ni.2635</w:t>
      </w:r>
    </w:p>
    <w:p w14:paraId="3E36CECD" w14:textId="77777777" w:rsidR="003A386B" w:rsidRPr="003A386B" w:rsidRDefault="003A386B" w:rsidP="003A386B">
      <w:pPr>
        <w:pStyle w:val="Bibliography"/>
      </w:pPr>
      <w:r w:rsidRPr="003A386B">
        <w:t xml:space="preserve">Corrêa-Oliveira, R., Fachi, J. L., Vieira, A., Sato, F. T., &amp; Vinolo, M. A. R. (2016). Regulation of immune cell function by short-chain fatty acids. </w:t>
      </w:r>
      <w:r w:rsidRPr="003A386B">
        <w:rPr>
          <w:i/>
          <w:iCs/>
        </w:rPr>
        <w:t>Clinical &amp; Translational Immunology</w:t>
      </w:r>
      <w:r w:rsidRPr="003A386B">
        <w:t xml:space="preserve">, </w:t>
      </w:r>
      <w:r w:rsidRPr="003A386B">
        <w:rPr>
          <w:i/>
          <w:iCs/>
        </w:rPr>
        <w:t>5</w:t>
      </w:r>
      <w:r w:rsidRPr="003A386B">
        <w:t>(4), e73. https://doi.org/10.1038/cti.2016.17</w:t>
      </w:r>
    </w:p>
    <w:p w14:paraId="57A864F0" w14:textId="77777777" w:rsidR="003A386B" w:rsidRPr="003A386B" w:rsidRDefault="003A386B" w:rsidP="003A386B">
      <w:pPr>
        <w:pStyle w:val="Bibliography"/>
      </w:pPr>
      <w:r w:rsidRPr="003A386B">
        <w:t xml:space="preserve">Dowd, W. W., King, F. A., &amp; Denny, M. W. (2015). Thermal variation, thermal extremes and the physiological performance of individuals. </w:t>
      </w:r>
      <w:r w:rsidRPr="003A386B">
        <w:rPr>
          <w:i/>
          <w:iCs/>
        </w:rPr>
        <w:t>Journal of Experimental Biology</w:t>
      </w:r>
      <w:r w:rsidRPr="003A386B">
        <w:t xml:space="preserve">, </w:t>
      </w:r>
      <w:r w:rsidRPr="003A386B">
        <w:rPr>
          <w:i/>
          <w:iCs/>
        </w:rPr>
        <w:t>218</w:t>
      </w:r>
      <w:r w:rsidRPr="003A386B">
        <w:t>(12), 1956–1967. https://doi.org/10.1242/jeb.114926</w:t>
      </w:r>
    </w:p>
    <w:p w14:paraId="72353C8D" w14:textId="77777777" w:rsidR="003A386B" w:rsidRPr="003A386B" w:rsidRDefault="003A386B" w:rsidP="003A386B">
      <w:pPr>
        <w:pStyle w:val="Bibliography"/>
      </w:pPr>
      <w:r w:rsidRPr="003A386B">
        <w:t xml:space="preserve">Emerson, K. J., Fontaine, S. S., Kohl, K. D., &amp; Woodley, S. K. (2023). Temperature and the microbial environment alter brain morphology in a larval amphibian. </w:t>
      </w:r>
      <w:r w:rsidRPr="003A386B">
        <w:rPr>
          <w:i/>
          <w:iCs/>
        </w:rPr>
        <w:t>Journal of Experimental Biology</w:t>
      </w:r>
      <w:r w:rsidRPr="003A386B">
        <w:t xml:space="preserve">, </w:t>
      </w:r>
      <w:r w:rsidRPr="003A386B">
        <w:rPr>
          <w:i/>
          <w:iCs/>
        </w:rPr>
        <w:t>226</w:t>
      </w:r>
      <w:r w:rsidRPr="003A386B">
        <w:t>(12), jeb245333. https://doi.org/10.1242/jeb.245333</w:t>
      </w:r>
    </w:p>
    <w:p w14:paraId="7F60E69A" w14:textId="77777777" w:rsidR="003A386B" w:rsidRPr="003A386B" w:rsidRDefault="003A386B" w:rsidP="003A386B">
      <w:pPr>
        <w:pStyle w:val="Bibliography"/>
      </w:pPr>
      <w:r w:rsidRPr="003A386B">
        <w:t xml:space="preserve">Ferreira, C. M., Vieira, A. T., Vinolo, M. A. R., Oliveira, F. A., Curi, R., &amp; Martins, F. dos S. (2014). The Central Role of the Gut Microbiota in Chronic Inflammatory Diseases. </w:t>
      </w:r>
      <w:r w:rsidRPr="003A386B">
        <w:rPr>
          <w:i/>
          <w:iCs/>
        </w:rPr>
        <w:t>Journal of Immunology Research</w:t>
      </w:r>
      <w:r w:rsidRPr="003A386B">
        <w:t xml:space="preserve">, </w:t>
      </w:r>
      <w:r w:rsidRPr="003A386B">
        <w:rPr>
          <w:i/>
          <w:iCs/>
        </w:rPr>
        <w:t>2014</w:t>
      </w:r>
      <w:r w:rsidRPr="003A386B">
        <w:t>(1), 689492. https://doi.org/10.1155/2014/689492</w:t>
      </w:r>
    </w:p>
    <w:p w14:paraId="437BAC0A" w14:textId="77777777" w:rsidR="003A386B" w:rsidRPr="003A386B" w:rsidRDefault="003A386B" w:rsidP="003A386B">
      <w:pPr>
        <w:pStyle w:val="Bibliography"/>
      </w:pPr>
      <w:r w:rsidRPr="003A386B">
        <w:lastRenderedPageBreak/>
        <w:t xml:space="preserve">Fontaine, S. S., &amp; Kohl, K. D. (2023). Ectotherm heat tolerance and the microbiome: Current understanding, future directions and potential applications. </w:t>
      </w:r>
      <w:r w:rsidRPr="003A386B">
        <w:rPr>
          <w:i/>
          <w:iCs/>
        </w:rPr>
        <w:t>Journal of Experimental Biology</w:t>
      </w:r>
      <w:r w:rsidRPr="003A386B">
        <w:t xml:space="preserve">, </w:t>
      </w:r>
      <w:r w:rsidRPr="003A386B">
        <w:rPr>
          <w:i/>
          <w:iCs/>
        </w:rPr>
        <w:t>226</w:t>
      </w:r>
      <w:r w:rsidRPr="003A386B">
        <w:t>(12), jeb245761. https://doi.org/10.1242/jeb.245761</w:t>
      </w:r>
    </w:p>
    <w:p w14:paraId="7A83CC7A" w14:textId="77777777" w:rsidR="003A386B" w:rsidRPr="003A386B" w:rsidRDefault="003A386B" w:rsidP="003A386B">
      <w:pPr>
        <w:pStyle w:val="Bibliography"/>
      </w:pPr>
      <w:r w:rsidRPr="003A386B">
        <w:t xml:space="preserve">Fontaine, S. S., Novarro, A. J., &amp; Kohl, K. D. (2018). Environmental temperature alters the digestive performance and gut microbiota of a terrestrial amphibian. </w:t>
      </w:r>
      <w:r w:rsidRPr="003A386B">
        <w:rPr>
          <w:i/>
          <w:iCs/>
        </w:rPr>
        <w:t>Journal of Experimental Biology</w:t>
      </w:r>
      <w:r w:rsidRPr="003A386B">
        <w:t xml:space="preserve">, </w:t>
      </w:r>
      <w:r w:rsidRPr="003A386B">
        <w:rPr>
          <w:i/>
          <w:iCs/>
        </w:rPr>
        <w:t>221</w:t>
      </w:r>
      <w:r w:rsidRPr="003A386B">
        <w:t>(20), jeb187559. https://doi.org/10.1242/jeb.187559</w:t>
      </w:r>
    </w:p>
    <w:p w14:paraId="2D486426" w14:textId="77777777" w:rsidR="003A386B" w:rsidRPr="003A386B" w:rsidRDefault="003A386B" w:rsidP="003A386B">
      <w:pPr>
        <w:pStyle w:val="Bibliography"/>
      </w:pPr>
      <w:r w:rsidRPr="003A386B">
        <w:t xml:space="preserve">Gensollen, T., Iyer, S. S., Kasper, D. L., &amp; Blumberg, R. S. (2016). How colonization by microbiota in early life shapes the immune system. </w:t>
      </w:r>
      <w:r w:rsidRPr="003A386B">
        <w:rPr>
          <w:i/>
          <w:iCs/>
        </w:rPr>
        <w:t>Science</w:t>
      </w:r>
      <w:r w:rsidRPr="003A386B">
        <w:t xml:space="preserve">, </w:t>
      </w:r>
      <w:r w:rsidRPr="003A386B">
        <w:rPr>
          <w:i/>
          <w:iCs/>
        </w:rPr>
        <w:t>352</w:t>
      </w:r>
      <w:r w:rsidRPr="003A386B">
        <w:t>(6285), 539–544. https://doi.org/10.1126/science.aad9378</w:t>
      </w:r>
    </w:p>
    <w:p w14:paraId="4D36DAFF" w14:textId="77777777" w:rsidR="003A386B" w:rsidRPr="003A386B" w:rsidRDefault="003A386B" w:rsidP="003A386B">
      <w:pPr>
        <w:pStyle w:val="Bibliography"/>
      </w:pPr>
      <w:r w:rsidRPr="003A386B">
        <w:t xml:space="preserve">Gloor, G. B., Macklaim, J. M., Pawlowsky-Glahn, V., &amp; Egozcue, J. J. (2017). Microbiome Datasets Are Compositional: And This Is Not Optional. </w:t>
      </w:r>
      <w:r w:rsidRPr="003A386B">
        <w:rPr>
          <w:i/>
          <w:iCs/>
        </w:rPr>
        <w:t>Frontiers in Microbiology</w:t>
      </w:r>
      <w:r w:rsidRPr="003A386B">
        <w:t xml:space="preserve">, </w:t>
      </w:r>
      <w:r w:rsidRPr="003A386B">
        <w:rPr>
          <w:i/>
          <w:iCs/>
        </w:rPr>
        <w:t>8</w:t>
      </w:r>
      <w:r w:rsidRPr="003A386B">
        <w:t>. https://doi.org/10.3389/fmicb.2017.02224</w:t>
      </w:r>
    </w:p>
    <w:p w14:paraId="4C7C56A2" w14:textId="77777777" w:rsidR="003A386B" w:rsidRPr="003A386B" w:rsidRDefault="003A386B" w:rsidP="003A386B">
      <w:pPr>
        <w:pStyle w:val="Bibliography"/>
      </w:pPr>
      <w:r w:rsidRPr="003A386B">
        <w:t xml:space="preserve">Gloor, G. B., &amp; Reid, G. (2016). Compositional analysis: A valid approach to analyze microbiome high-throughput sequencing data. </w:t>
      </w:r>
      <w:r w:rsidRPr="003A386B">
        <w:rPr>
          <w:i/>
          <w:iCs/>
        </w:rPr>
        <w:t>Canadian Journal of Microbiology</w:t>
      </w:r>
      <w:r w:rsidRPr="003A386B">
        <w:t xml:space="preserve">, </w:t>
      </w:r>
      <w:r w:rsidRPr="003A386B">
        <w:rPr>
          <w:i/>
          <w:iCs/>
        </w:rPr>
        <w:t>62</w:t>
      </w:r>
      <w:r w:rsidRPr="003A386B">
        <w:t>(8), 692–703. https://doi.org/10.1139/cjm-2015-0821</w:t>
      </w:r>
    </w:p>
    <w:p w14:paraId="59145134" w14:textId="77777777" w:rsidR="003A386B" w:rsidRPr="003A386B" w:rsidRDefault="003A386B" w:rsidP="003A386B">
      <w:pPr>
        <w:pStyle w:val="Bibliography"/>
      </w:pPr>
      <w:r w:rsidRPr="003A386B">
        <w:t xml:space="preserve">Gohl, D. M., Vangay, P., Garbe, J., MacLean, A., Hauge, A., Becker, A., Gould, T. J., Clayton, J. B., Johnson, T. J., Hunter, R., Knights, D., &amp; Beckman, K. B. (2016). Systematic improvement of amplicon marker gene methods for increased accuracy in microbiome studies. </w:t>
      </w:r>
      <w:r w:rsidRPr="003A386B">
        <w:rPr>
          <w:i/>
          <w:iCs/>
        </w:rPr>
        <w:t>Nature Biotechnology</w:t>
      </w:r>
      <w:r w:rsidRPr="003A386B">
        <w:t xml:space="preserve">, </w:t>
      </w:r>
      <w:r w:rsidRPr="003A386B">
        <w:rPr>
          <w:i/>
          <w:iCs/>
        </w:rPr>
        <w:t>34</w:t>
      </w:r>
      <w:r w:rsidRPr="003A386B">
        <w:t>(9), 942–949. https://doi.org/10.1038/nbt.3601</w:t>
      </w:r>
    </w:p>
    <w:p w14:paraId="7B7C153F" w14:textId="77777777" w:rsidR="003A386B" w:rsidRPr="003A386B" w:rsidRDefault="003A386B" w:rsidP="003A386B">
      <w:pPr>
        <w:pStyle w:val="Bibliography"/>
      </w:pPr>
      <w:r w:rsidRPr="003A386B">
        <w:t xml:space="preserve">Hamer, H. M., Jonkers, D., Venema, K., Vanhoutvin, S., Troost, F. J., &amp; Brummer, R.-J. (2008). Review article: The role of butyrate on colonic function. </w:t>
      </w:r>
      <w:r w:rsidRPr="003A386B">
        <w:rPr>
          <w:i/>
          <w:iCs/>
        </w:rPr>
        <w:t>Alimentary Pharmacology &amp; Therapeutics</w:t>
      </w:r>
      <w:r w:rsidRPr="003A386B">
        <w:t xml:space="preserve">, </w:t>
      </w:r>
      <w:r w:rsidRPr="003A386B">
        <w:rPr>
          <w:i/>
          <w:iCs/>
        </w:rPr>
        <w:t>27</w:t>
      </w:r>
      <w:r w:rsidRPr="003A386B">
        <w:t>(2), 104–119. https://doi.org/10.1111/j.1365-2036.2007.03562.x</w:t>
      </w:r>
    </w:p>
    <w:p w14:paraId="62481E86" w14:textId="77777777" w:rsidR="003A386B" w:rsidRPr="003A386B" w:rsidRDefault="003A386B" w:rsidP="003A386B">
      <w:pPr>
        <w:pStyle w:val="Bibliography"/>
      </w:pPr>
      <w:r w:rsidRPr="003A386B">
        <w:lastRenderedPageBreak/>
        <w:t xml:space="preserve">Hammer, T. J., Le, E., &amp; Moran, N. A. (2021). Thermal niches of specialized gut symbionts: The case of social bees. </w:t>
      </w:r>
      <w:r w:rsidRPr="003A386B">
        <w:rPr>
          <w:i/>
          <w:iCs/>
        </w:rPr>
        <w:t>Proceedings of the Royal Society B: Biological Sciences</w:t>
      </w:r>
      <w:r w:rsidRPr="003A386B">
        <w:t xml:space="preserve">, </w:t>
      </w:r>
      <w:r w:rsidRPr="003A386B">
        <w:rPr>
          <w:i/>
          <w:iCs/>
        </w:rPr>
        <w:t>288</w:t>
      </w:r>
      <w:r w:rsidRPr="003A386B">
        <w:t>(1944), 20201480. https://doi.org/10.1098/rspb.2020.1480</w:t>
      </w:r>
    </w:p>
    <w:p w14:paraId="03C7F8A3" w14:textId="77777777" w:rsidR="003A386B" w:rsidRPr="003A386B" w:rsidRDefault="003A386B" w:rsidP="003A386B">
      <w:pPr>
        <w:pStyle w:val="Bibliography"/>
      </w:pPr>
      <w:r w:rsidRPr="003A386B">
        <w:t xml:space="preserve">Hartman, L. M., van Oppen, M. J. H., &amp; Blackall, L. L. (2020). The Effect of Thermal Stress on the Bacterial Microbiome of Exaiptasia diaphana. </w:t>
      </w:r>
      <w:r w:rsidRPr="003A386B">
        <w:rPr>
          <w:i/>
          <w:iCs/>
        </w:rPr>
        <w:t>Microorganisms</w:t>
      </w:r>
      <w:r w:rsidRPr="003A386B">
        <w:t xml:space="preserve">, </w:t>
      </w:r>
      <w:r w:rsidRPr="003A386B">
        <w:rPr>
          <w:i/>
          <w:iCs/>
        </w:rPr>
        <w:t>8</w:t>
      </w:r>
      <w:r w:rsidRPr="003A386B">
        <w:t>(1), Article 1. https://doi.org/10.3390/microorganisms8010020</w:t>
      </w:r>
    </w:p>
    <w:p w14:paraId="299A45A8" w14:textId="77777777" w:rsidR="003A386B" w:rsidRPr="003A386B" w:rsidRDefault="003A386B" w:rsidP="003A386B">
      <w:pPr>
        <w:pStyle w:val="Bibliography"/>
      </w:pPr>
      <w:r w:rsidRPr="003A386B">
        <w:t xml:space="preserve">Hector, T. E., Hoang, K. L., Li, J., &amp; King, K. C. (2022). Symbiosis and host responses to heating. </w:t>
      </w:r>
      <w:r w:rsidRPr="003A386B">
        <w:rPr>
          <w:i/>
          <w:iCs/>
        </w:rPr>
        <w:t>Trends in Ecology &amp; Evolution</w:t>
      </w:r>
      <w:r w:rsidRPr="003A386B">
        <w:t xml:space="preserve">, </w:t>
      </w:r>
      <w:r w:rsidRPr="003A386B">
        <w:rPr>
          <w:i/>
          <w:iCs/>
        </w:rPr>
        <w:t>37</w:t>
      </w:r>
      <w:r w:rsidRPr="003A386B">
        <w:t>(7), 611–624. https://doi.org/10.1016/j.tree.2022.03.011</w:t>
      </w:r>
    </w:p>
    <w:p w14:paraId="1E6EF99A" w14:textId="77777777" w:rsidR="003A386B" w:rsidRPr="003A386B" w:rsidRDefault="003A386B" w:rsidP="003A386B">
      <w:pPr>
        <w:pStyle w:val="Bibliography"/>
      </w:pPr>
      <w:r w:rsidRPr="003A386B">
        <w:t xml:space="preserve">Higham, J. P., Kraus, C., Stahl-Hennig, C., Engelhardt, A., Fuchs, D., &amp; Heistermann, M. (2015). Evaluating noninvasive markers of nonhuman primate immune activation and inflammation. </w:t>
      </w:r>
      <w:r w:rsidRPr="003A386B">
        <w:rPr>
          <w:i/>
          <w:iCs/>
        </w:rPr>
        <w:t>American Journal of Physical Anthropology</w:t>
      </w:r>
      <w:r w:rsidRPr="003A386B">
        <w:t xml:space="preserve">, </w:t>
      </w:r>
      <w:r w:rsidRPr="003A386B">
        <w:rPr>
          <w:i/>
          <w:iCs/>
        </w:rPr>
        <w:t>158</w:t>
      </w:r>
      <w:r w:rsidRPr="003A386B">
        <w:t>(4), 673–684. https://doi.org/10.1002/ajpa.22821</w:t>
      </w:r>
    </w:p>
    <w:p w14:paraId="226A4BEF" w14:textId="77777777" w:rsidR="003A386B" w:rsidRPr="003A386B" w:rsidRDefault="003A386B" w:rsidP="003A386B">
      <w:pPr>
        <w:pStyle w:val="Bibliography"/>
      </w:pPr>
      <w:r w:rsidRPr="003A386B">
        <w:t xml:space="preserve">Hooper, L. V., Littman, D. R., &amp; Macpherson, A. J. (2012). Interactions Between the Microbiota and the Immune System. </w:t>
      </w:r>
      <w:r w:rsidRPr="003A386B">
        <w:rPr>
          <w:i/>
          <w:iCs/>
        </w:rPr>
        <w:t>Science</w:t>
      </w:r>
      <w:r w:rsidRPr="003A386B">
        <w:t xml:space="preserve">, </w:t>
      </w:r>
      <w:r w:rsidRPr="003A386B">
        <w:rPr>
          <w:i/>
          <w:iCs/>
        </w:rPr>
        <w:t>336</w:t>
      </w:r>
      <w:r w:rsidRPr="003A386B">
        <w:t>(6086), 1268–1273. https://doi.org/10.1126/science.1223490</w:t>
      </w:r>
    </w:p>
    <w:p w14:paraId="62EFD222" w14:textId="77777777" w:rsidR="003A386B" w:rsidRPr="003A386B" w:rsidRDefault="003A386B" w:rsidP="003A386B">
      <w:pPr>
        <w:pStyle w:val="Bibliography"/>
      </w:pPr>
      <w:r w:rsidRPr="003A386B">
        <w:t xml:space="preserve">Hooper, L. V., &amp; Macpherson, A. J. (2010). Immune adaptations that maintain homeostasis with the intestinal microbiota. </w:t>
      </w:r>
      <w:r w:rsidRPr="003A386B">
        <w:rPr>
          <w:i/>
          <w:iCs/>
        </w:rPr>
        <w:t>Nature Reviews Immunology</w:t>
      </w:r>
      <w:r w:rsidRPr="003A386B">
        <w:t xml:space="preserve">, </w:t>
      </w:r>
      <w:r w:rsidRPr="003A386B">
        <w:rPr>
          <w:i/>
          <w:iCs/>
        </w:rPr>
        <w:t>10</w:t>
      </w:r>
      <w:r w:rsidRPr="003A386B">
        <w:t>(3), 159–169. https://doi.org/10.1038/nri2710</w:t>
      </w:r>
    </w:p>
    <w:p w14:paraId="255D590A" w14:textId="77777777" w:rsidR="003A386B" w:rsidRPr="003A386B" w:rsidRDefault="003A386B" w:rsidP="003A386B">
      <w:pPr>
        <w:pStyle w:val="Bibliography"/>
      </w:pPr>
      <w:r w:rsidRPr="003A386B">
        <w:t xml:space="preserve">Hooper, L. V., Midtvedt, T., &amp; Gordon, J. I. (2002). HOW HOST-MICROBIAL INTERACTIONS SHAPE THE NUTRIENT ENVIRONMENT OF THE MAMMALIAN INTESTINE. </w:t>
      </w:r>
      <w:r w:rsidRPr="003A386B">
        <w:rPr>
          <w:i/>
          <w:iCs/>
        </w:rPr>
        <w:t>Annual Review of Nutrition</w:t>
      </w:r>
      <w:r w:rsidRPr="003A386B">
        <w:t xml:space="preserve">, </w:t>
      </w:r>
      <w:r w:rsidRPr="003A386B">
        <w:rPr>
          <w:i/>
          <w:iCs/>
        </w:rPr>
        <w:t>22</w:t>
      </w:r>
      <w:r w:rsidRPr="003A386B">
        <w:t>(Volume 22, 2002), 283–307. https://doi.org/10.1146/annurev.nutr.22.011602.092259</w:t>
      </w:r>
    </w:p>
    <w:p w14:paraId="092DA3B0" w14:textId="77777777" w:rsidR="003A386B" w:rsidRPr="003A386B" w:rsidRDefault="003A386B" w:rsidP="003A386B">
      <w:pPr>
        <w:pStyle w:val="Bibliography"/>
      </w:pPr>
      <w:r w:rsidRPr="003A386B">
        <w:lastRenderedPageBreak/>
        <w:t xml:space="preserve">Horváthová, T., Babik, W., Kozłowski, J., &amp; Bauchinger, U. (2019). Vanishing benefits—The loss of actinobacterial symbionts at elevated temperatures. </w:t>
      </w:r>
      <w:r w:rsidRPr="003A386B">
        <w:rPr>
          <w:i/>
          <w:iCs/>
        </w:rPr>
        <w:t>Journal of Thermal Biology</w:t>
      </w:r>
      <w:r w:rsidRPr="003A386B">
        <w:t xml:space="preserve">, </w:t>
      </w:r>
      <w:r w:rsidRPr="003A386B">
        <w:rPr>
          <w:i/>
          <w:iCs/>
        </w:rPr>
        <w:t>82</w:t>
      </w:r>
      <w:r w:rsidRPr="003A386B">
        <w:t>, 222–228. https://doi.org/10.1016/j.jtherbio.2019.04.015</w:t>
      </w:r>
    </w:p>
    <w:p w14:paraId="36ED3C41" w14:textId="77777777" w:rsidR="003A386B" w:rsidRPr="003A386B" w:rsidRDefault="003A386B" w:rsidP="003A386B">
      <w:pPr>
        <w:pStyle w:val="Bibliography"/>
      </w:pPr>
      <w:r w:rsidRPr="003A386B">
        <w:t xml:space="preserve">Hurvich, C. M., &amp; Tsai, C.-L. (n.d.). </w:t>
      </w:r>
      <w:r w:rsidRPr="003A386B">
        <w:rPr>
          <w:i/>
          <w:iCs/>
        </w:rPr>
        <w:t>Regression and time series model selection in small samples</w:t>
      </w:r>
      <w:r w:rsidRPr="003A386B">
        <w:t>.</w:t>
      </w:r>
    </w:p>
    <w:p w14:paraId="462D4E9F" w14:textId="77777777" w:rsidR="003A386B" w:rsidRPr="003A386B" w:rsidRDefault="003A386B" w:rsidP="003A386B">
      <w:pPr>
        <w:pStyle w:val="Bibliography"/>
      </w:pPr>
      <w:r w:rsidRPr="003A386B">
        <w:t xml:space="preserve">Huus, K. E., &amp; Ley, R. E. (2021). Blowing Hot and Cold: Body Temperature and the Microbiome. </w:t>
      </w:r>
      <w:r w:rsidRPr="003A386B">
        <w:rPr>
          <w:i/>
          <w:iCs/>
        </w:rPr>
        <w:t>mSystems</w:t>
      </w:r>
      <w:r w:rsidRPr="003A386B">
        <w:t xml:space="preserve">, </w:t>
      </w:r>
      <w:r w:rsidRPr="003A386B">
        <w:rPr>
          <w:i/>
          <w:iCs/>
        </w:rPr>
        <w:t>6</w:t>
      </w:r>
      <w:r w:rsidRPr="003A386B">
        <w:t>(5), 10.1128/msystems.00707-21. https://doi.org/10.1128/msystems.00707-21</w:t>
      </w:r>
    </w:p>
    <w:p w14:paraId="532E0EC4" w14:textId="77777777" w:rsidR="003A386B" w:rsidRPr="003A386B" w:rsidRDefault="003A386B" w:rsidP="003A386B">
      <w:pPr>
        <w:pStyle w:val="Bibliography"/>
      </w:pPr>
      <w:r w:rsidRPr="003A386B">
        <w:t xml:space="preserve">Jacobson, A., Lam, L., Rajendram, M., Tamburini, F., Honeycutt, J., Pham, T., Van Treuren, W., Pruss, K., Stabler, S. R., Lugo, K., Bouley, D. M., Vilches-Moure, J. G., Smith, M., Sonnenburg, J. L., Bhatt, A. S., Huang, K. C., &amp; Monack, D. (2018). A Gut Commensal-Produced Metabolite Mediates Colonization Resistance to </w:t>
      </w:r>
      <w:r w:rsidRPr="003A386B">
        <w:rPr>
          <w:i/>
          <w:iCs/>
        </w:rPr>
        <w:t>Salmonella</w:t>
      </w:r>
      <w:r w:rsidRPr="003A386B">
        <w:t xml:space="preserve"> Infection. </w:t>
      </w:r>
      <w:r w:rsidRPr="003A386B">
        <w:rPr>
          <w:i/>
          <w:iCs/>
        </w:rPr>
        <w:t>Cell Host &amp; Microbe</w:t>
      </w:r>
      <w:r w:rsidRPr="003A386B">
        <w:t xml:space="preserve">, </w:t>
      </w:r>
      <w:r w:rsidRPr="003A386B">
        <w:rPr>
          <w:i/>
          <w:iCs/>
        </w:rPr>
        <w:t>24</w:t>
      </w:r>
      <w:r w:rsidRPr="003A386B">
        <w:t>(2), 296-307.e7. https://doi.org/10.1016/j.chom.2018.07.002</w:t>
      </w:r>
    </w:p>
    <w:p w14:paraId="28F94959" w14:textId="77777777" w:rsidR="003A386B" w:rsidRPr="003A386B" w:rsidRDefault="003A386B" w:rsidP="003A386B">
      <w:pPr>
        <w:pStyle w:val="Bibliography"/>
      </w:pPr>
      <w:r w:rsidRPr="003A386B">
        <w:t xml:space="preserve">Jandhyala, S. M., Talukdar, R., Subramanyam, C., Vuyyuru, H., Sasikala, M., &amp; Reddy, D. N. (2015). Role of the normal gut microbiota. </w:t>
      </w:r>
      <w:r w:rsidRPr="003A386B">
        <w:rPr>
          <w:i/>
          <w:iCs/>
        </w:rPr>
        <w:t>World Journal of Gastroenterology : WJG</w:t>
      </w:r>
      <w:r w:rsidRPr="003A386B">
        <w:t xml:space="preserve">, </w:t>
      </w:r>
      <w:r w:rsidRPr="003A386B">
        <w:rPr>
          <w:i/>
          <w:iCs/>
        </w:rPr>
        <w:t>21</w:t>
      </w:r>
      <w:r w:rsidRPr="003A386B">
        <w:t>(29), 8787–8803. https://doi.org/10.3748/wjg.v21.i29.8787</w:t>
      </w:r>
    </w:p>
    <w:p w14:paraId="7E7FB47E" w14:textId="77777777" w:rsidR="003A386B" w:rsidRPr="003A386B" w:rsidRDefault="003A386B" w:rsidP="003A386B">
      <w:pPr>
        <w:pStyle w:val="Bibliography"/>
      </w:pPr>
      <w:r w:rsidRPr="003A386B">
        <w:t xml:space="preserve">Jaramillo, A., &amp; Castañeda, L. E. (2021). Gut Microbiota of Drosophila subobscura Contributes to Its Heat Tolerance and Is Sensitive to Transient Thermal Stress. </w:t>
      </w:r>
      <w:r w:rsidRPr="003A386B">
        <w:rPr>
          <w:i/>
          <w:iCs/>
        </w:rPr>
        <w:t>Frontiers in Microbiology</w:t>
      </w:r>
      <w:r w:rsidRPr="003A386B">
        <w:t xml:space="preserve">, </w:t>
      </w:r>
      <w:r w:rsidRPr="003A386B">
        <w:rPr>
          <w:i/>
          <w:iCs/>
        </w:rPr>
        <w:t>12</w:t>
      </w:r>
      <w:r w:rsidRPr="003A386B">
        <w:t>. https://doi.org/10.3389/fmicb.2021.654108</w:t>
      </w:r>
    </w:p>
    <w:p w14:paraId="043C4BD3" w14:textId="77777777" w:rsidR="003A386B" w:rsidRPr="003A386B" w:rsidRDefault="003A386B" w:rsidP="003A386B">
      <w:pPr>
        <w:pStyle w:val="Bibliography"/>
      </w:pPr>
      <w:r w:rsidRPr="003A386B">
        <w:t xml:space="preserve">Kaakoush, N. O. (2015). Insights into the Role of Erysipelotrichaceae in the Human Host. </w:t>
      </w:r>
      <w:r w:rsidRPr="003A386B">
        <w:rPr>
          <w:i/>
          <w:iCs/>
        </w:rPr>
        <w:t>Frontiers in Cellular and Infection Microbiology</w:t>
      </w:r>
      <w:r w:rsidRPr="003A386B">
        <w:t xml:space="preserve">, </w:t>
      </w:r>
      <w:r w:rsidRPr="003A386B">
        <w:rPr>
          <w:i/>
          <w:iCs/>
        </w:rPr>
        <w:t>5</w:t>
      </w:r>
      <w:r w:rsidRPr="003A386B">
        <w:t>. https://doi.org/10.3389/fcimb.2015.00084</w:t>
      </w:r>
    </w:p>
    <w:p w14:paraId="18358F7B" w14:textId="77777777" w:rsidR="003A386B" w:rsidRPr="003A386B" w:rsidRDefault="003A386B" w:rsidP="003A386B">
      <w:pPr>
        <w:pStyle w:val="Bibliography"/>
      </w:pPr>
      <w:r w:rsidRPr="003A386B">
        <w:lastRenderedPageBreak/>
        <w:t xml:space="preserve">Kawamoto, S., Maruya, M., Kato, L. M., Suda, W., Atarashi, K., Doi, Y., Tsutsui, Y., Qin, H., Honda, K., Okada, T., Hattori, M., &amp; Fagarasan, S. (2014). Foxp3+ T Cells Regulate Immunoglobulin A Selection and Facilitate Diversification of Bacterial Species Responsible for Immune Homeostasis. </w:t>
      </w:r>
      <w:r w:rsidRPr="003A386B">
        <w:rPr>
          <w:i/>
          <w:iCs/>
        </w:rPr>
        <w:t>Immunity</w:t>
      </w:r>
      <w:r w:rsidRPr="003A386B">
        <w:t xml:space="preserve">, </w:t>
      </w:r>
      <w:r w:rsidRPr="003A386B">
        <w:rPr>
          <w:i/>
          <w:iCs/>
        </w:rPr>
        <w:t>41</w:t>
      </w:r>
      <w:r w:rsidRPr="003A386B">
        <w:t>(1), 152–165. https://doi.org/10.1016/j.immuni.2014.05.016</w:t>
      </w:r>
    </w:p>
    <w:p w14:paraId="59CE3381" w14:textId="77777777" w:rsidR="003A386B" w:rsidRPr="003A386B" w:rsidRDefault="003A386B" w:rsidP="003A386B">
      <w:pPr>
        <w:pStyle w:val="Bibliography"/>
      </w:pPr>
      <w:r w:rsidRPr="003A386B">
        <w:t xml:space="preserve">Kelsall, B. (2008). Recent progress in understanding the phenotype and function of intestinal dendritic cells and macrophages. </w:t>
      </w:r>
      <w:r w:rsidRPr="003A386B">
        <w:rPr>
          <w:i/>
          <w:iCs/>
        </w:rPr>
        <w:t>Mucosal Immunology</w:t>
      </w:r>
      <w:r w:rsidRPr="003A386B">
        <w:t xml:space="preserve">, </w:t>
      </w:r>
      <w:r w:rsidRPr="003A386B">
        <w:rPr>
          <w:i/>
          <w:iCs/>
        </w:rPr>
        <w:t>1</w:t>
      </w:r>
      <w:r w:rsidRPr="003A386B">
        <w:t>(6), 460–469. https://doi.org/10.1038/mi.2008.61</w:t>
      </w:r>
    </w:p>
    <w:p w14:paraId="569AC330" w14:textId="77777777" w:rsidR="003A386B" w:rsidRPr="003A386B" w:rsidRDefault="003A386B" w:rsidP="003A386B">
      <w:pPr>
        <w:pStyle w:val="Bibliography"/>
      </w:pPr>
      <w:r w:rsidRPr="003A386B">
        <w:t xml:space="preserve">Klampfer, L., Huang, J., Sasazuki, T., Shirasawa, S., &amp; Augenlicht, L. (2003). Inhibition of Interferon γ Signaling by the Short Chain Fatty Acid Butyrate1. </w:t>
      </w:r>
      <w:r w:rsidRPr="003A386B">
        <w:rPr>
          <w:i/>
          <w:iCs/>
        </w:rPr>
        <w:t>Molecular Cancer Research</w:t>
      </w:r>
      <w:r w:rsidRPr="003A386B">
        <w:t xml:space="preserve">, </w:t>
      </w:r>
      <w:r w:rsidRPr="003A386B">
        <w:rPr>
          <w:i/>
          <w:iCs/>
        </w:rPr>
        <w:t>1</w:t>
      </w:r>
      <w:r w:rsidRPr="003A386B">
        <w:t>(11), 855–862.</w:t>
      </w:r>
    </w:p>
    <w:p w14:paraId="0A3EF4CA" w14:textId="77777777" w:rsidR="003A386B" w:rsidRPr="003A386B" w:rsidRDefault="003A386B" w:rsidP="003A386B">
      <w:pPr>
        <w:pStyle w:val="Bibliography"/>
      </w:pPr>
      <w:r w:rsidRPr="003A386B">
        <w:t xml:space="preserve">Kohl, K. D., &amp; Yahn, J. (2016). Effects of environmental temperature on the gut microbial communities of tadpoles. </w:t>
      </w:r>
      <w:r w:rsidRPr="003A386B">
        <w:rPr>
          <w:i/>
          <w:iCs/>
        </w:rPr>
        <w:t>Environmental Microbiology</w:t>
      </w:r>
      <w:r w:rsidRPr="003A386B">
        <w:t xml:space="preserve">, </w:t>
      </w:r>
      <w:r w:rsidRPr="003A386B">
        <w:rPr>
          <w:i/>
          <w:iCs/>
        </w:rPr>
        <w:t>18</w:t>
      </w:r>
      <w:r w:rsidRPr="003A386B">
        <w:t>(5), 1561–1565. https://doi.org/10.1111/1462-2920.13255</w:t>
      </w:r>
    </w:p>
    <w:p w14:paraId="2C418F86" w14:textId="77777777" w:rsidR="003A386B" w:rsidRPr="003A386B" w:rsidRDefault="003A386B" w:rsidP="003A386B">
      <w:pPr>
        <w:pStyle w:val="Bibliography"/>
      </w:pPr>
      <w:r w:rsidRPr="003A386B">
        <w:t xml:space="preserve">Kondepudi, K. K., Ambalam, P., Nilsson, I., Wadström, T., &amp; Ljungh, Å. (2012). Prebiotic-non-digestible oligosaccharides preference of probiotic bifidobacteria and antimicrobial activity against </w:t>
      </w:r>
      <w:r w:rsidRPr="003A386B">
        <w:rPr>
          <w:i/>
          <w:iCs/>
        </w:rPr>
        <w:t>Clostridium difficile</w:t>
      </w:r>
      <w:r w:rsidRPr="003A386B">
        <w:t xml:space="preserve">. </w:t>
      </w:r>
      <w:r w:rsidRPr="003A386B">
        <w:rPr>
          <w:i/>
          <w:iCs/>
        </w:rPr>
        <w:t>Anaerobe</w:t>
      </w:r>
      <w:r w:rsidRPr="003A386B">
        <w:t xml:space="preserve">, </w:t>
      </w:r>
      <w:r w:rsidRPr="003A386B">
        <w:rPr>
          <w:i/>
          <w:iCs/>
        </w:rPr>
        <w:t>18</w:t>
      </w:r>
      <w:r w:rsidRPr="003A386B">
        <w:t>(5), 489–497. https://doi.org/10.1016/j.anaerobe.2012.08.005</w:t>
      </w:r>
    </w:p>
    <w:p w14:paraId="6A2BCC9D" w14:textId="77777777" w:rsidR="003A386B" w:rsidRPr="003A386B" w:rsidRDefault="003A386B" w:rsidP="003A386B">
      <w:pPr>
        <w:pStyle w:val="Bibliography"/>
      </w:pPr>
      <w:r w:rsidRPr="003A386B">
        <w:t xml:space="preserve">Kverka, M., Zakostelska, Z., Klimesova, K., Sokol, D., Hudcovic, T., Hrncir, T., Rossmann, P., Mrazek, J., Kopecny, J., Verdu, E. F., &amp; Tlaskalova-Hogenova, H. (2011). Oral administration of Parabacteroides distasonis antigens attenuates experimental murine colitis through modulation of immunity and microbiota composition. </w:t>
      </w:r>
      <w:r w:rsidRPr="003A386B">
        <w:rPr>
          <w:i/>
          <w:iCs/>
        </w:rPr>
        <w:t xml:space="preserve">Clinical and </w:t>
      </w:r>
      <w:r w:rsidRPr="003A386B">
        <w:rPr>
          <w:i/>
          <w:iCs/>
        </w:rPr>
        <w:lastRenderedPageBreak/>
        <w:t>Experimental Immunology</w:t>
      </w:r>
      <w:r w:rsidRPr="003A386B">
        <w:t xml:space="preserve">, </w:t>
      </w:r>
      <w:r w:rsidRPr="003A386B">
        <w:rPr>
          <w:i/>
          <w:iCs/>
        </w:rPr>
        <w:t>163</w:t>
      </w:r>
      <w:r w:rsidRPr="003A386B">
        <w:t>(2), 250–259. https://doi.org/10.1111/j.1365-2249.2010.04286.x</w:t>
      </w:r>
    </w:p>
    <w:p w14:paraId="2D558112" w14:textId="77777777" w:rsidR="003A386B" w:rsidRPr="003A386B" w:rsidRDefault="003A386B" w:rsidP="003A386B">
      <w:pPr>
        <w:pStyle w:val="Bibliography"/>
      </w:pPr>
      <w:r w:rsidRPr="003A386B">
        <w:t xml:space="preserve">Li, S., Qian, Z., Gao, S., Shen, W., Li, X., Li, H., &amp; Chen, L. (2022). Effect of long-term temperature stress on the intestinal microbiome of an invasive snail. </w:t>
      </w:r>
      <w:r w:rsidRPr="003A386B">
        <w:rPr>
          <w:i/>
          <w:iCs/>
        </w:rPr>
        <w:t>Frontiers in Microbiology</w:t>
      </w:r>
      <w:r w:rsidRPr="003A386B">
        <w:t xml:space="preserve">, </w:t>
      </w:r>
      <w:r w:rsidRPr="003A386B">
        <w:rPr>
          <w:i/>
          <w:iCs/>
        </w:rPr>
        <w:t>13</w:t>
      </w:r>
      <w:r w:rsidRPr="003A386B">
        <w:t>. https://doi.org/10.3389/fmicb.2022.961502</w:t>
      </w:r>
    </w:p>
    <w:p w14:paraId="444567CE" w14:textId="77777777" w:rsidR="003A386B" w:rsidRPr="003A386B" w:rsidRDefault="003A386B" w:rsidP="003A386B">
      <w:pPr>
        <w:pStyle w:val="Bibliography"/>
      </w:pPr>
      <w:r w:rsidRPr="003A386B">
        <w:t xml:space="preserve">Lovegrove, B. G., Canale, C., Levesque, D., Fluch, G., Řeháková-Petrů, M., &amp; Ruf, T. (2014). Are Tropical Small Mammals Physiologically Vulnerable to Arrhenius Effects and Climate Change? </w:t>
      </w:r>
      <w:r w:rsidRPr="003A386B">
        <w:rPr>
          <w:i/>
          <w:iCs/>
        </w:rPr>
        <w:t>Physiological and Biochemical Zoology</w:t>
      </w:r>
      <w:r w:rsidRPr="003A386B">
        <w:t xml:space="preserve">, </w:t>
      </w:r>
      <w:r w:rsidRPr="003A386B">
        <w:rPr>
          <w:i/>
          <w:iCs/>
        </w:rPr>
        <w:t>87</w:t>
      </w:r>
      <w:r w:rsidRPr="003A386B">
        <w:t>(1), 30–45. https://doi.org/10.1086/673313</w:t>
      </w:r>
    </w:p>
    <w:p w14:paraId="35AC22A0" w14:textId="77777777" w:rsidR="003A386B" w:rsidRPr="003A386B" w:rsidRDefault="003A386B" w:rsidP="003A386B">
      <w:pPr>
        <w:pStyle w:val="Bibliography"/>
      </w:pPr>
      <w:r w:rsidRPr="003A386B">
        <w:t xml:space="preserve">Lucore, J. M., Beehner, J. C., White, A. F., Sinclair, L. F., Martins, V. A., Kovalaskas, S. A., Ordoñez, J. C., Bergman, T. J., Benítez, M. E., &amp; Marshall, A. J. (2024). High temperatures are associated with decreased immune system performance in a wild primate. </w:t>
      </w:r>
      <w:r w:rsidRPr="003A386B">
        <w:rPr>
          <w:i/>
          <w:iCs/>
        </w:rPr>
        <w:t>Science Advances</w:t>
      </w:r>
      <w:r w:rsidRPr="003A386B">
        <w:t xml:space="preserve">, </w:t>
      </w:r>
      <w:r w:rsidRPr="003A386B">
        <w:rPr>
          <w:i/>
          <w:iCs/>
        </w:rPr>
        <w:t>10</w:t>
      </w:r>
      <w:r w:rsidRPr="003A386B">
        <w:t>(48), eadq6629. https://doi.org/10.1126/sciadv.adq6629</w:t>
      </w:r>
    </w:p>
    <w:p w14:paraId="27B93755" w14:textId="77777777" w:rsidR="003A386B" w:rsidRPr="003A386B" w:rsidRDefault="003A386B" w:rsidP="003A386B">
      <w:pPr>
        <w:pStyle w:val="Bibliography"/>
      </w:pPr>
      <w:r w:rsidRPr="003A386B">
        <w:t xml:space="preserve">Lucore, J. M., Marshall, A. J., Brosnan, S. F., &amp; Benítez, M. E. (2022). Validating Urinary Neopterin as a Biomarker of Immune Response in Captive and Wild Capuchin Monkeys. </w:t>
      </w:r>
      <w:r w:rsidRPr="003A386B">
        <w:rPr>
          <w:i/>
          <w:iCs/>
        </w:rPr>
        <w:t>Frontiers in Veterinary Science</w:t>
      </w:r>
      <w:r w:rsidRPr="003A386B">
        <w:t xml:space="preserve">, </w:t>
      </w:r>
      <w:r w:rsidRPr="003A386B">
        <w:rPr>
          <w:i/>
          <w:iCs/>
        </w:rPr>
        <w:t>9</w:t>
      </w:r>
      <w:r w:rsidRPr="003A386B">
        <w:t>. https://doi.org/10.3389/fvets.2022.918036</w:t>
      </w:r>
    </w:p>
    <w:p w14:paraId="078C7E3E" w14:textId="77777777" w:rsidR="003A386B" w:rsidRPr="003A386B" w:rsidRDefault="003A386B" w:rsidP="003A386B">
      <w:pPr>
        <w:pStyle w:val="Bibliography"/>
      </w:pPr>
      <w:r w:rsidRPr="003A386B">
        <w:t xml:space="preserve">Mallott, E. K., &amp; Amato, K. R. (2018). The microbial reproductive ecology of white-faced capuchins (Cebus capucinus). </w:t>
      </w:r>
      <w:r w:rsidRPr="003A386B">
        <w:rPr>
          <w:i/>
          <w:iCs/>
        </w:rPr>
        <w:t>American Journal of Primatology</w:t>
      </w:r>
      <w:r w:rsidRPr="003A386B">
        <w:t xml:space="preserve">, </w:t>
      </w:r>
      <w:r w:rsidRPr="003A386B">
        <w:rPr>
          <w:i/>
          <w:iCs/>
        </w:rPr>
        <w:t>80</w:t>
      </w:r>
      <w:r w:rsidRPr="003A386B">
        <w:t>(8), e22896. https://doi.org/10.1002/ajp.22896</w:t>
      </w:r>
    </w:p>
    <w:p w14:paraId="33D3B324" w14:textId="77777777" w:rsidR="003A386B" w:rsidRPr="003A386B" w:rsidRDefault="003A386B" w:rsidP="003A386B">
      <w:pPr>
        <w:pStyle w:val="Bibliography"/>
      </w:pPr>
      <w:r w:rsidRPr="003A386B">
        <w:t xml:space="preserve">Mallott, E. K., Amato, K. R., Garber, P. A., &amp; Malhi, R. S. (2018). Influence of fruit and invertebrate consumption on the gut microbiota of wild white-faced capuchins (Cebus capucinus). </w:t>
      </w:r>
      <w:r w:rsidRPr="003A386B">
        <w:rPr>
          <w:i/>
          <w:iCs/>
        </w:rPr>
        <w:t>American Journal of Physical Anthropology</w:t>
      </w:r>
      <w:r w:rsidRPr="003A386B">
        <w:t xml:space="preserve">, </w:t>
      </w:r>
      <w:r w:rsidRPr="003A386B">
        <w:rPr>
          <w:i/>
          <w:iCs/>
        </w:rPr>
        <w:t>165</w:t>
      </w:r>
      <w:r w:rsidRPr="003A386B">
        <w:t>(3), 576–588. https://doi.org/10.1002/ajpa.23395</w:t>
      </w:r>
    </w:p>
    <w:p w14:paraId="5B8C42C5" w14:textId="77777777" w:rsidR="003A386B" w:rsidRPr="003A386B" w:rsidRDefault="003A386B" w:rsidP="003A386B">
      <w:pPr>
        <w:pStyle w:val="Bibliography"/>
      </w:pPr>
      <w:r w:rsidRPr="003A386B">
        <w:lastRenderedPageBreak/>
        <w:t xml:space="preserve">Mallott, E. K., Kuthyar, S., Lee, W., Reiman, D., Jiang, H., Chitta, S., Waters, E. A., Layden, B. T., Sumagin, R., Manzanares, L. D., Yang, G.-Y., Sardaro, M. L. S., Gray, S., Williams, L. E., Dai, Y., Curley, J. P., Haney, C. R., Liechty, E. R., Kuzawa, C. W., &amp; Amato, K. R. (2024). The primate gut microbiota contributes to interspecific differences in host metabolism. </w:t>
      </w:r>
      <w:r w:rsidRPr="003A386B">
        <w:rPr>
          <w:i/>
          <w:iCs/>
        </w:rPr>
        <w:t>Microbial Genomics</w:t>
      </w:r>
      <w:r w:rsidRPr="003A386B">
        <w:t xml:space="preserve">, </w:t>
      </w:r>
      <w:r w:rsidRPr="003A386B">
        <w:rPr>
          <w:i/>
          <w:iCs/>
        </w:rPr>
        <w:t>10</w:t>
      </w:r>
      <w:r w:rsidRPr="003A386B">
        <w:t>(12), 001322. https://doi.org/10.1099/mgen.0.001322</w:t>
      </w:r>
    </w:p>
    <w:p w14:paraId="2EEA5F7A" w14:textId="77777777" w:rsidR="003A386B" w:rsidRPr="003A386B" w:rsidRDefault="003A386B" w:rsidP="003A386B">
      <w:pPr>
        <w:pStyle w:val="Bibliography"/>
      </w:pPr>
      <w:r w:rsidRPr="003A386B">
        <w:t xml:space="preserve">Mallott, E. k., Malhi, R. s., &amp; Garber, P. a. (2015). High-throughput sequencing of fecal DNA to identify insects consumed by wild Weddell’s saddleback tamarins (aguinus weddelli, Cebidae, Primates) in Bolivia. </w:t>
      </w:r>
      <w:r w:rsidRPr="003A386B">
        <w:rPr>
          <w:i/>
          <w:iCs/>
        </w:rPr>
        <w:t>American Journal of Physical Anthropology</w:t>
      </w:r>
      <w:r w:rsidRPr="003A386B">
        <w:t xml:space="preserve">, </w:t>
      </w:r>
      <w:r w:rsidRPr="003A386B">
        <w:rPr>
          <w:i/>
          <w:iCs/>
        </w:rPr>
        <w:t>156</w:t>
      </w:r>
      <w:r w:rsidRPr="003A386B">
        <w:t>(3), 474–481. https://doi.org/10.1002/ajpa.22654</w:t>
      </w:r>
    </w:p>
    <w:p w14:paraId="705D91FA" w14:textId="77777777" w:rsidR="003A386B" w:rsidRPr="003A386B" w:rsidRDefault="003A386B" w:rsidP="003A386B">
      <w:pPr>
        <w:pStyle w:val="Bibliography"/>
      </w:pPr>
      <w:r w:rsidRPr="003A386B">
        <w:t xml:space="preserve">Marshall, A. J., Meijaard, E., &amp; Leighton, M. (2021). Extreme ecological specialisation in a rainforest mammal, the Bornean tufted ground squirrel, Rheithrosciurus macrotis Gray, 1857. </w:t>
      </w:r>
      <w:r w:rsidRPr="003A386B">
        <w:rPr>
          <w:i/>
          <w:iCs/>
        </w:rPr>
        <w:t>Raffles Bulletin of Zoology</w:t>
      </w:r>
      <w:r w:rsidRPr="003A386B">
        <w:t xml:space="preserve">, </w:t>
      </w:r>
      <w:r w:rsidRPr="003A386B">
        <w:rPr>
          <w:i/>
          <w:iCs/>
        </w:rPr>
        <w:t>69</w:t>
      </w:r>
      <w:r w:rsidRPr="003A386B">
        <w:t>, 497506. https://doi.org/10.26107/RBZ-2021-0067</w:t>
      </w:r>
    </w:p>
    <w:p w14:paraId="50B608AC" w14:textId="77777777" w:rsidR="003A386B" w:rsidRPr="003A386B" w:rsidRDefault="003A386B" w:rsidP="003A386B">
      <w:pPr>
        <w:pStyle w:val="Bibliography"/>
      </w:pPr>
      <w:r w:rsidRPr="003A386B">
        <w:t xml:space="preserve">McDonald, D., Jiang, Y., Balaban, M., Cantrell, K., Zhu, Q., Gonzalez, A., Morton, J. T., Nicolaou, G., Parks, D. H., Karst, S. M., Albertsen, M., Hugenholtz, P., DeSantis, T., Song, S. J., Bartko, A., Havulinna, A. S., Jousilahti, P., Cheng, S., Inouye, M., … Knight, R. (2024). Greengenes2 unifies microbial data in a single reference tree. </w:t>
      </w:r>
      <w:r w:rsidRPr="003A386B">
        <w:rPr>
          <w:i/>
          <w:iCs/>
        </w:rPr>
        <w:t>Nature Biotechnology</w:t>
      </w:r>
      <w:r w:rsidRPr="003A386B">
        <w:t xml:space="preserve">, </w:t>
      </w:r>
      <w:r w:rsidRPr="003A386B">
        <w:rPr>
          <w:i/>
          <w:iCs/>
        </w:rPr>
        <w:t>42</w:t>
      </w:r>
      <w:r w:rsidRPr="003A386B">
        <w:t>(5), 715–718. https://doi.org/10.1038/s41587-023-01845-1</w:t>
      </w:r>
    </w:p>
    <w:p w14:paraId="72779B0D" w14:textId="77777777" w:rsidR="003A386B" w:rsidRPr="003A386B" w:rsidRDefault="003A386B" w:rsidP="003A386B">
      <w:pPr>
        <w:pStyle w:val="Bibliography"/>
      </w:pPr>
      <w:r w:rsidRPr="003A386B">
        <w:t xml:space="preserve">McDonald, D., Price, M. N., Goodrich, J., Nawrocki, E. P., DeSantis, T. Z., Probst, A., Andersen, G. L., Knight, R., &amp; Hugenholtz, P. (2012). An improved Greengenes taxonomy with explicit ranks for ecological and evolutionary analyses of bacteria and archaea. </w:t>
      </w:r>
      <w:r w:rsidRPr="003A386B">
        <w:rPr>
          <w:i/>
          <w:iCs/>
        </w:rPr>
        <w:t>The ISME Journal</w:t>
      </w:r>
      <w:r w:rsidRPr="003A386B">
        <w:t xml:space="preserve">, </w:t>
      </w:r>
      <w:r w:rsidRPr="003A386B">
        <w:rPr>
          <w:i/>
          <w:iCs/>
        </w:rPr>
        <w:t>6</w:t>
      </w:r>
      <w:r w:rsidRPr="003A386B">
        <w:t>(3), 610–618. https://doi.org/10.1038/ismej.2011.139</w:t>
      </w:r>
    </w:p>
    <w:p w14:paraId="7184497D" w14:textId="77777777" w:rsidR="003A386B" w:rsidRPr="003A386B" w:rsidRDefault="003A386B" w:rsidP="003A386B">
      <w:pPr>
        <w:pStyle w:val="Bibliography"/>
      </w:pPr>
      <w:r w:rsidRPr="003A386B">
        <w:lastRenderedPageBreak/>
        <w:t xml:space="preserve">McMurdie, P. J., &amp; Holmes, S. (2013). phyloseq: An R Package for Reproducible Interactive Analysis and Graphics of Microbiome Census Data. </w:t>
      </w:r>
      <w:r w:rsidRPr="003A386B">
        <w:rPr>
          <w:i/>
          <w:iCs/>
        </w:rPr>
        <w:t>PLoS ONE</w:t>
      </w:r>
      <w:r w:rsidRPr="003A386B">
        <w:t xml:space="preserve">, </w:t>
      </w:r>
      <w:r w:rsidRPr="003A386B">
        <w:rPr>
          <w:i/>
          <w:iCs/>
        </w:rPr>
        <w:t>8</w:t>
      </w:r>
      <w:r w:rsidRPr="003A386B">
        <w:t>(4), e61217. https://doi.org/10.1371/journal.pone.0061217</w:t>
      </w:r>
    </w:p>
    <w:p w14:paraId="7B0445B4" w14:textId="77777777" w:rsidR="003A386B" w:rsidRPr="003A386B" w:rsidRDefault="003A386B" w:rsidP="003A386B">
      <w:pPr>
        <w:pStyle w:val="Bibliography"/>
      </w:pPr>
      <w:r w:rsidRPr="003A386B">
        <w:t xml:space="preserve">McMurdie, P. J., &amp; Holmes, S. (2014). Waste Not, Want Not: Why Rarefying Microbiome Data Is Inadmissible. </w:t>
      </w:r>
      <w:r w:rsidRPr="003A386B">
        <w:rPr>
          <w:i/>
          <w:iCs/>
        </w:rPr>
        <w:t>PLOS Computational Biology</w:t>
      </w:r>
      <w:r w:rsidRPr="003A386B">
        <w:t xml:space="preserve">, </w:t>
      </w:r>
      <w:r w:rsidRPr="003A386B">
        <w:rPr>
          <w:i/>
          <w:iCs/>
        </w:rPr>
        <w:t>10</w:t>
      </w:r>
      <w:r w:rsidRPr="003A386B">
        <w:t>(4), e1003531. https://doi.org/10.1371/journal.pcbi.1003531</w:t>
      </w:r>
    </w:p>
    <w:p w14:paraId="6DF30FFC" w14:textId="77777777" w:rsidR="003A386B" w:rsidRPr="003A386B" w:rsidRDefault="003A386B" w:rsidP="003A386B">
      <w:pPr>
        <w:pStyle w:val="Bibliography"/>
      </w:pPr>
      <w:r w:rsidRPr="003A386B">
        <w:t xml:space="preserve">Moeller, A. H., Ivey, K., Cornwall, M. B., Herr, K., Rede, J., Taylor, E. N., &amp; Gunderson, A. R. (2020). The Lizard Gut Microbiome Changes with Temperature and Is Associated with Heat Tolerance. </w:t>
      </w:r>
      <w:r w:rsidRPr="003A386B">
        <w:rPr>
          <w:i/>
          <w:iCs/>
        </w:rPr>
        <w:t>Applied and Environmental Microbiology</w:t>
      </w:r>
      <w:r w:rsidRPr="003A386B">
        <w:t xml:space="preserve">, </w:t>
      </w:r>
      <w:r w:rsidRPr="003A386B">
        <w:rPr>
          <w:i/>
          <w:iCs/>
        </w:rPr>
        <w:t>86</w:t>
      </w:r>
      <w:r w:rsidRPr="003A386B">
        <w:t>(17), e01181-20. https://doi.org/10.1128/AEM.01181-20</w:t>
      </w:r>
    </w:p>
    <w:p w14:paraId="20B931A8" w14:textId="77777777" w:rsidR="003A386B" w:rsidRPr="003A386B" w:rsidRDefault="003A386B" w:rsidP="003A386B">
      <w:pPr>
        <w:pStyle w:val="Bibliography"/>
      </w:pPr>
      <w:r w:rsidRPr="003A386B">
        <w:t xml:space="preserve">Moghadam, N. N., Thorshauge ,Pia Mai, Kristensen ,Torsten N., de Jonge ,Nadieh, Bahrndorff ,Simon, Kjeldal ,Henrik, &amp; and Nielsen, J. L. (2018). Strong responses of Drosophila melanogaster microbiota to developmental temperature. </w:t>
      </w:r>
      <w:r w:rsidRPr="003A386B">
        <w:rPr>
          <w:i/>
          <w:iCs/>
        </w:rPr>
        <w:t>Fly</w:t>
      </w:r>
      <w:r w:rsidRPr="003A386B">
        <w:t xml:space="preserve">, </w:t>
      </w:r>
      <w:r w:rsidRPr="003A386B">
        <w:rPr>
          <w:i/>
          <w:iCs/>
        </w:rPr>
        <w:t>12</w:t>
      </w:r>
      <w:r w:rsidRPr="003A386B">
        <w:t>(1), 1–12. https://doi.org/10.1080/19336934.2017.1394558</w:t>
      </w:r>
    </w:p>
    <w:p w14:paraId="7BB2BE4A" w14:textId="77777777" w:rsidR="003A386B" w:rsidRPr="003A386B" w:rsidRDefault="003A386B" w:rsidP="003A386B">
      <w:pPr>
        <w:pStyle w:val="Bibliography"/>
      </w:pPr>
      <w:r w:rsidRPr="003A386B">
        <w:t xml:space="preserve">Mukherjee, A., Lordan ,Cathy, Ross ,R. Paul, &amp; and Cotter, P. D. (2020). Gut microbes from the phylogenetically diverse genus Eubacterium and their various contributions to gut health. </w:t>
      </w:r>
      <w:r w:rsidRPr="003A386B">
        <w:rPr>
          <w:i/>
          <w:iCs/>
        </w:rPr>
        <w:t>Gut Microbes</w:t>
      </w:r>
      <w:r w:rsidRPr="003A386B">
        <w:t xml:space="preserve">, </w:t>
      </w:r>
      <w:r w:rsidRPr="003A386B">
        <w:rPr>
          <w:i/>
          <w:iCs/>
        </w:rPr>
        <w:t>12</w:t>
      </w:r>
      <w:r w:rsidRPr="003A386B">
        <w:t>(1), 1802866. https://doi.org/10.1080/19490976.2020.1802866</w:t>
      </w:r>
    </w:p>
    <w:p w14:paraId="133B08EF" w14:textId="77777777" w:rsidR="003A386B" w:rsidRPr="003A386B" w:rsidRDefault="003A386B" w:rsidP="003A386B">
      <w:pPr>
        <w:pStyle w:val="Bibliography"/>
      </w:pPr>
      <w:r w:rsidRPr="003A386B">
        <w:t xml:space="preserve">Murphy, P. G., &amp; Lugo, A. E. (1986). Ecology of Tropical Dry Forest. </w:t>
      </w:r>
      <w:r w:rsidRPr="003A386B">
        <w:rPr>
          <w:i/>
          <w:iCs/>
        </w:rPr>
        <w:t>Annual Review of Ecology and Systematics</w:t>
      </w:r>
      <w:r w:rsidRPr="003A386B">
        <w:t xml:space="preserve">, </w:t>
      </w:r>
      <w:r w:rsidRPr="003A386B">
        <w:rPr>
          <w:i/>
          <w:iCs/>
        </w:rPr>
        <w:t>17</w:t>
      </w:r>
      <w:r w:rsidRPr="003A386B">
        <w:t>, 67–88.</w:t>
      </w:r>
    </w:p>
    <w:p w14:paraId="5AD26974" w14:textId="77777777" w:rsidR="003A386B" w:rsidRPr="003A386B" w:rsidRDefault="003A386B" w:rsidP="003A386B">
      <w:pPr>
        <w:pStyle w:val="Bibliography"/>
      </w:pPr>
      <w:r w:rsidRPr="003A386B">
        <w:t xml:space="preserve">Murr, C., Widner, B., Wirleitner, B., &amp; Fuchs, D. (2002). Neopterin as a marker for immune system activation. </w:t>
      </w:r>
      <w:r w:rsidRPr="003A386B">
        <w:rPr>
          <w:i/>
          <w:iCs/>
        </w:rPr>
        <w:t>Current Drug Metabolism</w:t>
      </w:r>
      <w:r w:rsidRPr="003A386B">
        <w:t xml:space="preserve">, </w:t>
      </w:r>
      <w:r w:rsidRPr="003A386B">
        <w:rPr>
          <w:i/>
          <w:iCs/>
        </w:rPr>
        <w:t>3</w:t>
      </w:r>
      <w:r w:rsidRPr="003A386B">
        <w:t>(2), 175–187. https://doi.org/10.2174/1389200024605082</w:t>
      </w:r>
    </w:p>
    <w:p w14:paraId="55245C8F" w14:textId="77777777" w:rsidR="003A386B" w:rsidRPr="003A386B" w:rsidRDefault="003A386B" w:rsidP="003A386B">
      <w:pPr>
        <w:pStyle w:val="Bibliography"/>
      </w:pPr>
      <w:r w:rsidRPr="003A386B">
        <w:lastRenderedPageBreak/>
        <w:t xml:space="preserve">Neuman, C., Hatje, E., Zarkasi, K. Z., Smullen, R., Bowman, J. P., &amp; Katouli, M. (2016). The effect of diet and environmental temperature on the faecal microbiota of farmed Tasmanian Atlantic Salmon (almo salar L.). </w:t>
      </w:r>
      <w:r w:rsidRPr="003A386B">
        <w:rPr>
          <w:i/>
          <w:iCs/>
        </w:rPr>
        <w:t>Aquaculture Research</w:t>
      </w:r>
      <w:r w:rsidRPr="003A386B">
        <w:t xml:space="preserve">, </w:t>
      </w:r>
      <w:r w:rsidRPr="003A386B">
        <w:rPr>
          <w:i/>
          <w:iCs/>
        </w:rPr>
        <w:t>47</w:t>
      </w:r>
      <w:r w:rsidRPr="003A386B">
        <w:t>(2), 660–672. https://doi.org/10.1111/are.12522</w:t>
      </w:r>
    </w:p>
    <w:p w14:paraId="6EFFB67C" w14:textId="77777777" w:rsidR="003A386B" w:rsidRPr="003A386B" w:rsidRDefault="003A386B" w:rsidP="003A386B">
      <w:pPr>
        <w:pStyle w:val="Bibliography"/>
      </w:pPr>
      <w:r w:rsidRPr="003A386B">
        <w:t xml:space="preserve">Neves, A. R., Pool, W. A., Kok, J., Kuipers, O. P., &amp; Santos, H. (2005). Overview on sugar metabolism and its control in Lactococcus lactis—The input from in vivo NMR. </w:t>
      </w:r>
      <w:r w:rsidRPr="003A386B">
        <w:rPr>
          <w:i/>
          <w:iCs/>
        </w:rPr>
        <w:t>FEMS Microbiology Reviews</w:t>
      </w:r>
      <w:r w:rsidRPr="003A386B">
        <w:t xml:space="preserve">, </w:t>
      </w:r>
      <w:r w:rsidRPr="003A386B">
        <w:rPr>
          <w:i/>
          <w:iCs/>
        </w:rPr>
        <w:t>29</w:t>
      </w:r>
      <w:r w:rsidRPr="003A386B">
        <w:t>(3), 531–554. https://doi.org/10.1016/j.fmrre.2005.04.005</w:t>
      </w:r>
    </w:p>
    <w:p w14:paraId="63089966" w14:textId="77777777" w:rsidR="003A386B" w:rsidRPr="003A386B" w:rsidRDefault="003A386B" w:rsidP="003A386B">
      <w:pPr>
        <w:pStyle w:val="Bibliography"/>
      </w:pPr>
      <w:r w:rsidRPr="003A386B">
        <w:t xml:space="preserve">Oliveira, R. A., Ng, K. M., Correia, M. B., Cabral, V., Shi, H., Sonnenburg, J. L., Huang, K. C., &amp; Xavier, K. B. (2020). Klebsiella michiganensis transmission enhances resistance to Enterobacteriaceae gut invasion by nutrition competition. </w:t>
      </w:r>
      <w:r w:rsidRPr="003A386B">
        <w:rPr>
          <w:i/>
          <w:iCs/>
        </w:rPr>
        <w:t>Nature Microbiology</w:t>
      </w:r>
      <w:r w:rsidRPr="003A386B">
        <w:t xml:space="preserve">, </w:t>
      </w:r>
      <w:r w:rsidRPr="003A386B">
        <w:rPr>
          <w:i/>
          <w:iCs/>
        </w:rPr>
        <w:t>5</w:t>
      </w:r>
      <w:r w:rsidRPr="003A386B">
        <w:t>(4), 630–641. https://doi.org/10.1038/s41564-019-0658-4</w:t>
      </w:r>
    </w:p>
    <w:p w14:paraId="5BF1BC8A" w14:textId="77777777" w:rsidR="003A386B" w:rsidRPr="003A386B" w:rsidRDefault="003A386B" w:rsidP="003A386B">
      <w:pPr>
        <w:pStyle w:val="Bibliography"/>
      </w:pPr>
      <w:r w:rsidRPr="003A386B">
        <w:t xml:space="preserve">Orkin, J. D., Campos, F. A., Myers, M. S., Cheves Hernandez, S. E., Guadamuz, A., &amp; Melin, A. D. (2019). Seasonality of the gut microbiota of free-ranging white-faced capuchins in a tropical dry forest. </w:t>
      </w:r>
      <w:r w:rsidRPr="003A386B">
        <w:rPr>
          <w:i/>
          <w:iCs/>
        </w:rPr>
        <w:t>The ISME Journal</w:t>
      </w:r>
      <w:r w:rsidRPr="003A386B">
        <w:t xml:space="preserve">, </w:t>
      </w:r>
      <w:r w:rsidRPr="003A386B">
        <w:rPr>
          <w:i/>
          <w:iCs/>
        </w:rPr>
        <w:t>13</w:t>
      </w:r>
      <w:r w:rsidRPr="003A386B">
        <w:t>(1), 183–196. https://doi.org/10.1038/s41396-018-0256-0</w:t>
      </w:r>
    </w:p>
    <w:p w14:paraId="63DAD5D8" w14:textId="77777777" w:rsidR="003A386B" w:rsidRPr="003A386B" w:rsidRDefault="003A386B" w:rsidP="003A386B">
      <w:pPr>
        <w:pStyle w:val="Bibliography"/>
      </w:pPr>
      <w:r w:rsidRPr="003A386B">
        <w:t xml:space="preserve">Orkin, J. D., Montague, M. J., Tejada-Martinez, D., De Manuel, M., Del Campo, J., Cheves Hernandez, S., Di Fiore, A., Fontsere, C., Hodgson, J. A., Janiak, M. C., Kuderna, L. F. K., Lizano, E., Martin, M. P., Niimura, Y., Perry, G. H., Valverde, C. S., Tang, J., Warren, W. C., De Magalhães, J. P., … Melin, A. D. (2021). The genomics of ecological flexibility, large brains, and long lives in capuchin monkeys revealed with fecalFACS. </w:t>
      </w:r>
      <w:r w:rsidRPr="003A386B">
        <w:rPr>
          <w:i/>
          <w:iCs/>
        </w:rPr>
        <w:t>Proceedings of the National Academy of Sciences</w:t>
      </w:r>
      <w:r w:rsidRPr="003A386B">
        <w:t xml:space="preserve">, </w:t>
      </w:r>
      <w:r w:rsidRPr="003A386B">
        <w:rPr>
          <w:i/>
          <w:iCs/>
        </w:rPr>
        <w:t>118</w:t>
      </w:r>
      <w:r w:rsidRPr="003A386B">
        <w:t>(7), e2010632118. https://doi.org/10.1073/pnas.2010632118</w:t>
      </w:r>
    </w:p>
    <w:p w14:paraId="5D4AA5E5" w14:textId="77777777" w:rsidR="003A386B" w:rsidRPr="003A386B" w:rsidRDefault="003A386B" w:rsidP="003A386B">
      <w:pPr>
        <w:pStyle w:val="Bibliography"/>
      </w:pPr>
      <w:r w:rsidRPr="003A386B">
        <w:lastRenderedPageBreak/>
        <w:t xml:space="preserve">Orkin, J. D., Webb, S. E., &amp; Melin, A. D. (2019). Small to modest impact of social group on the gut microbiome of wild Costa Rican capuchins in a seasonal forest. </w:t>
      </w:r>
      <w:r w:rsidRPr="003A386B">
        <w:rPr>
          <w:i/>
          <w:iCs/>
        </w:rPr>
        <w:t>American Journal of Primatology</w:t>
      </w:r>
      <w:r w:rsidRPr="003A386B">
        <w:t xml:space="preserve">, </w:t>
      </w:r>
      <w:r w:rsidRPr="003A386B">
        <w:rPr>
          <w:i/>
          <w:iCs/>
        </w:rPr>
        <w:t>81</w:t>
      </w:r>
      <w:r w:rsidRPr="003A386B">
        <w:t>(10–11), e22985. https://doi.org/10.1002/ajp.22985</w:t>
      </w:r>
    </w:p>
    <w:p w14:paraId="13CB27A6" w14:textId="77777777" w:rsidR="003A386B" w:rsidRPr="003A386B" w:rsidRDefault="003A386B" w:rsidP="003A386B">
      <w:pPr>
        <w:pStyle w:val="Bibliography"/>
      </w:pPr>
      <w:r w:rsidRPr="003A386B">
        <w:t xml:space="preserve">Palarea-Albaladejo, J., &amp; Martín-Fernández, J. A. (2015). zCompositions—R package for multivariate imputation of left-censored data under a compositional approach. </w:t>
      </w:r>
      <w:r w:rsidRPr="003A386B">
        <w:rPr>
          <w:i/>
          <w:iCs/>
        </w:rPr>
        <w:t>Chemometrics and Intelligent Laboratory Systems</w:t>
      </w:r>
      <w:r w:rsidRPr="003A386B">
        <w:t xml:space="preserve">, </w:t>
      </w:r>
      <w:r w:rsidRPr="003A386B">
        <w:rPr>
          <w:i/>
          <w:iCs/>
        </w:rPr>
        <w:t>143</w:t>
      </w:r>
      <w:r w:rsidRPr="003A386B">
        <w:t>, 85–96. https://doi.org/10.1016/j.chemolab.2015.02.019</w:t>
      </w:r>
    </w:p>
    <w:p w14:paraId="73BCBC88" w14:textId="77777777" w:rsidR="003A386B" w:rsidRPr="003A386B" w:rsidRDefault="003A386B" w:rsidP="003A386B">
      <w:pPr>
        <w:pStyle w:val="Bibliography"/>
      </w:pPr>
      <w:r w:rsidRPr="003A386B">
        <w:t xml:space="preserve">Parker, B. J., Wearsch, P. A., Veloo, A. C. M., &amp; Rodriguez-Palacios, A. (2020). The Genus Alistipes: Gut Bacteria With Emerging Implications to Inflammation, Cancer, and Mental Health. </w:t>
      </w:r>
      <w:r w:rsidRPr="003A386B">
        <w:rPr>
          <w:i/>
          <w:iCs/>
        </w:rPr>
        <w:t>Frontiers in Immunology</w:t>
      </w:r>
      <w:r w:rsidRPr="003A386B">
        <w:t xml:space="preserve">, </w:t>
      </w:r>
      <w:r w:rsidRPr="003A386B">
        <w:rPr>
          <w:i/>
          <w:iCs/>
        </w:rPr>
        <w:t>11</w:t>
      </w:r>
      <w:r w:rsidRPr="003A386B">
        <w:t>. https://doi.org/10.3389/fimmu.2020.00906</w:t>
      </w:r>
    </w:p>
    <w:p w14:paraId="2A999436" w14:textId="77777777" w:rsidR="003A386B" w:rsidRPr="003A386B" w:rsidRDefault="003A386B" w:rsidP="003A386B">
      <w:pPr>
        <w:pStyle w:val="Bibliography"/>
      </w:pPr>
      <w:r w:rsidRPr="003A386B">
        <w:t xml:space="preserve">Pickett, S. B., Bergey, C. M., &amp; Di Fiore, A. (2012). A Metagenomic Study of Primate Insect Diet Diversity. </w:t>
      </w:r>
      <w:r w:rsidRPr="003A386B">
        <w:rPr>
          <w:i/>
          <w:iCs/>
        </w:rPr>
        <w:t>American Journal of Primatology</w:t>
      </w:r>
      <w:r w:rsidRPr="003A386B">
        <w:t xml:space="preserve">, </w:t>
      </w:r>
      <w:r w:rsidRPr="003A386B">
        <w:rPr>
          <w:i/>
          <w:iCs/>
        </w:rPr>
        <w:t>74</w:t>
      </w:r>
      <w:r w:rsidRPr="003A386B">
        <w:t>(7), 622–631. https://doi.org/10.1002/ajp.22014</w:t>
      </w:r>
    </w:p>
    <w:p w14:paraId="60D7972F" w14:textId="77777777" w:rsidR="003A386B" w:rsidRPr="003A386B" w:rsidRDefault="003A386B" w:rsidP="003A386B">
      <w:pPr>
        <w:pStyle w:val="Bibliography"/>
      </w:pPr>
      <w:r w:rsidRPr="003A386B">
        <w:t xml:space="preserve">Quinteiro-Filho, W. M., Ribeiro, A., Ferraz-de-Paula, V., Pinheiro, M. L., Sakai, M., Sá, L. R. M., Ferreira, A. J. P., &amp; Palermo-Neto, J. (2010). Heat stress impairs performance parameters, induces intestinal injury, and decreases macrophage activity in broiler chickens. </w:t>
      </w:r>
      <w:r w:rsidRPr="003A386B">
        <w:rPr>
          <w:i/>
          <w:iCs/>
        </w:rPr>
        <w:t>Poultry Science</w:t>
      </w:r>
      <w:r w:rsidRPr="003A386B">
        <w:t xml:space="preserve">, </w:t>
      </w:r>
      <w:r w:rsidRPr="003A386B">
        <w:rPr>
          <w:i/>
          <w:iCs/>
        </w:rPr>
        <w:t>89</w:t>
      </w:r>
      <w:r w:rsidRPr="003A386B">
        <w:t>(9), 1905–1914. https://doi.org/10.3382/ps.2010-00812</w:t>
      </w:r>
    </w:p>
    <w:p w14:paraId="49CFCF6C" w14:textId="77777777" w:rsidR="003A386B" w:rsidRPr="003A386B" w:rsidRDefault="003A386B" w:rsidP="003A386B">
      <w:pPr>
        <w:pStyle w:val="Bibliography"/>
      </w:pPr>
      <w:r w:rsidRPr="003A386B">
        <w:t xml:space="preserve">Risely, A., Müller-Klein, N., Schmid, D. W., Wilhelm, K., Clutton-Brock, T. H., Manser, M. B., &amp; Sommer, S. (2023). Climate change drives loss of bacterial gut mutualists at the expense of host survival in wild meerkats. </w:t>
      </w:r>
      <w:r w:rsidRPr="003A386B">
        <w:rPr>
          <w:i/>
          <w:iCs/>
        </w:rPr>
        <w:t>Global Change Biology</w:t>
      </w:r>
      <w:r w:rsidRPr="003A386B">
        <w:t xml:space="preserve">, </w:t>
      </w:r>
      <w:r w:rsidRPr="003A386B">
        <w:rPr>
          <w:i/>
          <w:iCs/>
        </w:rPr>
        <w:t>29</w:t>
      </w:r>
      <w:r w:rsidRPr="003A386B">
        <w:t>(20), 5816–5828. https://doi.org/10.1111/gcb.16877</w:t>
      </w:r>
    </w:p>
    <w:p w14:paraId="44554AE9" w14:textId="77777777" w:rsidR="003A386B" w:rsidRPr="003A386B" w:rsidRDefault="003A386B" w:rsidP="003A386B">
      <w:pPr>
        <w:pStyle w:val="Bibliography"/>
      </w:pPr>
      <w:r w:rsidRPr="003A386B">
        <w:lastRenderedPageBreak/>
        <w:t xml:space="preserve">Round, J. L., &amp; Mazmanian, S. K. (2009). The gut microbiota shapes intestinal immune responses during health and disease. </w:t>
      </w:r>
      <w:r w:rsidRPr="003A386B">
        <w:rPr>
          <w:i/>
          <w:iCs/>
        </w:rPr>
        <w:t>Nature Reviews Immunology</w:t>
      </w:r>
      <w:r w:rsidRPr="003A386B">
        <w:t xml:space="preserve">, </w:t>
      </w:r>
      <w:r w:rsidRPr="003A386B">
        <w:rPr>
          <w:i/>
          <w:iCs/>
        </w:rPr>
        <w:t>9</w:t>
      </w:r>
      <w:r w:rsidRPr="003A386B">
        <w:t>(5), 313–323. https://doi.org/10.1038/nri2515</w:t>
      </w:r>
    </w:p>
    <w:p w14:paraId="17279CF8" w14:textId="77777777" w:rsidR="003A386B" w:rsidRPr="003A386B" w:rsidRDefault="003A386B" w:rsidP="003A386B">
      <w:pPr>
        <w:pStyle w:val="Bibliography"/>
      </w:pPr>
      <w:r w:rsidRPr="003A386B">
        <w:t xml:space="preserve">Rudolph, B., Gebendorfer, K. M., Buchner, J., &amp; Winter, J. (2010). Evolution of Escherichia coli for Growth at High Temperatures *. </w:t>
      </w:r>
      <w:r w:rsidRPr="003A386B">
        <w:rPr>
          <w:i/>
          <w:iCs/>
        </w:rPr>
        <w:t>Journal of Biological Chemistry</w:t>
      </w:r>
      <w:r w:rsidRPr="003A386B">
        <w:t xml:space="preserve">, </w:t>
      </w:r>
      <w:r w:rsidRPr="003A386B">
        <w:rPr>
          <w:i/>
          <w:iCs/>
        </w:rPr>
        <w:t>285</w:t>
      </w:r>
      <w:r w:rsidRPr="003A386B">
        <w:t>(25), 19029–19034. https://doi.org/10.1074/jbc.M110.103374</w:t>
      </w:r>
    </w:p>
    <w:p w14:paraId="65BDA524" w14:textId="77777777" w:rsidR="003A386B" w:rsidRPr="003A386B" w:rsidRDefault="003A386B" w:rsidP="003A386B">
      <w:pPr>
        <w:pStyle w:val="Bibliography"/>
      </w:pPr>
      <w:r w:rsidRPr="003A386B">
        <w:t xml:space="preserve">Ruiz-Saavedra, S., Arboleya, S., Nogacka, A. M., González del Rey, C., Suárez, A., Diaz, Y., Gueimonde, M., Salazar, N., González, S., &amp; de los Reyes-Gavilán, C. G. (2024). Commensal Fecal Microbiota Profiles Associated with Initial Stages of Intestinal Mucosa Damage: A Pilot Study. </w:t>
      </w:r>
      <w:r w:rsidRPr="003A386B">
        <w:rPr>
          <w:i/>
          <w:iCs/>
        </w:rPr>
        <w:t>Cancers</w:t>
      </w:r>
      <w:r w:rsidRPr="003A386B">
        <w:t xml:space="preserve">, </w:t>
      </w:r>
      <w:r w:rsidRPr="003A386B">
        <w:rPr>
          <w:i/>
          <w:iCs/>
        </w:rPr>
        <w:t>16</w:t>
      </w:r>
      <w:r w:rsidRPr="003A386B">
        <w:t>(1), Article 1. https://doi.org/10.3390/cancers16010104</w:t>
      </w:r>
    </w:p>
    <w:p w14:paraId="3775481F" w14:textId="77777777" w:rsidR="003A386B" w:rsidRPr="003A386B" w:rsidRDefault="003A386B" w:rsidP="003A386B">
      <w:pPr>
        <w:pStyle w:val="Bibliography"/>
      </w:pPr>
      <w:r w:rsidRPr="003A386B">
        <w:t xml:space="preserve">Schluter, J., Peled, J. U., Taylor, B. P., Markey, K. A., Smith, M., Taur, Y., Niehus, R., Staffas, A., Dai, A., Fontana, E., Amoretti, L. A., Wright, R. J., Morjaria, S., Fenelus, M., Pessin, M. S., Chao, N. J., Lew, M., Bohannon, L., Bush, A., … Xavier, J. B. (2020). The gut microbiota is associated with immune cell dynamics in humans. </w:t>
      </w:r>
      <w:r w:rsidRPr="003A386B">
        <w:rPr>
          <w:i/>
          <w:iCs/>
        </w:rPr>
        <w:t>Nature</w:t>
      </w:r>
      <w:r w:rsidRPr="003A386B">
        <w:t xml:space="preserve">, </w:t>
      </w:r>
      <w:r w:rsidRPr="003A386B">
        <w:rPr>
          <w:i/>
          <w:iCs/>
        </w:rPr>
        <w:t>588</w:t>
      </w:r>
      <w:r w:rsidRPr="003A386B">
        <w:t>(7837), 303–307. https://doi.org/10.1038/s41586-020-2971-8</w:t>
      </w:r>
    </w:p>
    <w:p w14:paraId="295C9246" w14:textId="77777777" w:rsidR="003A386B" w:rsidRPr="003A386B" w:rsidRDefault="003A386B" w:rsidP="003A386B">
      <w:pPr>
        <w:pStyle w:val="Bibliography"/>
      </w:pPr>
      <w:r w:rsidRPr="003A386B">
        <w:t xml:space="preserve">Schneider-Crease, I. A., Feder, J. A., Baniel, A., McCann, C., Haile, A. A., Abebe, B., Fitzgerald, L., Gomery, M. A., Simberloff, R. A., Petrie, Z. L., Gabriel, S., Dorny, P., Fashing, P. J., Nguyen, N., Bergman, T. J., Beehner, J. C., Snyder-Mackler, N., &amp; Lu, A. (2022). Urinary neopterin reflects immunological variation associated with age, helminth parasitism, and the microbiome in a wild primate. </w:t>
      </w:r>
      <w:r w:rsidRPr="003A386B">
        <w:rPr>
          <w:i/>
          <w:iCs/>
        </w:rPr>
        <w:t>Scientific Reports</w:t>
      </w:r>
      <w:r w:rsidRPr="003A386B">
        <w:t xml:space="preserve">, </w:t>
      </w:r>
      <w:r w:rsidRPr="003A386B">
        <w:rPr>
          <w:i/>
          <w:iCs/>
        </w:rPr>
        <w:t>12</w:t>
      </w:r>
      <w:r w:rsidRPr="003A386B">
        <w:t>(1), 21307. https://doi.org/10.1038/s41598-022-25298-9</w:t>
      </w:r>
    </w:p>
    <w:p w14:paraId="5F644611" w14:textId="77777777" w:rsidR="003A386B" w:rsidRPr="003A386B" w:rsidRDefault="003A386B" w:rsidP="003A386B">
      <w:pPr>
        <w:pStyle w:val="Bibliography"/>
      </w:pPr>
      <w:r w:rsidRPr="003A386B">
        <w:lastRenderedPageBreak/>
        <w:t xml:space="preserve">Sepulveda, J., &amp; Moeller, A. H. (2020). The Effects of Temperature on Animal Gut Microbiomes. </w:t>
      </w:r>
      <w:r w:rsidRPr="003A386B">
        <w:rPr>
          <w:i/>
          <w:iCs/>
        </w:rPr>
        <w:t>Frontiers in Microbiology</w:t>
      </w:r>
      <w:r w:rsidRPr="003A386B">
        <w:t xml:space="preserve">, </w:t>
      </w:r>
      <w:r w:rsidRPr="003A386B">
        <w:rPr>
          <w:i/>
          <w:iCs/>
        </w:rPr>
        <w:t>11</w:t>
      </w:r>
      <w:r w:rsidRPr="003A386B">
        <w:t>, 384. https://doi.org/10.3389/fmicb.2020.00384</w:t>
      </w:r>
    </w:p>
    <w:p w14:paraId="24E0F4AF" w14:textId="77777777" w:rsidR="003A386B" w:rsidRPr="003A386B" w:rsidRDefault="003A386B" w:rsidP="003A386B">
      <w:pPr>
        <w:pStyle w:val="Bibliography"/>
      </w:pPr>
      <w:r w:rsidRPr="003A386B">
        <w:t xml:space="preserve">Sequeira, R. P., McDonald, J. A. K., Marchesi, J. R., &amp; Clarke, T. B. (2020). Commensal Bacteroidetes protect against Klebsiella pneumoniae colonization and transmission through IL-36 signalling. </w:t>
      </w:r>
      <w:r w:rsidRPr="003A386B">
        <w:rPr>
          <w:i/>
          <w:iCs/>
        </w:rPr>
        <w:t>Nature Microbiology</w:t>
      </w:r>
      <w:r w:rsidRPr="003A386B">
        <w:t xml:space="preserve">, </w:t>
      </w:r>
      <w:r w:rsidRPr="003A386B">
        <w:rPr>
          <w:i/>
          <w:iCs/>
        </w:rPr>
        <w:t>5</w:t>
      </w:r>
      <w:r w:rsidRPr="003A386B">
        <w:t>(2), 304–313. https://doi.org/10.1038/s41564-019-0640-1</w:t>
      </w:r>
    </w:p>
    <w:p w14:paraId="6517B6BD" w14:textId="77777777" w:rsidR="003A386B" w:rsidRPr="003A386B" w:rsidRDefault="003A386B" w:rsidP="003A386B">
      <w:pPr>
        <w:pStyle w:val="Bibliography"/>
      </w:pPr>
      <w:r w:rsidRPr="003A386B">
        <w:t xml:space="preserve">Soriano, E. L., Ramírez, D. T., Araujo, D. R., Gómez-Gil, B., Castro, L. I., &amp; Sánchez, C. G. (2018). Effect of temperature and dietary lipid proportion on gut microbiota in yellowtail kingfish </w:t>
      </w:r>
      <w:r w:rsidRPr="003A386B">
        <w:rPr>
          <w:i/>
          <w:iCs/>
        </w:rPr>
        <w:t>Seriola lalandi</w:t>
      </w:r>
      <w:r w:rsidRPr="003A386B">
        <w:t xml:space="preserve"> juveniles. </w:t>
      </w:r>
      <w:r w:rsidRPr="003A386B">
        <w:rPr>
          <w:i/>
          <w:iCs/>
        </w:rPr>
        <w:t>Aquaculture</w:t>
      </w:r>
      <w:r w:rsidRPr="003A386B">
        <w:t xml:space="preserve">, </w:t>
      </w:r>
      <w:r w:rsidRPr="003A386B">
        <w:rPr>
          <w:i/>
          <w:iCs/>
        </w:rPr>
        <w:t>497</w:t>
      </w:r>
      <w:r w:rsidRPr="003A386B">
        <w:t>, 269–277. https://doi.org/10.1016/j.aquaculture.2018.07.065</w:t>
      </w:r>
    </w:p>
    <w:p w14:paraId="59CA5058" w14:textId="77777777" w:rsidR="003A386B" w:rsidRPr="003A386B" w:rsidRDefault="003A386B" w:rsidP="003A386B">
      <w:pPr>
        <w:pStyle w:val="Bibliography"/>
      </w:pPr>
      <w:r w:rsidRPr="003A386B">
        <w:t xml:space="preserve">Spragge, F., Bakkeren, E., Jahn, M. T., B. N. Araujo, E., Pearson, C. F., Wang, X., Pankhurst, L., Cunrath, O., &amp; Foster, K. R. (2023). Microbiome diversity protects against pathogens by nutrient blocking. </w:t>
      </w:r>
      <w:r w:rsidRPr="003A386B">
        <w:rPr>
          <w:i/>
          <w:iCs/>
        </w:rPr>
        <w:t>Science</w:t>
      </w:r>
      <w:r w:rsidRPr="003A386B">
        <w:t xml:space="preserve">, </w:t>
      </w:r>
      <w:r w:rsidRPr="003A386B">
        <w:rPr>
          <w:i/>
          <w:iCs/>
        </w:rPr>
        <w:t>382</w:t>
      </w:r>
      <w:r w:rsidRPr="003A386B">
        <w:t>(6676), eadj3502. https://doi.org/10.1126/science.adj3502</w:t>
      </w:r>
    </w:p>
    <w:p w14:paraId="41791816" w14:textId="77777777" w:rsidR="003A386B" w:rsidRPr="003A386B" w:rsidRDefault="003A386B" w:rsidP="003A386B">
      <w:pPr>
        <w:pStyle w:val="Bibliography"/>
      </w:pPr>
      <w:r w:rsidRPr="003A386B">
        <w:t xml:space="preserve">Stern, M., Quesada, M., &amp; Stoner, K. E. (2002). Changes in composition and structure of a tropical dry forest following intermittent Cattle grazing. </w:t>
      </w:r>
      <w:r w:rsidRPr="003A386B">
        <w:rPr>
          <w:i/>
          <w:iCs/>
        </w:rPr>
        <w:t>Revista de Biología Tropical</w:t>
      </w:r>
      <w:r w:rsidRPr="003A386B">
        <w:t xml:space="preserve">, </w:t>
      </w:r>
      <w:r w:rsidRPr="003A386B">
        <w:rPr>
          <w:i/>
          <w:iCs/>
        </w:rPr>
        <w:t>50</w:t>
      </w:r>
      <w:r w:rsidRPr="003A386B">
        <w:t>(3–4), 1021–1034.</w:t>
      </w:r>
    </w:p>
    <w:p w14:paraId="5D9DCED8" w14:textId="77777777" w:rsidR="003A386B" w:rsidRPr="003A386B" w:rsidRDefault="003A386B" w:rsidP="003A386B">
      <w:pPr>
        <w:pStyle w:val="Bibliography"/>
      </w:pPr>
      <w:r w:rsidRPr="003A386B">
        <w:t xml:space="preserve">Sun, Y., Zhang ,Shanshan, Nie ,Qixing, He ,Huijun, Tan ,Huizi, Geng ,Fang, Ji ,Haihua, Hu ,Jielun, &amp; and Nie, S. (2023). Gut firmicutes: Relationship with dietary fiber and role in host homeostasis. </w:t>
      </w:r>
      <w:r w:rsidRPr="003A386B">
        <w:rPr>
          <w:i/>
          <w:iCs/>
        </w:rPr>
        <w:t>Critical Reviews in Food Science and Nutrition</w:t>
      </w:r>
      <w:r w:rsidRPr="003A386B">
        <w:t xml:space="preserve">, </w:t>
      </w:r>
      <w:r w:rsidRPr="003A386B">
        <w:rPr>
          <w:i/>
          <w:iCs/>
        </w:rPr>
        <w:t>63</w:t>
      </w:r>
      <w:r w:rsidRPr="003A386B">
        <w:t>(33), 12073–12088. https://doi.org/10.1080/10408398.2022.2098249</w:t>
      </w:r>
    </w:p>
    <w:p w14:paraId="0A151FEB" w14:textId="77777777" w:rsidR="003A386B" w:rsidRPr="003A386B" w:rsidRDefault="003A386B" w:rsidP="003A386B">
      <w:pPr>
        <w:pStyle w:val="Bibliography"/>
      </w:pPr>
      <w:r w:rsidRPr="003A386B">
        <w:t xml:space="preserve">Syakur, M. A., Khotimah, B. K., Rochman, E. M. S., &amp; Satoto, B. D. (2018). Integration K-Means Clustering Method and Elbow Method For Identification of The Best Customer </w:t>
      </w:r>
      <w:r w:rsidRPr="003A386B">
        <w:lastRenderedPageBreak/>
        <w:t xml:space="preserve">Profile Cluster. </w:t>
      </w:r>
      <w:r w:rsidRPr="003A386B">
        <w:rPr>
          <w:i/>
          <w:iCs/>
        </w:rPr>
        <w:t>IOP Conference Series: Materials Science and Engineering</w:t>
      </w:r>
      <w:r w:rsidRPr="003A386B">
        <w:t xml:space="preserve">, </w:t>
      </w:r>
      <w:r w:rsidRPr="003A386B">
        <w:rPr>
          <w:i/>
          <w:iCs/>
        </w:rPr>
        <w:t>336</w:t>
      </w:r>
      <w:r w:rsidRPr="003A386B">
        <w:t>(1), 012017. https://doi.org/10.1088/1757-899X/336/1/012017</w:t>
      </w:r>
    </w:p>
    <w:p w14:paraId="67763FFA" w14:textId="77777777" w:rsidR="003A386B" w:rsidRPr="003A386B" w:rsidRDefault="003A386B" w:rsidP="003A386B">
      <w:pPr>
        <w:pStyle w:val="Bibliography"/>
      </w:pPr>
      <w:r w:rsidRPr="003A386B">
        <w:t xml:space="preserve">Tajima, K., Nonaka, I., Higuchi, K., Takusari, N., Kurihara, M., Takenaka, A., Mitsumori, M., Kajikawa, H., &amp; Aminov, R. I. (2007). Influence of high temperature and humidity on rumen bacterial diversity in Holstein heifers. </w:t>
      </w:r>
      <w:r w:rsidRPr="003A386B">
        <w:rPr>
          <w:i/>
          <w:iCs/>
        </w:rPr>
        <w:t>Anaerobe</w:t>
      </w:r>
      <w:r w:rsidRPr="003A386B">
        <w:t xml:space="preserve">, </w:t>
      </w:r>
      <w:r w:rsidRPr="003A386B">
        <w:rPr>
          <w:i/>
          <w:iCs/>
        </w:rPr>
        <w:t>13</w:t>
      </w:r>
      <w:r w:rsidRPr="003A386B">
        <w:t>(2), 57–64. https://doi.org/10.1016/j.anaerobe.2006.12.001</w:t>
      </w:r>
    </w:p>
    <w:p w14:paraId="3E815035" w14:textId="77777777" w:rsidR="003A386B" w:rsidRPr="003A386B" w:rsidRDefault="003A386B" w:rsidP="003A386B">
      <w:pPr>
        <w:pStyle w:val="Bibliography"/>
      </w:pPr>
      <w:r w:rsidRPr="003A386B">
        <w:t xml:space="preserve">Thomas-White, K., Forster, S. C., Kumar, N., Van Kuiken, M., Putonti, C., Stares, M. D., Hilt, E. E., Price, T. K., Wolfe, A. J., &amp; Lawley, T. D. (2018). Culturing of female bladder bacteria reveals an interconnected urogenital microbiota. </w:t>
      </w:r>
      <w:r w:rsidRPr="003A386B">
        <w:rPr>
          <w:i/>
          <w:iCs/>
        </w:rPr>
        <w:t>Nature Communications</w:t>
      </w:r>
      <w:r w:rsidRPr="003A386B">
        <w:t xml:space="preserve">, </w:t>
      </w:r>
      <w:r w:rsidRPr="003A386B">
        <w:rPr>
          <w:i/>
          <w:iCs/>
        </w:rPr>
        <w:t>9</w:t>
      </w:r>
      <w:r w:rsidRPr="003A386B">
        <w:t>(1), 1557. https://doi.org/10.1038/s41467-018-03968-5</w:t>
      </w:r>
    </w:p>
    <w:p w14:paraId="01EEDACC" w14:textId="77777777" w:rsidR="003A386B" w:rsidRPr="003A386B" w:rsidRDefault="003A386B" w:rsidP="003A386B">
      <w:pPr>
        <w:pStyle w:val="Bibliography"/>
      </w:pPr>
      <w:r w:rsidRPr="003A386B">
        <w:t xml:space="preserve">Tiessen, A., Cubedo-Ruiz, E. A., &amp; Winkler, R. (2017). Improved Representation of Biological Information by Using Correlation as Distance Function for Heatmap Cluster Analysis. </w:t>
      </w:r>
      <w:r w:rsidRPr="003A386B">
        <w:rPr>
          <w:i/>
          <w:iCs/>
        </w:rPr>
        <w:t>American Journal of Plant Sciences</w:t>
      </w:r>
      <w:r w:rsidRPr="003A386B">
        <w:t xml:space="preserve">, </w:t>
      </w:r>
      <w:r w:rsidRPr="003A386B">
        <w:rPr>
          <w:i/>
          <w:iCs/>
        </w:rPr>
        <w:t>8</w:t>
      </w:r>
      <w:r w:rsidRPr="003A386B">
        <w:t>(3), Article 3. https://doi.org/10.4236/ajps.2017.83035</w:t>
      </w:r>
    </w:p>
    <w:p w14:paraId="434C79E8" w14:textId="77777777" w:rsidR="003A386B" w:rsidRPr="003A386B" w:rsidRDefault="003A386B" w:rsidP="003A386B">
      <w:pPr>
        <w:pStyle w:val="Bibliography"/>
      </w:pPr>
      <w:r w:rsidRPr="003A386B">
        <w:t xml:space="preserve">Tinsley Johnson, E., Benítez, M. E., Fuentes, A., McLean, C. R., Norford, A. B., Ordoñez, J. C., Beehner, J. C., &amp; Bergman, T. J. (2020). High density of white-faced capuchins (Cebus capucinus) and habitat quality in the Taboga Forest of Costa Rica. </w:t>
      </w:r>
      <w:r w:rsidRPr="003A386B">
        <w:rPr>
          <w:i/>
          <w:iCs/>
        </w:rPr>
        <w:t>American Journal of Primatology</w:t>
      </w:r>
      <w:r w:rsidRPr="003A386B">
        <w:t xml:space="preserve">, </w:t>
      </w:r>
      <w:r w:rsidRPr="003A386B">
        <w:rPr>
          <w:i/>
          <w:iCs/>
        </w:rPr>
        <w:t>82</w:t>
      </w:r>
      <w:r w:rsidRPr="003A386B">
        <w:t>(2), e23096. https://doi.org/10.1002/ajp.23096</w:t>
      </w:r>
    </w:p>
    <w:p w14:paraId="67EDA328" w14:textId="77777777" w:rsidR="003A386B" w:rsidRPr="003A386B" w:rsidRDefault="003A386B" w:rsidP="003A386B">
      <w:pPr>
        <w:pStyle w:val="Bibliography"/>
      </w:pPr>
      <w:r w:rsidRPr="003A386B">
        <w:t xml:space="preserve">Trejo, F. M., Minnaard, J., Perez, P. F., &amp; De Antoni, G. L. (2006). Inhibition of </w:t>
      </w:r>
      <w:r w:rsidRPr="003A386B">
        <w:rPr>
          <w:i/>
          <w:iCs/>
        </w:rPr>
        <w:t>Clostridium difficile</w:t>
      </w:r>
      <w:r w:rsidRPr="003A386B">
        <w:t xml:space="preserve"> growth and adhesion to enterocytes by </w:t>
      </w:r>
      <w:r w:rsidRPr="003A386B">
        <w:rPr>
          <w:i/>
          <w:iCs/>
        </w:rPr>
        <w:t>Bifidobacterium</w:t>
      </w:r>
      <w:r w:rsidRPr="003A386B">
        <w:t xml:space="preserve"> supernatants. </w:t>
      </w:r>
      <w:r w:rsidRPr="003A386B">
        <w:rPr>
          <w:i/>
          <w:iCs/>
        </w:rPr>
        <w:t>Anaerobe</w:t>
      </w:r>
      <w:r w:rsidRPr="003A386B">
        <w:t xml:space="preserve">, </w:t>
      </w:r>
      <w:r w:rsidRPr="003A386B">
        <w:rPr>
          <w:i/>
          <w:iCs/>
        </w:rPr>
        <w:t>12</w:t>
      </w:r>
      <w:r w:rsidRPr="003A386B">
        <w:t>(4), 186–193. https://doi.org/10.1016/j.anaerobe.2006.03.004</w:t>
      </w:r>
    </w:p>
    <w:p w14:paraId="22991943" w14:textId="77777777" w:rsidR="003A386B" w:rsidRPr="003A386B" w:rsidRDefault="003A386B" w:rsidP="003A386B">
      <w:pPr>
        <w:pStyle w:val="Bibliography"/>
      </w:pPr>
      <w:r w:rsidRPr="003A386B">
        <w:t xml:space="preserve">Tung, J., Barreiro, L. B., Burns, M. B., Grenier, J.-C., Lynch, J., Grieneisen, L. E., Altmann, J., Alberts, S. C., Blekhman, R., &amp; Archie, E. A. (2015). Social networks predict gut </w:t>
      </w:r>
      <w:r w:rsidRPr="003A386B">
        <w:lastRenderedPageBreak/>
        <w:t xml:space="preserve">microbiome composition in wild baboons. </w:t>
      </w:r>
      <w:r w:rsidRPr="003A386B">
        <w:rPr>
          <w:i/>
          <w:iCs/>
        </w:rPr>
        <w:t>eLife</w:t>
      </w:r>
      <w:r w:rsidRPr="003A386B">
        <w:t xml:space="preserve">, </w:t>
      </w:r>
      <w:r w:rsidRPr="003A386B">
        <w:rPr>
          <w:i/>
          <w:iCs/>
        </w:rPr>
        <w:t>4</w:t>
      </w:r>
      <w:r w:rsidRPr="003A386B">
        <w:t>, e05224. https://doi.org/10.7554/eLife.05224</w:t>
      </w:r>
    </w:p>
    <w:p w14:paraId="666AF01C" w14:textId="77777777" w:rsidR="003A386B" w:rsidRPr="003A386B" w:rsidRDefault="003A386B" w:rsidP="003A386B">
      <w:pPr>
        <w:pStyle w:val="Bibliography"/>
      </w:pPr>
      <w:r w:rsidRPr="003A386B">
        <w:t xml:space="preserve">Velazquez, E. M., Nguyen, H., Heasley, K. T., Saechao, C. H., Gil, L. M., Rogers, A. W. L., Miller, B. M., Rolston, M. R., Lopez, C. A., Litvak, Y., Liou, M. J., Faber, F., Bronner, D. N., Tiffany, C. R., Byndloss, M. X., Byndloss, A. J., &amp; Bäumler, A. J. (2019). Endogenous Enterobacteriaceae underlie variation in susceptibility to Salmonella infection. </w:t>
      </w:r>
      <w:r w:rsidRPr="003A386B">
        <w:rPr>
          <w:i/>
          <w:iCs/>
        </w:rPr>
        <w:t>Nature Microbiology</w:t>
      </w:r>
      <w:r w:rsidRPr="003A386B">
        <w:t xml:space="preserve">, </w:t>
      </w:r>
      <w:r w:rsidRPr="003A386B">
        <w:rPr>
          <w:i/>
          <w:iCs/>
        </w:rPr>
        <w:t>4</w:t>
      </w:r>
      <w:r w:rsidRPr="003A386B">
        <w:t>(6), 1057–1064. https://doi.org/10.1038/s41564-019-0407-8</w:t>
      </w:r>
    </w:p>
    <w:p w14:paraId="2F8A5B08" w14:textId="77777777" w:rsidR="003A386B" w:rsidRPr="003A386B" w:rsidRDefault="003A386B" w:rsidP="003A386B">
      <w:pPr>
        <w:pStyle w:val="Bibliography"/>
      </w:pPr>
      <w:r w:rsidRPr="003A386B">
        <w:t xml:space="preserve">Wang, J., Chen, W.-D., &amp; Wang, Y.-D. (2020). The Relationship Between Gut Microbiota and Inflammatory Diseases: The Role of Macrophages. </w:t>
      </w:r>
      <w:r w:rsidRPr="003A386B">
        <w:rPr>
          <w:i/>
          <w:iCs/>
        </w:rPr>
        <w:t>Frontiers in Microbiology</w:t>
      </w:r>
      <w:r w:rsidRPr="003A386B">
        <w:t xml:space="preserve">, </w:t>
      </w:r>
      <w:r w:rsidRPr="003A386B">
        <w:rPr>
          <w:i/>
          <w:iCs/>
        </w:rPr>
        <w:t>11</w:t>
      </w:r>
      <w:r w:rsidRPr="003A386B">
        <w:t>. https://doi.org/10.3389/fmicb.2020.01065</w:t>
      </w:r>
    </w:p>
    <w:p w14:paraId="69D31B38" w14:textId="77777777" w:rsidR="003A386B" w:rsidRPr="003A386B" w:rsidRDefault="003A386B" w:rsidP="003A386B">
      <w:pPr>
        <w:pStyle w:val="Bibliography"/>
      </w:pPr>
      <w:r w:rsidRPr="003A386B">
        <w:t xml:space="preserve">Wei, Y., Ma ,Xi, Zhao ,Jiang-chao, Wang ,Xiu-qi, &amp; and Gao, C. (2023). Succinate metabolism and its regulation of host-microbe interactions. </w:t>
      </w:r>
      <w:r w:rsidRPr="003A386B">
        <w:rPr>
          <w:i/>
          <w:iCs/>
        </w:rPr>
        <w:t>Gut Microbes</w:t>
      </w:r>
      <w:r w:rsidRPr="003A386B">
        <w:t xml:space="preserve">, </w:t>
      </w:r>
      <w:r w:rsidRPr="003A386B">
        <w:rPr>
          <w:i/>
          <w:iCs/>
        </w:rPr>
        <w:t>15</w:t>
      </w:r>
      <w:r w:rsidRPr="003A386B">
        <w:t>(1), 2190300. https://doi.org/10.1080/19490976.2023.2190300</w:t>
      </w:r>
    </w:p>
    <w:p w14:paraId="62C820F6" w14:textId="77777777" w:rsidR="003A386B" w:rsidRPr="003A386B" w:rsidRDefault="003A386B" w:rsidP="003A386B">
      <w:pPr>
        <w:pStyle w:val="Bibliography"/>
      </w:pPr>
      <w:r w:rsidRPr="003A386B">
        <w:t xml:space="preserve">Wu, F., Guo, X., Zhang, J., Zhang, M., Ou, Z., &amp; Peng, Y. (2017). Phascolarctobacterium faecium abundant colonization in human gastrointestinal tract. </w:t>
      </w:r>
      <w:r w:rsidRPr="003A386B">
        <w:rPr>
          <w:i/>
          <w:iCs/>
        </w:rPr>
        <w:t>Experimental and Therapeutic Medicine</w:t>
      </w:r>
      <w:r w:rsidRPr="003A386B">
        <w:t xml:space="preserve">, </w:t>
      </w:r>
      <w:r w:rsidRPr="003A386B">
        <w:rPr>
          <w:i/>
          <w:iCs/>
        </w:rPr>
        <w:t>14</w:t>
      </w:r>
      <w:r w:rsidRPr="003A386B">
        <w:t>(4), 3122–3126. https://doi.org/10.3892/etm.2017.4878</w:t>
      </w:r>
    </w:p>
    <w:p w14:paraId="32A5739B" w14:textId="77777777" w:rsidR="003A386B" w:rsidRPr="003A386B" w:rsidRDefault="003A386B" w:rsidP="003A386B">
      <w:pPr>
        <w:pStyle w:val="Bibliography"/>
      </w:pPr>
      <w:r w:rsidRPr="003A386B">
        <w:t xml:space="preserve">Yoccoz, N. G. (1991). Use, Overuse, and Misuse of Significance Tests in Evolutionary Biology and Ecology. </w:t>
      </w:r>
      <w:r w:rsidRPr="003A386B">
        <w:rPr>
          <w:i/>
          <w:iCs/>
        </w:rPr>
        <w:t>Bulletin of the Ecological Society of America</w:t>
      </w:r>
      <w:r w:rsidRPr="003A386B">
        <w:t xml:space="preserve">, </w:t>
      </w:r>
      <w:r w:rsidRPr="003A386B">
        <w:rPr>
          <w:i/>
          <w:iCs/>
        </w:rPr>
        <w:t>72</w:t>
      </w:r>
      <w:r w:rsidRPr="003A386B">
        <w:t>(2), 106–111.</w:t>
      </w:r>
    </w:p>
    <w:p w14:paraId="1050CCEA" w14:textId="77777777" w:rsidR="003A386B" w:rsidRPr="003A386B" w:rsidRDefault="003A386B" w:rsidP="003A386B">
      <w:pPr>
        <w:pStyle w:val="Bibliography"/>
      </w:pPr>
      <w:r w:rsidRPr="003A386B">
        <w:t xml:space="preserve">Zhang, B., Leonard, S. P., Li, Y., &amp; Moran, N. A. (2019). Obligate bacterial endosymbionts limit thermal tolerance of insect host species. </w:t>
      </w:r>
      <w:r w:rsidRPr="003A386B">
        <w:rPr>
          <w:i/>
          <w:iCs/>
        </w:rPr>
        <w:t>Proceedings of the National Academy of Sciences</w:t>
      </w:r>
      <w:r w:rsidRPr="003A386B">
        <w:t xml:space="preserve">, </w:t>
      </w:r>
      <w:r w:rsidRPr="003A386B">
        <w:rPr>
          <w:i/>
          <w:iCs/>
        </w:rPr>
        <w:t>116</w:t>
      </w:r>
      <w:r w:rsidRPr="003A386B">
        <w:t>(49), 24712–24718. https://doi.org/10.1073/pnas.1915307116</w:t>
      </w:r>
    </w:p>
    <w:p w14:paraId="06D1EB0D" w14:textId="77777777" w:rsidR="003A386B" w:rsidRPr="003A386B" w:rsidRDefault="003A386B" w:rsidP="003A386B">
      <w:pPr>
        <w:pStyle w:val="Bibliography"/>
      </w:pPr>
      <w:r w:rsidRPr="003A386B">
        <w:lastRenderedPageBreak/>
        <w:t xml:space="preserve">Zhang, F., Fan, D., Huang, J., &amp; Zuo, T. (2022). The gut microbiome: Linking dietary fiber to inflammatory diseases. </w:t>
      </w:r>
      <w:r w:rsidRPr="003A386B">
        <w:rPr>
          <w:i/>
          <w:iCs/>
        </w:rPr>
        <w:t>Medicine in Microecology</w:t>
      </w:r>
      <w:r w:rsidRPr="003A386B">
        <w:t xml:space="preserve">, </w:t>
      </w:r>
      <w:r w:rsidRPr="003A386B">
        <w:rPr>
          <w:i/>
          <w:iCs/>
        </w:rPr>
        <w:t>14</w:t>
      </w:r>
      <w:r w:rsidRPr="003A386B">
        <w:t>, 100070. https://doi.org/10.1016/j.medmic.2022.100070</w:t>
      </w:r>
    </w:p>
    <w:p w14:paraId="3E33147C" w14:textId="77777777" w:rsidR="003A386B" w:rsidRPr="003A386B" w:rsidRDefault="003A386B" w:rsidP="003A386B">
      <w:pPr>
        <w:pStyle w:val="Bibliography"/>
      </w:pPr>
      <w:r w:rsidRPr="003A386B">
        <w:t xml:space="preserve">Zhang, H., Sparks, J. B., Karyala, S. V., Settlage, R., &amp; Luo, X. M. (2015). Host adaptive immunity alters gut microbiota. </w:t>
      </w:r>
      <w:r w:rsidRPr="003A386B">
        <w:rPr>
          <w:i/>
          <w:iCs/>
        </w:rPr>
        <w:t>The ISME Journal</w:t>
      </w:r>
      <w:r w:rsidRPr="003A386B">
        <w:t xml:space="preserve">, </w:t>
      </w:r>
      <w:r w:rsidRPr="003A386B">
        <w:rPr>
          <w:i/>
          <w:iCs/>
        </w:rPr>
        <w:t>9</w:t>
      </w:r>
      <w:r w:rsidRPr="003A386B">
        <w:t>(3), 770–781. https://doi.org/10.1038/ismej.2014.165</w:t>
      </w:r>
    </w:p>
    <w:p w14:paraId="48A5ACD1" w14:textId="77777777" w:rsidR="003A386B" w:rsidRPr="003A386B" w:rsidRDefault="003A386B" w:rsidP="003A386B">
      <w:pPr>
        <w:pStyle w:val="Bibliography"/>
      </w:pPr>
      <w:r w:rsidRPr="003A386B">
        <w:t xml:space="preserve">Zhang, X., Pei, Y.-F., Zhang, L., Guo, B., Pendegraft, A. H., Zhuang, W., &amp; Yi, N. (2018). Negative Binomial Mixed Models for Analyzing Longitudinal Microbiome Data. </w:t>
      </w:r>
      <w:r w:rsidRPr="003A386B">
        <w:rPr>
          <w:i/>
          <w:iCs/>
        </w:rPr>
        <w:t>Frontiers in Microbiology</w:t>
      </w:r>
      <w:r w:rsidRPr="003A386B">
        <w:t xml:space="preserve">, </w:t>
      </w:r>
      <w:r w:rsidRPr="003A386B">
        <w:rPr>
          <w:i/>
          <w:iCs/>
        </w:rPr>
        <w:t>9</w:t>
      </w:r>
      <w:r w:rsidRPr="003A386B">
        <w:t>. https://doi.org/10.3389/fmicb.2018.01683</w:t>
      </w:r>
    </w:p>
    <w:p w14:paraId="16E3AA9D" w14:textId="77777777" w:rsidR="003A386B" w:rsidRPr="003A386B" w:rsidRDefault="003A386B" w:rsidP="003A386B">
      <w:pPr>
        <w:pStyle w:val="Bibliography"/>
      </w:pPr>
      <w:r w:rsidRPr="003A386B">
        <w:t xml:space="preserve">Zhao, X.-N., Liu, S.-X., Wang, Z.-Z., Zhang, S., &amp; You, L.-L. (2023). Roxadustat alleviates the inflammatory status in patients receiving maintenance hemodialysis with erythropoiesis-stimulating agent resistance by increasing the short-chain fatty acids producing gut bacteria. </w:t>
      </w:r>
      <w:r w:rsidRPr="003A386B">
        <w:rPr>
          <w:i/>
          <w:iCs/>
        </w:rPr>
        <w:t>European Journal of Medical Research</w:t>
      </w:r>
      <w:r w:rsidRPr="003A386B">
        <w:t xml:space="preserve">, </w:t>
      </w:r>
      <w:r w:rsidRPr="003A386B">
        <w:rPr>
          <w:i/>
          <w:iCs/>
        </w:rPr>
        <w:t>28</w:t>
      </w:r>
      <w:r w:rsidRPr="003A386B">
        <w:t>(1), 230. https://doi.org/10.1186/s40001-023-01179-3</w:t>
      </w:r>
    </w:p>
    <w:p w14:paraId="371516F6" w14:textId="77777777" w:rsidR="003A386B" w:rsidRPr="003A386B" w:rsidRDefault="003A386B" w:rsidP="003A386B">
      <w:pPr>
        <w:pStyle w:val="Bibliography"/>
      </w:pPr>
      <w:r w:rsidRPr="003A386B">
        <w:t xml:space="preserve">Zhu, L., Liao, R., Wu, N., Zhu, G., &amp; Yang, C. (2019). Heat stress mediates changes in fecal microbiome and functional pathways of laying hens. </w:t>
      </w:r>
      <w:r w:rsidRPr="003A386B">
        <w:rPr>
          <w:i/>
          <w:iCs/>
        </w:rPr>
        <w:t>Applied Microbiology and Biotechnology</w:t>
      </w:r>
      <w:r w:rsidRPr="003A386B">
        <w:t xml:space="preserve">, </w:t>
      </w:r>
      <w:r w:rsidRPr="003A386B">
        <w:rPr>
          <w:i/>
          <w:iCs/>
        </w:rPr>
        <w:t>103</w:t>
      </w:r>
      <w:r w:rsidRPr="003A386B">
        <w:t>(1), 461–472. https://doi.org/10.1007/s00253-018-9465-8</w:t>
      </w:r>
    </w:p>
    <w:p w14:paraId="3F1EB19C" w14:textId="77777777" w:rsidR="003A386B" w:rsidRPr="003A386B" w:rsidRDefault="003A386B" w:rsidP="003A386B">
      <w:pPr>
        <w:pStyle w:val="Bibliography"/>
      </w:pPr>
      <w:r w:rsidRPr="003A386B">
        <w:t xml:space="preserve">Ziegler, M., Seneca, F. O., Yum, L. K., Palumbi, S. R., &amp; Voolstra, C. R. (2017). Bacterial community dynamics are linked to patterns of coral heat tolerance. </w:t>
      </w:r>
      <w:r w:rsidRPr="003A386B">
        <w:rPr>
          <w:i/>
          <w:iCs/>
        </w:rPr>
        <w:t>Nature Communications</w:t>
      </w:r>
      <w:r w:rsidRPr="003A386B">
        <w:t xml:space="preserve">, </w:t>
      </w:r>
      <w:r w:rsidRPr="003A386B">
        <w:rPr>
          <w:i/>
          <w:iCs/>
        </w:rPr>
        <w:t>8</w:t>
      </w:r>
      <w:r w:rsidRPr="003A386B">
        <w:t>(1), 14213. https://doi.org/10.1038/ncomms14213</w:t>
      </w:r>
    </w:p>
    <w:p w14:paraId="72AAAA7E" w14:textId="15B2C303" w:rsidR="003A386B" w:rsidRDefault="003A386B" w:rsidP="00E463C9">
      <w:pPr>
        <w:spacing w:before="100" w:beforeAutospacing="1" w:after="100" w:afterAutospacing="1"/>
      </w:pPr>
      <w:r>
        <w:fldChar w:fldCharType="end"/>
      </w:r>
    </w:p>
    <w:p w14:paraId="5F7B3F7E" w14:textId="77777777" w:rsidR="00E0731A" w:rsidRDefault="00E0731A"/>
    <w:sectPr w:rsidR="00E0731A"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4-04T12:17:00Z" w:initials="JL">
    <w:p w14:paraId="3C200C7C" w14:textId="77777777" w:rsidR="00B12A08" w:rsidRDefault="002B0D5F" w:rsidP="00B12A08">
      <w:r>
        <w:rPr>
          <w:rStyle w:val="CommentReference"/>
        </w:rPr>
        <w:annotationRef/>
      </w:r>
      <w:r w:rsidR="00B12A08">
        <w:rPr>
          <w:sz w:val="20"/>
          <w:szCs w:val="20"/>
        </w:rPr>
        <w:t>Andy: I’m interested in your opinion of whether we can use “response to” or if I need to change to “association with” or “relationship with”</w:t>
      </w:r>
    </w:p>
  </w:comment>
  <w:comment w:id="1" w:author="Marshall, Andrew" w:date="2025-04-22T14:08:00Z" w:initials="AM">
    <w:p w14:paraId="7A0A1EFC" w14:textId="77777777" w:rsidR="00860ADA" w:rsidRDefault="00860ADA" w:rsidP="00860ADA">
      <w:r>
        <w:rPr>
          <w:rStyle w:val="CommentReference"/>
        </w:rPr>
        <w:annotationRef/>
      </w:r>
      <w:r>
        <w:rPr>
          <w:color w:val="000000"/>
          <w:sz w:val="20"/>
          <w:szCs w:val="20"/>
        </w:rPr>
        <w:t>Okay, I’ll see what I tink. I know some folks are real sticklers for this sort of causal language</w:t>
      </w:r>
    </w:p>
  </w:comment>
  <w:comment w:id="2" w:author="Lucore, Jordan" w:date="2025-04-23T10:28:00Z" w:initials="JL">
    <w:p w14:paraId="7D8DD255" w14:textId="77777777" w:rsidR="00FB1676" w:rsidRDefault="00FB1676" w:rsidP="00FB1676">
      <w:r>
        <w:rPr>
          <w:rStyle w:val="CommentReference"/>
        </w:rPr>
        <w:annotationRef/>
      </w:r>
      <w:r>
        <w:rPr>
          <w:color w:val="000000"/>
          <w:sz w:val="20"/>
          <w:szCs w:val="20"/>
        </w:rPr>
        <w:t>we need a better word that associatoin</w:t>
      </w:r>
    </w:p>
  </w:comment>
  <w:comment w:id="3" w:author="Marshall, Andrew" w:date="2025-04-22T14:10:00Z" w:initials="AM">
    <w:p w14:paraId="2811F4CB" w14:textId="426989A0" w:rsidR="00860ADA" w:rsidRDefault="00860ADA" w:rsidP="00860ADA">
      <w:r>
        <w:rPr>
          <w:rStyle w:val="CommentReference"/>
        </w:rPr>
        <w:annotationRef/>
      </w:r>
      <w:r>
        <w:rPr>
          <w:color w:val="000000"/>
          <w:sz w:val="20"/>
          <w:szCs w:val="20"/>
        </w:rPr>
        <w:t xml:space="preserve">As we talked about, I will focus on larger level stuff and won’t futz with the language </w:t>
      </w:r>
    </w:p>
  </w:comment>
  <w:comment w:id="4" w:author="Marshall, Andrew" w:date="2025-04-22T14:13:00Z" w:initials="AM">
    <w:p w14:paraId="1B346572" w14:textId="77777777" w:rsidR="00860ADA" w:rsidRDefault="00860ADA" w:rsidP="00860ADA">
      <w:r>
        <w:rPr>
          <w:rStyle w:val="CommentReference"/>
        </w:rPr>
        <w:annotationRef/>
      </w:r>
      <w:r>
        <w:rPr>
          <w:sz w:val="20"/>
          <w:szCs w:val="20"/>
        </w:rPr>
        <w:t>Not sure yet if this is the best place, but it feels like this paragraph need to be broken into two</w:t>
      </w:r>
    </w:p>
  </w:comment>
  <w:comment w:id="5" w:author="Lucore, Jordan" w:date="2025-04-23T10:30:00Z" w:initials="JL">
    <w:p w14:paraId="13E81689" w14:textId="77777777" w:rsidR="00FB1676" w:rsidRDefault="00FB1676" w:rsidP="00FB1676">
      <w:r>
        <w:rPr>
          <w:rStyle w:val="CommentReference"/>
        </w:rPr>
        <w:annotationRef/>
      </w:r>
      <w:r>
        <w:rPr>
          <w:color w:val="000000"/>
          <w:sz w:val="20"/>
          <w:szCs w:val="20"/>
        </w:rPr>
        <w:t xml:space="preserve">maybe this needs to just go all the way at the end then? </w:t>
      </w:r>
    </w:p>
  </w:comment>
  <w:comment w:id="6" w:author="Marshall, Andrew" w:date="2025-04-22T14:17:00Z" w:initials="AM">
    <w:p w14:paraId="46A35CD8" w14:textId="7E8887ED" w:rsidR="00860ADA" w:rsidRDefault="00860ADA" w:rsidP="00860ADA">
      <w:r>
        <w:rPr>
          <w:rStyle w:val="CommentReference"/>
        </w:rPr>
        <w:annotationRef/>
      </w:r>
      <w:r>
        <w:rPr>
          <w:color w:val="000000"/>
          <w:sz w:val="20"/>
          <w:szCs w:val="20"/>
        </w:rPr>
        <w:t>Thi makes me think that the “is associated with” wording might be better in the title, but I’ll see how I feel after reading the whole thing</w:t>
      </w:r>
    </w:p>
  </w:comment>
  <w:comment w:id="7" w:author="Lucore, Jordan" w:date="2025-04-23T10:33:00Z" w:initials="JL">
    <w:p w14:paraId="08F1829D" w14:textId="77777777" w:rsidR="00FB1676" w:rsidRDefault="00FB1676" w:rsidP="00FB1676">
      <w:r>
        <w:rPr>
          <w:rStyle w:val="CommentReference"/>
        </w:rPr>
        <w:annotationRef/>
      </w:r>
      <w:r>
        <w:rPr>
          <w:color w:val="000000"/>
          <w:sz w:val="20"/>
          <w:szCs w:val="20"/>
        </w:rPr>
        <w:t xml:space="preserve">maybe something like “the gut microbiome’s relationship with temperature is associated with host immunity” ? </w:t>
      </w:r>
    </w:p>
  </w:comment>
  <w:comment w:id="8" w:author="Marshall, Andrew" w:date="2025-04-22T14:19:00Z" w:initials="AM">
    <w:p w14:paraId="453D1E49" w14:textId="6043DBC0" w:rsidR="00860ADA" w:rsidRDefault="00860ADA" w:rsidP="00860ADA">
      <w:r>
        <w:rPr>
          <w:rStyle w:val="CommentReference"/>
        </w:rPr>
        <w:annotationRef/>
      </w:r>
      <w:r>
        <w:rPr>
          <w:color w:val="000000"/>
          <w:sz w:val="20"/>
          <w:szCs w:val="20"/>
        </w:rPr>
        <w:t>I said I wouldn’t do any text editing, but so far this is looking like it won’t need much! Well done, you are explaining things very clearly thus far</w:t>
      </w:r>
    </w:p>
  </w:comment>
  <w:comment w:id="9" w:author="Lucore, Jordan" w:date="2025-04-23T10:33:00Z" w:initials="JL">
    <w:p w14:paraId="7FAB0DC1" w14:textId="77777777" w:rsidR="00FB1676" w:rsidRDefault="00FB1676" w:rsidP="00FB1676">
      <w:r>
        <w:rPr>
          <w:rStyle w:val="CommentReference"/>
        </w:rPr>
        <w:annotationRef/>
      </w:r>
      <w:r>
        <w:rPr>
          <w:color w:val="000000"/>
          <w:sz w:val="20"/>
          <w:szCs w:val="20"/>
        </w:rPr>
        <w:t>This may need to be a higher level overview? Talk to andy about this</w:t>
      </w:r>
    </w:p>
  </w:comment>
  <w:comment w:id="10" w:author="Lucore, Jordan" w:date="2025-04-07T12:33:00Z" w:initials="JL">
    <w:p w14:paraId="7567DE81" w14:textId="564A14D0" w:rsidR="000F7471" w:rsidRDefault="000F7471" w:rsidP="000F7471">
      <w:r>
        <w:rPr>
          <w:rStyle w:val="CommentReference"/>
        </w:rPr>
        <w:annotationRef/>
      </w:r>
      <w:r>
        <w:rPr>
          <w:color w:val="000000"/>
          <w:sz w:val="20"/>
          <w:szCs w:val="20"/>
        </w:rPr>
        <w:t>Andy: the methods are long, I’m sure some of it will get moved to the supplement eventually, but for now it’s all in one piece</w:t>
      </w:r>
    </w:p>
  </w:comment>
  <w:comment w:id="11" w:author="Marshall, Andrew" w:date="2025-04-22T14:20:00Z" w:initials="AM">
    <w:p w14:paraId="1E8B8628" w14:textId="77777777" w:rsidR="00B51BCC" w:rsidRDefault="00B51BCC" w:rsidP="00B51BCC">
      <w:r>
        <w:rPr>
          <w:rStyle w:val="CommentReference"/>
        </w:rPr>
        <w:annotationRef/>
      </w:r>
      <w:r>
        <w:rPr>
          <w:color w:val="000000"/>
          <w:sz w:val="20"/>
          <w:szCs w:val="20"/>
        </w:rPr>
        <w:t>Makes sense</w:t>
      </w:r>
    </w:p>
  </w:comment>
  <w:comment w:id="12" w:author="Marshall, Andrew" w:date="2025-04-22T14:21:00Z" w:initials="AM">
    <w:p w14:paraId="42D37160" w14:textId="77777777" w:rsidR="00B51BCC" w:rsidRDefault="00B51BCC" w:rsidP="00B51BCC">
      <w:r>
        <w:rPr>
          <w:rStyle w:val="CommentReference"/>
        </w:rPr>
        <w:annotationRef/>
      </w:r>
      <w:r>
        <w:rPr>
          <w:color w:val="000000"/>
          <w:sz w:val="20"/>
          <w:szCs w:val="20"/>
        </w:rPr>
        <w:t>Some of the stuff in the previous paragraph felty pretty “methodsy”, too</w:t>
      </w:r>
    </w:p>
  </w:comment>
  <w:comment w:id="13" w:author="Marshall, Andrew" w:date="2025-04-22T16:06:00Z" w:initials="AM">
    <w:p w14:paraId="5D0379E5" w14:textId="77777777" w:rsidR="00BD2D0F" w:rsidRDefault="00BD2D0F" w:rsidP="00BD2D0F">
      <w:r>
        <w:rPr>
          <w:rStyle w:val="CommentReference"/>
        </w:rPr>
        <w:annotationRef/>
      </w:r>
      <w:r>
        <w:rPr>
          <w:color w:val="000000"/>
          <w:sz w:val="20"/>
          <w:szCs w:val="20"/>
        </w:rPr>
        <w:t>This is almost exclusively in passive voice. I’d stick to active as much as possible, unless specifically directed by a journal’s style to do otherwise</w:t>
      </w:r>
    </w:p>
  </w:comment>
  <w:comment w:id="14" w:author="Marshall, Andrew" w:date="2025-04-22T16:07:00Z" w:initials="AM">
    <w:p w14:paraId="7CC0201F" w14:textId="77777777" w:rsidR="00BD2D0F" w:rsidRDefault="00BD2D0F" w:rsidP="00BD2D0F">
      <w:r>
        <w:rPr>
          <w:rStyle w:val="CommentReference"/>
        </w:rPr>
        <w:annotationRef/>
      </w:r>
      <w:r>
        <w:rPr>
          <w:color w:val="000000"/>
          <w:sz w:val="20"/>
          <w:szCs w:val="20"/>
        </w:rPr>
        <w:t>italics?</w:t>
      </w:r>
    </w:p>
  </w:comment>
  <w:comment w:id="15" w:author="Lucore, Jordan" w:date="2025-04-23T10:36:00Z" w:initials="JL">
    <w:p w14:paraId="41B9D799" w14:textId="77777777" w:rsidR="00FB1676" w:rsidRDefault="00FB1676" w:rsidP="00FB1676">
      <w:r>
        <w:rPr>
          <w:rStyle w:val="CommentReference"/>
        </w:rPr>
        <w:annotationRef/>
      </w:r>
      <w:r>
        <w:rPr>
          <w:color w:val="000000"/>
          <w:sz w:val="20"/>
          <w:szCs w:val="20"/>
        </w:rPr>
        <w:t>resolved</w:t>
      </w:r>
    </w:p>
  </w:comment>
  <w:comment w:id="17" w:author="Marshall, Andrew" w:date="2025-04-22T16:09:00Z" w:initials="AM">
    <w:p w14:paraId="72CC11E8" w14:textId="2BFB3825" w:rsidR="00BD2D0F" w:rsidRDefault="00BD2D0F" w:rsidP="00BD2D0F">
      <w:r>
        <w:rPr>
          <w:rStyle w:val="CommentReference"/>
        </w:rPr>
        <w:annotationRef/>
      </w:r>
      <w:r>
        <w:rPr>
          <w:color w:val="000000"/>
          <w:sz w:val="20"/>
          <w:szCs w:val="20"/>
        </w:rPr>
        <w:t>informal. Is this a normal framing? If not, I’d say something like “under refrigeration”</w:t>
      </w:r>
    </w:p>
  </w:comment>
  <w:comment w:id="18" w:author="Marshall, Andrew" w:date="2025-04-22T16:10:00Z" w:initials="AM">
    <w:p w14:paraId="0DFD3840" w14:textId="77777777" w:rsidR="00BD2D0F" w:rsidRDefault="00BD2D0F" w:rsidP="00BD2D0F">
      <w:r>
        <w:rPr>
          <w:rStyle w:val="CommentReference"/>
        </w:rPr>
        <w:annotationRef/>
      </w:r>
      <w:r>
        <w:rPr>
          <w:color w:val="000000"/>
          <w:sz w:val="20"/>
          <w:szCs w:val="20"/>
        </w:rPr>
        <w:t>This is the second singular “data”, I prefer plural, but if you have a strong preference for singular I’ll go along– begrudgingly :)</w:t>
      </w:r>
    </w:p>
  </w:comment>
  <w:comment w:id="19" w:author="Marshall, Andrew" w:date="2025-04-22T16:11:00Z" w:initials="AM">
    <w:p w14:paraId="4DBDB6BA" w14:textId="77777777" w:rsidR="00BD2D0F" w:rsidRDefault="00BD2D0F" w:rsidP="00BD2D0F">
      <w:r>
        <w:rPr>
          <w:rStyle w:val="CommentReference"/>
        </w:rPr>
        <w:annotationRef/>
      </w:r>
      <w:r>
        <w:rPr>
          <w:color w:val="000000"/>
          <w:sz w:val="20"/>
          <w:szCs w:val="20"/>
        </w:rPr>
        <w:t>Is this a real word?</w:t>
      </w:r>
    </w:p>
  </w:comment>
  <w:comment w:id="20" w:author="Lucore, Jordan" w:date="2025-04-23T10:37:00Z" w:initials="JL">
    <w:p w14:paraId="7BD84EC0" w14:textId="77777777" w:rsidR="00FB1676" w:rsidRDefault="00FB1676" w:rsidP="00FB1676">
      <w:r>
        <w:rPr>
          <w:rStyle w:val="CommentReference"/>
        </w:rPr>
        <w:annotationRef/>
      </w:r>
      <w:r>
        <w:rPr>
          <w:color w:val="000000"/>
          <w:sz w:val="20"/>
          <w:szCs w:val="20"/>
        </w:rPr>
        <w:t>yea its a bioinformatics term</w:t>
      </w:r>
    </w:p>
  </w:comment>
  <w:comment w:id="24" w:author="Marshall, Andrew" w:date="2025-04-22T16:17:00Z" w:initials="AM">
    <w:p w14:paraId="450AB9B4" w14:textId="440BE149" w:rsidR="00833415" w:rsidRDefault="00833415" w:rsidP="00833415">
      <w:r>
        <w:rPr>
          <w:rStyle w:val="CommentReference"/>
        </w:rPr>
        <w:annotationRef/>
      </w:r>
      <w:r>
        <w:rPr>
          <w:color w:val="000000"/>
          <w:sz w:val="20"/>
          <w:szCs w:val="20"/>
        </w:rPr>
        <w:t>Just out of interest, I  wonder what the plot vs rainfall would look like</w:t>
      </w:r>
    </w:p>
  </w:comment>
  <w:comment w:id="25" w:author="Marshall, Andrew" w:date="2025-04-22T16:18:00Z" w:initials="AM">
    <w:p w14:paraId="03AB2D70" w14:textId="77777777" w:rsidR="00833415" w:rsidRDefault="00833415" w:rsidP="00833415">
      <w:r>
        <w:rPr>
          <w:rStyle w:val="CommentReference"/>
        </w:rPr>
        <w:annotationRef/>
      </w:r>
      <w:r>
        <w:rPr>
          <w:color w:val="000000"/>
          <w:sz w:val="20"/>
          <w:szCs w:val="20"/>
        </w:rPr>
        <w:t>What does this mean?</w:t>
      </w:r>
    </w:p>
  </w:comment>
  <w:comment w:id="26" w:author="Lucore, Jordan" w:date="2025-04-23T10:38:00Z" w:initials="JL">
    <w:p w14:paraId="73232C96" w14:textId="77777777" w:rsidR="00FB1676" w:rsidRDefault="00FB1676" w:rsidP="00FB1676">
      <w:r>
        <w:rPr>
          <w:rStyle w:val="CommentReference"/>
        </w:rPr>
        <w:annotationRef/>
      </w:r>
      <w:r>
        <w:rPr>
          <w:color w:val="000000"/>
          <w:sz w:val="20"/>
          <w:szCs w:val="20"/>
        </w:rPr>
        <w:t>a tiny value to make sure there were no zeros in the data, thats what they call it in the paper</w:t>
      </w:r>
    </w:p>
  </w:comment>
  <w:comment w:id="27" w:author="Lucore, Jordan" w:date="2025-05-16T12:40:00Z" w:initials="JL">
    <w:p w14:paraId="508DA632" w14:textId="77777777" w:rsidR="008B605B" w:rsidRDefault="008B605B" w:rsidP="008B605B">
      <w:r>
        <w:rPr>
          <w:rStyle w:val="CommentReference"/>
        </w:rPr>
        <w:annotationRef/>
      </w:r>
      <w:r>
        <w:rPr>
          <w:color w:val="000000"/>
          <w:sz w:val="20"/>
          <w:szCs w:val="20"/>
        </w:rPr>
        <w:t>this is fine now</w:t>
      </w:r>
    </w:p>
  </w:comment>
  <w:comment w:id="28" w:author="Marshall, Andrew" w:date="2025-04-22T16:20:00Z" w:initials="AM">
    <w:p w14:paraId="4BAA8324" w14:textId="0551C427" w:rsidR="00833415" w:rsidRDefault="00833415" w:rsidP="00833415">
      <w:r>
        <w:rPr>
          <w:rStyle w:val="CommentReference"/>
        </w:rPr>
        <w:annotationRef/>
      </w:r>
      <w:r>
        <w:rPr>
          <w:color w:val="000000"/>
          <w:sz w:val="20"/>
          <w:szCs w:val="20"/>
        </w:rPr>
        <w:t>This seems like a sleight of hand. Are they actually less sensitive, or are the logged numbers just smaller so they look less? I am probably wrong about this, but this kind of thing often raises red flags for me</w:t>
      </w:r>
    </w:p>
  </w:comment>
  <w:comment w:id="29" w:author="Lucore, Jordan" w:date="2025-04-23T10:39:00Z" w:initials="JL">
    <w:p w14:paraId="5EFA6F75" w14:textId="77777777" w:rsidR="009E6CB1" w:rsidRDefault="009E6CB1" w:rsidP="009E6CB1">
      <w:r>
        <w:rPr>
          <w:rStyle w:val="CommentReference"/>
        </w:rPr>
        <w:annotationRef/>
      </w:r>
      <w:r>
        <w:rPr>
          <w:color w:val="000000"/>
          <w:sz w:val="20"/>
          <w:szCs w:val="20"/>
        </w:rPr>
        <w:t>not sure, I don’t entirely understand the math</w:t>
      </w:r>
    </w:p>
  </w:comment>
  <w:comment w:id="30" w:author="Marshall, Andrew" w:date="2025-04-22T16:22:00Z" w:initials="AM">
    <w:p w14:paraId="7EEA9B30" w14:textId="199C9719" w:rsidR="00CA6A5F" w:rsidRDefault="00CA6A5F" w:rsidP="00CA6A5F">
      <w:r>
        <w:rPr>
          <w:rStyle w:val="CommentReference"/>
        </w:rPr>
        <w:annotationRef/>
      </w:r>
      <w:r>
        <w:rPr>
          <w:color w:val="000000"/>
          <w:sz w:val="20"/>
          <w:szCs w:val="20"/>
        </w:rPr>
        <w:t>I think there needs to be a better justification for this, because this statement is also true if you made it for PC1-PC2 or PC1-PC7, for example. The justification in the caption makes more sense to me– although to my eye it look like it flattens out after 5 or 6, not 4</w:t>
      </w:r>
    </w:p>
  </w:comment>
  <w:comment w:id="31" w:author="Lucore, Jordan" w:date="2025-04-23T10:41:00Z" w:initials="JL">
    <w:p w14:paraId="2CA5744C" w14:textId="77777777" w:rsidR="009E6CB1" w:rsidRDefault="009E6CB1" w:rsidP="009E6CB1">
      <w:r>
        <w:rPr>
          <w:rStyle w:val="CommentReference"/>
        </w:rPr>
        <w:annotationRef/>
      </w:r>
      <w:r>
        <w:rPr>
          <w:color w:val="000000"/>
          <w:sz w:val="20"/>
          <w:szCs w:val="20"/>
        </w:rPr>
        <w:t xml:space="preserve">I see your point, do you think I should just do 1 and 2? or add more? </w:t>
      </w:r>
    </w:p>
  </w:comment>
  <w:comment w:id="32" w:author="Marshall, Andrew" w:date="2025-04-22T16:24:00Z" w:initials="AM">
    <w:p w14:paraId="73C582CF" w14:textId="5C6DF586" w:rsidR="00CA6A5F" w:rsidRDefault="00CA6A5F" w:rsidP="00CA6A5F">
      <w:r>
        <w:rPr>
          <w:rStyle w:val="CommentReference"/>
        </w:rPr>
        <w:annotationRef/>
      </w:r>
      <w:r>
        <w:rPr>
          <w:color w:val="000000"/>
          <w:sz w:val="20"/>
          <w:szCs w:val="20"/>
        </w:rPr>
        <w:t>A strong statement! I’m not sure I would put it quite like this</w:t>
      </w:r>
    </w:p>
  </w:comment>
  <w:comment w:id="33" w:author="Lucore, Jordan" w:date="2025-04-23T10:41:00Z" w:initials="JL">
    <w:p w14:paraId="14BDDF0A" w14:textId="77777777" w:rsidR="009E6CB1" w:rsidRDefault="009E6CB1" w:rsidP="009E6CB1">
      <w:r>
        <w:rPr>
          <w:rStyle w:val="CommentReference"/>
        </w:rPr>
        <w:annotationRef/>
      </w:r>
      <w:r>
        <w:rPr>
          <w:color w:val="000000"/>
          <w:sz w:val="20"/>
          <w:szCs w:val="20"/>
        </w:rPr>
        <w:t>thats what you say all the time in class!!!!</w:t>
      </w:r>
    </w:p>
  </w:comment>
  <w:comment w:id="34" w:author="Lucore, Jordan" w:date="2025-05-16T12:49:00Z" w:initials="JL">
    <w:p w14:paraId="0CFF3B43" w14:textId="77777777" w:rsidR="008B605B" w:rsidRDefault="008B605B" w:rsidP="008B605B">
      <w:r>
        <w:rPr>
          <w:rStyle w:val="CommentReference"/>
        </w:rPr>
        <w:annotationRef/>
      </w:r>
      <w:r>
        <w:rPr>
          <w:color w:val="000000"/>
          <w:sz w:val="20"/>
          <w:szCs w:val="20"/>
        </w:rPr>
        <w:t xml:space="preserve">the wording is too critical, less confrontational wording </w:t>
      </w:r>
    </w:p>
  </w:comment>
  <w:comment w:id="35" w:author="Lucore, Jordan" w:date="2025-05-16T12:50:00Z" w:initials="JL">
    <w:p w14:paraId="143268B1" w14:textId="77777777" w:rsidR="008B605B" w:rsidRDefault="008B605B" w:rsidP="008B605B">
      <w:r>
        <w:rPr>
          <w:rStyle w:val="CommentReference"/>
        </w:rPr>
        <w:annotationRef/>
      </w:r>
      <w:r>
        <w:rPr>
          <w:color w:val="000000"/>
          <w:sz w:val="20"/>
          <w:szCs w:val="20"/>
        </w:rPr>
        <w:t xml:space="preserve">don’t need to make strong claims about that </w:t>
      </w:r>
    </w:p>
  </w:comment>
  <w:comment w:id="41" w:author="Marshall, Andrew" w:date="2025-04-22T16:25:00Z" w:initials="AM">
    <w:p w14:paraId="1B298590" w14:textId="162FCF76" w:rsidR="00631D46" w:rsidRDefault="00631D46" w:rsidP="00631D46">
      <w:r>
        <w:rPr>
          <w:rStyle w:val="CommentReference"/>
        </w:rPr>
        <w:annotationRef/>
      </w:r>
      <w:r>
        <w:rPr>
          <w:color w:val="000000"/>
          <w:sz w:val="20"/>
          <w:szCs w:val="20"/>
        </w:rPr>
        <w:t>reword</w:t>
      </w:r>
    </w:p>
  </w:comment>
  <w:comment w:id="42" w:author="Lucore, Jordan" w:date="2025-04-23T10:42:00Z" w:initials="JL">
    <w:p w14:paraId="4DD2CF68" w14:textId="77777777" w:rsidR="009E6CB1" w:rsidRDefault="009E6CB1" w:rsidP="009E6CB1">
      <w:r>
        <w:rPr>
          <w:rStyle w:val="CommentReference"/>
        </w:rPr>
        <w:annotationRef/>
      </w:r>
      <w:r>
        <w:rPr>
          <w:color w:val="000000"/>
          <w:sz w:val="20"/>
          <w:szCs w:val="20"/>
        </w:rPr>
        <w:t>whats wrong with this wording</w:t>
      </w:r>
    </w:p>
  </w:comment>
  <w:comment w:id="43" w:author="Lucore, Jordan" w:date="2025-05-16T12:54:00Z" w:initials="JL">
    <w:p w14:paraId="40B3F5A4" w14:textId="77777777" w:rsidR="00D273E5" w:rsidRDefault="00D273E5" w:rsidP="00D273E5">
      <w:r>
        <w:rPr>
          <w:rStyle w:val="CommentReference"/>
        </w:rPr>
        <w:annotationRef/>
      </w:r>
      <w:r>
        <w:rPr>
          <w:color w:val="000000"/>
          <w:sz w:val="20"/>
          <w:szCs w:val="20"/>
        </w:rPr>
        <w:t>grammatical</w:t>
      </w:r>
    </w:p>
  </w:comment>
  <w:comment w:id="49" w:author="Marshall, Andrew" w:date="2025-04-22T16:26:00Z" w:initials="AM">
    <w:p w14:paraId="316701EA" w14:textId="22CDF940" w:rsidR="00141510" w:rsidRDefault="00141510" w:rsidP="00141510">
      <w:r>
        <w:rPr>
          <w:rStyle w:val="CommentReference"/>
        </w:rPr>
        <w:annotationRef/>
      </w:r>
      <w:r>
        <w:rPr>
          <w:color w:val="000000"/>
          <w:sz w:val="20"/>
          <w:szCs w:val="20"/>
        </w:rPr>
        <w:t>Technically, this is not a zero inflated model. I suggest an alternative description</w:t>
      </w:r>
    </w:p>
  </w:comment>
  <w:comment w:id="50" w:author="Lucore, Jordan" w:date="2025-04-23T10:43:00Z" w:initials="JL">
    <w:p w14:paraId="4A4E0CC5" w14:textId="77777777" w:rsidR="009E6CB1" w:rsidRDefault="009E6CB1" w:rsidP="009E6CB1">
      <w:r>
        <w:rPr>
          <w:rStyle w:val="CommentReference"/>
        </w:rPr>
        <w:annotationRef/>
      </w:r>
      <w:r>
        <w:rPr>
          <w:color w:val="000000"/>
          <w:sz w:val="20"/>
          <w:szCs w:val="20"/>
        </w:rPr>
        <w:t>I’ll just remove it</w:t>
      </w:r>
    </w:p>
  </w:comment>
  <w:comment w:id="58" w:author="Marshall, Andrew" w:date="2025-04-22T16:28:00Z" w:initials="AM">
    <w:p w14:paraId="3B52E788" w14:textId="51982CCA" w:rsidR="00141510" w:rsidRDefault="00141510" w:rsidP="00141510">
      <w:r>
        <w:rPr>
          <w:rStyle w:val="CommentReference"/>
        </w:rPr>
        <w:annotationRef/>
      </w:r>
      <w:r>
        <w:rPr>
          <w:color w:val="000000"/>
          <w:sz w:val="20"/>
          <w:szCs w:val="20"/>
        </w:rPr>
        <w:t>As you did above, state how this modeled (e.g., random intercept, random slope)</w:t>
      </w:r>
    </w:p>
  </w:comment>
  <w:comment w:id="59" w:author="Marshall, Andrew" w:date="2025-04-22T16:29:00Z" w:initials="AM">
    <w:p w14:paraId="050A7649" w14:textId="77777777" w:rsidR="00141510" w:rsidRDefault="00141510" w:rsidP="00141510">
      <w:r>
        <w:rPr>
          <w:rStyle w:val="CommentReference"/>
        </w:rPr>
        <w:annotationRef/>
      </w:r>
      <w:r>
        <w:rPr>
          <w:color w:val="000000"/>
          <w:sz w:val="20"/>
          <w:szCs w:val="20"/>
        </w:rPr>
        <w:t>“taxon” for singular, “taxa” for plural. (cf genus / genera)</w:t>
      </w:r>
    </w:p>
  </w:comment>
  <w:comment w:id="64" w:author="Marshall, Andrew" w:date="2025-04-22T16:46:00Z" w:initials="AM">
    <w:p w14:paraId="12096500" w14:textId="77777777" w:rsidR="00003FC1" w:rsidRDefault="00003FC1" w:rsidP="00003FC1">
      <w:r>
        <w:rPr>
          <w:rStyle w:val="CommentReference"/>
        </w:rPr>
        <w:annotationRef/>
      </w:r>
      <w:r>
        <w:rPr>
          <w:color w:val="000000"/>
          <w:sz w:val="20"/>
          <w:szCs w:val="20"/>
        </w:rPr>
        <w:t>I did a bunch of comparing GAMs and GLMMs a couple of years ago. I looked back through my code just now and it looks like I convinced myself that this was defensible. But at some point it might be worth us trying to make sure that comparing GAMs and GLMMs is kosher</w:t>
      </w:r>
    </w:p>
  </w:comment>
  <w:comment w:id="65" w:author="Lucore, Jordan" w:date="2025-04-23T10:43:00Z" w:initials="JL">
    <w:p w14:paraId="60D3B658" w14:textId="77777777" w:rsidR="009E6CB1" w:rsidRDefault="009E6CB1" w:rsidP="009E6CB1">
      <w:r>
        <w:rPr>
          <w:rStyle w:val="CommentReference"/>
        </w:rPr>
        <w:annotationRef/>
      </w:r>
      <w:r>
        <w:rPr>
          <w:color w:val="000000"/>
          <w:sz w:val="20"/>
          <w:szCs w:val="20"/>
        </w:rPr>
        <w:t>Need to talk more about this and what you did in your code</w:t>
      </w:r>
    </w:p>
  </w:comment>
  <w:comment w:id="66" w:author="Marshall, Andrew" w:date="2025-04-22T16:47:00Z" w:initials="AM">
    <w:p w14:paraId="4EC75E77" w14:textId="27638978" w:rsidR="00003FC1" w:rsidRDefault="00003FC1" w:rsidP="00003FC1">
      <w:r>
        <w:rPr>
          <w:rStyle w:val="CommentReference"/>
        </w:rPr>
        <w:annotationRef/>
      </w:r>
      <w:r>
        <w:rPr>
          <w:color w:val="000000"/>
          <w:sz w:val="20"/>
          <w:szCs w:val="20"/>
        </w:rPr>
        <w:t>You have a random effect in here, so these are GAMMs</w:t>
      </w:r>
    </w:p>
  </w:comment>
  <w:comment w:id="69" w:author="Marshall, Andrew" w:date="2025-04-22T16:48:00Z" w:initials="AM">
    <w:p w14:paraId="1080102A" w14:textId="77777777" w:rsidR="00003FC1" w:rsidRDefault="00003FC1" w:rsidP="00003FC1">
      <w:r>
        <w:rPr>
          <w:rStyle w:val="CommentReference"/>
        </w:rPr>
        <w:annotationRef/>
      </w:r>
      <w:r>
        <w:rPr>
          <w:color w:val="000000"/>
          <w:sz w:val="20"/>
          <w:szCs w:val="20"/>
        </w:rPr>
        <w:t>might want to call these gamm_main and gamm_full</w:t>
      </w:r>
    </w:p>
  </w:comment>
  <w:comment w:id="70" w:author="Marshall, Andrew" w:date="2025-04-22T16:46:00Z" w:initials="AM">
    <w:p w14:paraId="033450F7" w14:textId="4E2E0A91" w:rsidR="00003FC1" w:rsidRDefault="00003FC1" w:rsidP="00003FC1">
      <w:r>
        <w:rPr>
          <w:rStyle w:val="CommentReference"/>
        </w:rPr>
        <w:annotationRef/>
      </w:r>
      <w:r>
        <w:rPr>
          <w:color w:val="000000"/>
          <w:sz w:val="20"/>
          <w:szCs w:val="20"/>
        </w:rPr>
        <w:t>I did a bunch of comparing GAMs and GLMMs a couple of years ago. I looked back through my code just now and it looks like I convinced myself that this was defensible. But at some point it might be worth us trying to make sure that comparing GAMs and GLMMs is kosher</w:t>
      </w:r>
    </w:p>
  </w:comment>
  <w:comment w:id="75" w:author="Marshall, Andrew" w:date="2025-04-22T16:53:00Z" w:initials="AM">
    <w:p w14:paraId="146A1F6B" w14:textId="77777777" w:rsidR="00AB7137" w:rsidRDefault="00AB7137" w:rsidP="00AB7137">
      <w:r>
        <w:rPr>
          <w:rStyle w:val="CommentReference"/>
        </w:rPr>
        <w:annotationRef/>
      </w:r>
      <w:r>
        <w:rPr>
          <w:sz w:val="20"/>
          <w:szCs w:val="20"/>
        </w:rPr>
        <w:t>Phew, that is a lot of methods, but it is clearly explained and necessary.</w:t>
      </w:r>
    </w:p>
  </w:comment>
  <w:comment w:id="77" w:author="Lucore, Jordan" w:date="2025-04-07T09:21:00Z" w:initials="JL">
    <w:p w14:paraId="01DD587C" w14:textId="206FF97A" w:rsidR="003E5328" w:rsidRDefault="003E5328" w:rsidP="003E5328">
      <w:r>
        <w:rPr>
          <w:rStyle w:val="CommentReference"/>
        </w:rPr>
        <w:annotationRef/>
      </w:r>
      <w:r>
        <w:rPr>
          <w:color w:val="000000"/>
          <w:sz w:val="20"/>
          <w:szCs w:val="20"/>
        </w:rPr>
        <w:t>Andy: this figure isn’t ready yet</w:t>
      </w:r>
    </w:p>
  </w:comment>
  <w:comment w:id="76" w:author="Marshall, Andrew" w:date="2025-04-22T16:56:00Z" w:initials="AM">
    <w:p w14:paraId="4DE5EAD8" w14:textId="77777777" w:rsidR="005A5ACA" w:rsidRDefault="005A5ACA" w:rsidP="005A5ACA">
      <w:r>
        <w:rPr>
          <w:rStyle w:val="CommentReference"/>
        </w:rPr>
        <w:annotationRef/>
      </w:r>
      <w:r>
        <w:rPr>
          <w:color w:val="000000"/>
          <w:sz w:val="20"/>
          <w:szCs w:val="20"/>
        </w:rPr>
        <w:t>The verb tense seems a bit odd here</w:t>
      </w:r>
    </w:p>
  </w:comment>
  <w:comment w:id="78" w:author="Marshall, Andrew" w:date="2025-04-22T16:58:00Z" w:initials="AM">
    <w:p w14:paraId="7AFC1363" w14:textId="77777777" w:rsidR="005A5ACA" w:rsidRDefault="005A5ACA" w:rsidP="005A5ACA">
      <w:r>
        <w:rPr>
          <w:rStyle w:val="CommentReference"/>
        </w:rPr>
        <w:annotationRef/>
      </w:r>
      <w:r>
        <w:rPr>
          <w:color w:val="000000"/>
          <w:sz w:val="20"/>
          <w:szCs w:val="20"/>
        </w:rPr>
        <w:t>Cool</w:t>
      </w:r>
    </w:p>
  </w:comment>
  <w:comment w:id="79" w:author="Marshall, Andrew" w:date="2025-04-22T16:59:00Z" w:initials="AM">
    <w:p w14:paraId="266F6B07" w14:textId="77777777" w:rsidR="005A5ACA" w:rsidRDefault="005A5ACA" w:rsidP="005A5ACA">
      <w:r>
        <w:rPr>
          <w:rStyle w:val="CommentReference"/>
        </w:rPr>
        <w:annotationRef/>
      </w:r>
      <w:r>
        <w:rPr>
          <w:color w:val="000000"/>
          <w:sz w:val="20"/>
          <w:szCs w:val="20"/>
        </w:rPr>
        <w:t>actually, if we used AICc the decisions was based on only on fit, but fit controlling for complexity. O suggest we find a slightly different way to state this</w:t>
      </w:r>
    </w:p>
  </w:comment>
  <w:comment w:id="80" w:author="Lucore, Jordan" w:date="2025-04-23T10:47:00Z" w:initials="JL">
    <w:p w14:paraId="200D72DF" w14:textId="77777777" w:rsidR="009E6CB1" w:rsidRDefault="009E6CB1" w:rsidP="009E6CB1">
      <w:r>
        <w:rPr>
          <w:rStyle w:val="CommentReference"/>
        </w:rPr>
        <w:annotationRef/>
      </w:r>
      <w:r>
        <w:rPr>
          <w:color w:val="000000"/>
          <w:sz w:val="20"/>
          <w:szCs w:val="20"/>
        </w:rPr>
        <w:t>I need some suggestions</w:t>
      </w:r>
    </w:p>
  </w:comment>
  <w:comment w:id="81" w:author="Lucore, Jordan" w:date="2025-05-16T12:55:00Z" w:initials="JL">
    <w:p w14:paraId="7DB822A3" w14:textId="77777777" w:rsidR="00D273E5" w:rsidRDefault="00D273E5" w:rsidP="00D273E5">
      <w:r>
        <w:rPr>
          <w:rStyle w:val="CommentReference"/>
        </w:rPr>
        <w:annotationRef/>
      </w:r>
      <w:r>
        <w:rPr>
          <w:color w:val="000000"/>
          <w:sz w:val="20"/>
          <w:szCs w:val="20"/>
        </w:rPr>
        <w:t>use terminalolgy like “best model” instead of model fit, best is pretty clear</w:t>
      </w:r>
    </w:p>
  </w:comment>
  <w:comment w:id="82" w:author="Marshall, Andrew" w:date="2025-04-22T17:01:00Z" w:initials="AM">
    <w:p w14:paraId="0E2A6B22" w14:textId="1AEE865D" w:rsidR="005A5ACA" w:rsidRDefault="005A5ACA" w:rsidP="005A5ACA">
      <w:r>
        <w:rPr>
          <w:rStyle w:val="CommentReference"/>
        </w:rPr>
        <w:annotationRef/>
      </w:r>
      <w:r>
        <w:rPr>
          <w:color w:val="000000"/>
          <w:sz w:val="20"/>
          <w:szCs w:val="20"/>
        </w:rPr>
        <w:t>Nice</w:t>
      </w:r>
    </w:p>
  </w:comment>
  <w:comment w:id="83" w:author="Lucore, Jordan" w:date="2025-04-03T11:00:00Z" w:initials="JL">
    <w:p w14:paraId="61104B4F" w14:textId="3F957E92" w:rsidR="000F7471" w:rsidRDefault="00745E72" w:rsidP="000F7471">
      <w:r>
        <w:rPr>
          <w:rStyle w:val="CommentReference"/>
        </w:rPr>
        <w:annotationRef/>
      </w:r>
      <w:r w:rsidR="000F7471">
        <w:rPr>
          <w:sz w:val="20"/>
          <w:szCs w:val="20"/>
        </w:rPr>
        <w:t>Andy: I know this will need to be cut… eventually, but it covers all of the main ideas that I think are important and novel. I’m interested in your first impressions.</w:t>
      </w:r>
    </w:p>
  </w:comment>
  <w:comment w:id="84" w:author="Marshall, Andrew" w:date="2025-04-22T17:07:00Z" w:initials="AM">
    <w:p w14:paraId="08F98E67" w14:textId="77777777" w:rsidR="00DB6D27" w:rsidRDefault="00DB6D27" w:rsidP="00DB6D27">
      <w:r>
        <w:rPr>
          <w:rStyle w:val="CommentReference"/>
        </w:rPr>
        <w:annotationRef/>
      </w:r>
      <w:r>
        <w:rPr>
          <w:sz w:val="20"/>
          <w:szCs w:val="20"/>
        </w:rPr>
        <w:t>reword, this isn’t quite parallel to the structure of season or habitat disturbance or sociality</w:t>
      </w:r>
    </w:p>
  </w:comment>
  <w:comment w:id="85" w:author="Lucore, Jordan" w:date="2025-04-07T10:13:00Z" w:initials="JL">
    <w:p w14:paraId="4A3197EC" w14:textId="5A849F97" w:rsidR="000C0FA0" w:rsidRDefault="000C0FA0" w:rsidP="000C0FA0">
      <w:r>
        <w:rPr>
          <w:rStyle w:val="CommentReference"/>
        </w:rPr>
        <w:annotationRef/>
      </w:r>
      <w:r>
        <w:rPr>
          <w:color w:val="000000"/>
          <w:sz w:val="20"/>
          <w:szCs w:val="20"/>
        </w:rPr>
        <w:t>probably could cut some of this paragraph</w:t>
      </w:r>
    </w:p>
  </w:comment>
  <w:comment w:id="86" w:author="Marshall, Andrew" w:date="2025-04-22T17:09:00Z" w:initials="AM">
    <w:p w14:paraId="140A9DA0" w14:textId="77777777" w:rsidR="00DB6D27" w:rsidRDefault="00DB6D27" w:rsidP="00DB6D27">
      <w:r>
        <w:rPr>
          <w:rStyle w:val="CommentReference"/>
        </w:rPr>
        <w:annotationRef/>
      </w:r>
      <w:r>
        <w:rPr>
          <w:color w:val="000000"/>
          <w:sz w:val="20"/>
          <w:szCs w:val="20"/>
        </w:rPr>
        <w:t>Yes, I think some tightening could make this more punchy</w:t>
      </w:r>
    </w:p>
  </w:comment>
  <w:comment w:id="87" w:author="Marshall, Andrew" w:date="2025-04-22T17:10:00Z" w:initials="AM">
    <w:p w14:paraId="545BE1E4" w14:textId="77777777" w:rsidR="00DB6D27" w:rsidRDefault="00DB6D27" w:rsidP="00DB6D27">
      <w:r>
        <w:rPr>
          <w:rStyle w:val="CommentReference"/>
        </w:rPr>
        <w:annotationRef/>
      </w:r>
      <w:r>
        <w:rPr>
          <w:color w:val="000000"/>
          <w:sz w:val="20"/>
          <w:szCs w:val="20"/>
        </w:rPr>
        <w:t>Nice. This is clear and interesting.</w:t>
      </w:r>
    </w:p>
  </w:comment>
  <w:comment w:id="88" w:author="Marshall, Andrew" w:date="2025-04-22T17:18:00Z" w:initials="AM">
    <w:p w14:paraId="2B9E5F91" w14:textId="77777777" w:rsidR="00EC2432" w:rsidRDefault="00EC2432" w:rsidP="00EC2432">
      <w:r>
        <w:rPr>
          <w:rStyle w:val="CommentReference"/>
        </w:rPr>
        <w:annotationRef/>
      </w:r>
      <w:r>
        <w:rPr>
          <w:color w:val="000000"/>
          <w:sz w:val="20"/>
          <w:szCs w:val="20"/>
        </w:rPr>
        <w:t xml:space="preserve">Cool! </w:t>
      </w:r>
    </w:p>
  </w:comment>
  <w:comment w:id="89" w:author="Lucore, Jordan" w:date="2025-04-07T12:30:00Z" w:initials="JL">
    <w:p w14:paraId="5B23DD59" w14:textId="2B1B84BA" w:rsidR="00C91C9C" w:rsidRDefault="00C91C9C" w:rsidP="00C91C9C">
      <w:r>
        <w:rPr>
          <w:rStyle w:val="CommentReference"/>
        </w:rPr>
        <w:annotationRef/>
      </w:r>
      <w:r>
        <w:rPr>
          <w:color w:val="000000"/>
          <w:sz w:val="20"/>
          <w:szCs w:val="20"/>
        </w:rPr>
        <w:t>this is a broad idea but I need to do more research on the mechanism</w:t>
      </w:r>
    </w:p>
  </w:comment>
  <w:comment w:id="90" w:author="Marshall, Andrew" w:date="2025-04-22T17:19:00Z" w:initials="AM">
    <w:p w14:paraId="613AE30F" w14:textId="77777777" w:rsidR="00EC2432" w:rsidRDefault="00EC2432" w:rsidP="00EC2432">
      <w:r>
        <w:rPr>
          <w:rStyle w:val="CommentReference"/>
        </w:rPr>
        <w:annotationRef/>
      </w:r>
      <w:r>
        <w:rPr>
          <w:color w:val="000000"/>
          <w:sz w:val="20"/>
          <w:szCs w:val="20"/>
        </w:rPr>
        <w:t>Yes, I think a bit more would be helpful here</w:t>
      </w:r>
    </w:p>
  </w:comment>
  <w:comment w:id="91" w:author="Marshall, Andrew" w:date="2025-04-22T17:21:00Z" w:initials="AM">
    <w:p w14:paraId="33A8E9F8" w14:textId="77777777" w:rsidR="00EC2432" w:rsidRDefault="00EC2432" w:rsidP="00EC2432">
      <w:r>
        <w:rPr>
          <w:rStyle w:val="CommentReference"/>
        </w:rPr>
        <w:annotationRef/>
      </w:r>
      <w:r>
        <w:rPr>
          <w:color w:val="000000"/>
          <w:sz w:val="20"/>
          <w:szCs w:val="20"/>
        </w:rPr>
        <w:t>Are you making a claim that we think one level of directionality is more likely than the other? I think more justification is needed for that</w:t>
      </w:r>
    </w:p>
  </w:comment>
  <w:comment w:id="92" w:author="Lucore, Jordan" w:date="2025-04-24T16:51:00Z" w:initials="JL">
    <w:p w14:paraId="71BDC937" w14:textId="77777777" w:rsidR="00752F3F" w:rsidRDefault="00752F3F" w:rsidP="00752F3F">
      <w:r>
        <w:rPr>
          <w:rStyle w:val="CommentReference"/>
        </w:rPr>
        <w:annotationRef/>
      </w:r>
      <w:r>
        <w:rPr>
          <w:color w:val="000000"/>
          <w:sz w:val="20"/>
          <w:szCs w:val="20"/>
        </w:rPr>
        <w:t>if we really think this is directional then set it up in the intro, if I find support hten it would justfiy direcitonality in the title</w:t>
      </w:r>
    </w:p>
  </w:comment>
  <w:comment w:id="93" w:author="Lucore, Jordan" w:date="2025-04-24T16:55:00Z" w:initials="JL">
    <w:p w14:paraId="71934515" w14:textId="77777777" w:rsidR="00752F3F" w:rsidRDefault="00752F3F" w:rsidP="00752F3F">
      <w:r>
        <w:rPr>
          <w:rStyle w:val="CommentReference"/>
        </w:rPr>
        <w:annotationRef/>
      </w:r>
      <w:r>
        <w:rPr>
          <w:color w:val="000000"/>
          <w:sz w:val="20"/>
          <w:szCs w:val="20"/>
        </w:rPr>
        <w:t>do this before sending to katie</w:t>
      </w:r>
    </w:p>
  </w:comment>
  <w:comment w:id="94" w:author="Lucore, Jordan" w:date="2025-04-07T11:27:00Z" w:initials="JL">
    <w:p w14:paraId="41442897" w14:textId="4F48B7AA" w:rsidR="00E34C43" w:rsidRDefault="00E34C43" w:rsidP="00E34C43">
      <w:r>
        <w:rPr>
          <w:rStyle w:val="CommentReference"/>
        </w:rPr>
        <w:annotationRef/>
      </w:r>
      <w:r>
        <w:rPr>
          <w:sz w:val="20"/>
          <w:szCs w:val="20"/>
        </w:rPr>
        <w:t>This paragraph is not as strong as the others and needs to be cleaned up</w:t>
      </w:r>
    </w:p>
  </w:comment>
  <w:comment w:id="95" w:author="Marshall, Andrew" w:date="2025-04-22T17:21:00Z" w:initials="AM">
    <w:p w14:paraId="448C7C5C" w14:textId="77777777" w:rsidR="00EC2432" w:rsidRDefault="00EC2432" w:rsidP="00EC2432">
      <w:r>
        <w:rPr>
          <w:rStyle w:val="CommentReference"/>
        </w:rPr>
        <w:annotationRef/>
      </w:r>
      <w:r>
        <w:rPr>
          <w:color w:val="000000"/>
          <w:sz w:val="20"/>
          <w:szCs w:val="20"/>
        </w:rPr>
        <w:t xml:space="preserve">Yes, but I like that we’re making an argument about directionality. </w:t>
      </w:r>
    </w:p>
  </w:comment>
  <w:comment w:id="96" w:author="Marshall, Andrew" w:date="2025-04-22T17:13:00Z" w:initials="AM">
    <w:p w14:paraId="0EA4928C" w14:textId="77777777" w:rsidR="00EC2432" w:rsidRDefault="00DB6D27" w:rsidP="00EC2432">
      <w:r>
        <w:rPr>
          <w:rStyle w:val="CommentReference"/>
        </w:rPr>
        <w:annotationRef/>
      </w:r>
      <w:r w:rsidR="00EC2432">
        <w:rPr>
          <w:sz w:val="20"/>
          <w:szCs w:val="20"/>
        </w:rPr>
        <w:t>Great! This is coming along really nicely. To return to the question of title again… I think I will need to re-read this to be sure, but if we can beef up the justification for interpreting the directionality in one of the two possible ways, then adding reference to that directionality in the title seems reasonable to me.</w:t>
      </w:r>
    </w:p>
  </w:comment>
  <w:comment w:id="97" w:author="Lucore, Jordan" w:date="2025-04-07T12:39:00Z" w:initials="JL">
    <w:p w14:paraId="6D123A98" w14:textId="14E34A69" w:rsidR="005E6FC0" w:rsidRDefault="005E6FC0" w:rsidP="005E6FC0">
      <w:r>
        <w:rPr>
          <w:rStyle w:val="CommentReference"/>
        </w:rPr>
        <w:annotationRef/>
      </w:r>
      <w:r>
        <w:rPr>
          <w:color w:val="000000"/>
          <w:sz w:val="20"/>
          <w:szCs w:val="20"/>
        </w:rPr>
        <w:t>Andy: quick reminder that these figures are not in final form. I have a lot of changes to implement from when you originally gave me feedback, but I’ve been waiting to finish the shotgun analysis.</w:t>
      </w:r>
    </w:p>
  </w:comment>
  <w:comment w:id="98" w:author="Marshall, Andrew" w:date="2025-04-22T17:04:00Z" w:initials="AM">
    <w:p w14:paraId="021D8C4F" w14:textId="77777777" w:rsidR="005A5ACA" w:rsidRDefault="005A5ACA" w:rsidP="005A5ACA">
      <w:r>
        <w:rPr>
          <w:rStyle w:val="CommentReference"/>
        </w:rPr>
        <w:annotationRef/>
      </w:r>
      <w:r>
        <w:rPr>
          <w:color w:val="000000"/>
          <w:sz w:val="20"/>
          <w:szCs w:val="20"/>
        </w:rPr>
        <w:t xml:space="preserve">Something looks off to me here… the description of the rows doesn’t seem to match what is depicted (if I understand the text correctly) </w:t>
      </w:r>
    </w:p>
  </w:comment>
  <w:comment w:id="99" w:author="Marshall, Andrew" w:date="2025-04-22T17:17:00Z" w:initials="AM">
    <w:p w14:paraId="467D1C6F" w14:textId="77777777" w:rsidR="00EC2432" w:rsidRDefault="00EC2432" w:rsidP="00EC2432">
      <w:r>
        <w:rPr>
          <w:rStyle w:val="CommentReference"/>
        </w:rPr>
        <w:annotationRef/>
      </w:r>
      <w:r>
        <w:rPr>
          <w:color w:val="000000"/>
          <w:sz w:val="20"/>
          <w:szCs w:val="20"/>
        </w:rPr>
        <w:t>To me, the  bottom row, C, is the one depicting the negative applying effect, row A is the positive amplifying effect, and B is the reverse effect– am I missing something?</w:t>
      </w:r>
    </w:p>
  </w:comment>
  <w:comment w:id="100" w:author="Lucore, Jordan" w:date="2025-04-23T10:49:00Z" w:initials="JL">
    <w:p w14:paraId="11BDF3FD" w14:textId="77777777" w:rsidR="00C06D0A" w:rsidRDefault="00C06D0A" w:rsidP="00C06D0A">
      <w:r>
        <w:rPr>
          <w:rStyle w:val="CommentReference"/>
        </w:rPr>
        <w:annotationRef/>
      </w:r>
      <w:r>
        <w:rPr>
          <w:color w:val="000000"/>
          <w:sz w:val="20"/>
          <w:szCs w:val="20"/>
        </w:rPr>
        <w:t>ah sorry I changed the order of the plot and then I didn’t updated the legend!!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200C7C" w15:done="0"/>
  <w15:commentEx w15:paraId="7A0A1EFC" w15:paraIdParent="3C200C7C" w15:done="0"/>
  <w15:commentEx w15:paraId="7D8DD255" w15:paraIdParent="3C200C7C" w15:done="0"/>
  <w15:commentEx w15:paraId="2811F4CB" w15:done="0"/>
  <w15:commentEx w15:paraId="1B346572" w15:done="0"/>
  <w15:commentEx w15:paraId="13E81689" w15:paraIdParent="1B346572" w15:done="0"/>
  <w15:commentEx w15:paraId="46A35CD8" w15:done="0"/>
  <w15:commentEx w15:paraId="08F1829D" w15:paraIdParent="46A35CD8" w15:done="0"/>
  <w15:commentEx w15:paraId="453D1E49" w15:done="0"/>
  <w15:commentEx w15:paraId="7FAB0DC1" w15:done="0"/>
  <w15:commentEx w15:paraId="7567DE81" w15:done="0"/>
  <w15:commentEx w15:paraId="1E8B8628" w15:paraIdParent="7567DE81" w15:done="0"/>
  <w15:commentEx w15:paraId="42D37160" w15:paraIdParent="7567DE81" w15:done="0"/>
  <w15:commentEx w15:paraId="5D0379E5" w15:done="0"/>
  <w15:commentEx w15:paraId="7CC0201F" w15:done="0"/>
  <w15:commentEx w15:paraId="41B9D799" w15:paraIdParent="7CC0201F" w15:done="0"/>
  <w15:commentEx w15:paraId="72CC11E8" w15:done="0"/>
  <w15:commentEx w15:paraId="0DFD3840" w15:done="0"/>
  <w15:commentEx w15:paraId="4DBDB6BA" w15:done="0"/>
  <w15:commentEx w15:paraId="7BD84EC0" w15:paraIdParent="4DBDB6BA" w15:done="0"/>
  <w15:commentEx w15:paraId="450AB9B4" w15:done="0"/>
  <w15:commentEx w15:paraId="03AB2D70" w15:done="0"/>
  <w15:commentEx w15:paraId="73232C96" w15:paraIdParent="03AB2D70" w15:done="0"/>
  <w15:commentEx w15:paraId="508DA632" w15:paraIdParent="03AB2D70" w15:done="0"/>
  <w15:commentEx w15:paraId="4BAA8324" w15:done="0"/>
  <w15:commentEx w15:paraId="5EFA6F75" w15:paraIdParent="4BAA8324" w15:done="0"/>
  <w15:commentEx w15:paraId="7EEA9B30" w15:done="0"/>
  <w15:commentEx w15:paraId="2CA5744C" w15:paraIdParent="7EEA9B30" w15:done="0"/>
  <w15:commentEx w15:paraId="73C582CF" w15:done="0"/>
  <w15:commentEx w15:paraId="14BDDF0A" w15:paraIdParent="73C582CF" w15:done="0"/>
  <w15:commentEx w15:paraId="0CFF3B43" w15:paraIdParent="73C582CF" w15:done="0"/>
  <w15:commentEx w15:paraId="143268B1" w15:paraIdParent="73C582CF" w15:done="0"/>
  <w15:commentEx w15:paraId="1B298590" w15:done="0"/>
  <w15:commentEx w15:paraId="4DD2CF68" w15:paraIdParent="1B298590" w15:done="0"/>
  <w15:commentEx w15:paraId="40B3F5A4" w15:paraIdParent="1B298590" w15:done="0"/>
  <w15:commentEx w15:paraId="316701EA" w15:done="0"/>
  <w15:commentEx w15:paraId="4A4E0CC5" w15:paraIdParent="316701EA" w15:done="0"/>
  <w15:commentEx w15:paraId="3B52E788" w15:done="0"/>
  <w15:commentEx w15:paraId="050A7649" w15:done="0"/>
  <w15:commentEx w15:paraId="12096500" w15:done="0"/>
  <w15:commentEx w15:paraId="60D3B658" w15:paraIdParent="12096500" w15:done="0"/>
  <w15:commentEx w15:paraId="4EC75E77" w15:done="0"/>
  <w15:commentEx w15:paraId="1080102A" w15:done="0"/>
  <w15:commentEx w15:paraId="033450F7" w15:done="0"/>
  <w15:commentEx w15:paraId="146A1F6B" w15:done="0"/>
  <w15:commentEx w15:paraId="01DD587C" w15:done="0"/>
  <w15:commentEx w15:paraId="4DE5EAD8" w15:done="0"/>
  <w15:commentEx w15:paraId="7AFC1363" w15:done="0"/>
  <w15:commentEx w15:paraId="266F6B07" w15:done="0"/>
  <w15:commentEx w15:paraId="200D72DF" w15:paraIdParent="266F6B07" w15:done="0"/>
  <w15:commentEx w15:paraId="7DB822A3" w15:paraIdParent="266F6B07" w15:done="0"/>
  <w15:commentEx w15:paraId="0E2A6B22" w15:done="0"/>
  <w15:commentEx w15:paraId="61104B4F" w15:done="0"/>
  <w15:commentEx w15:paraId="08F98E67" w15:done="0"/>
  <w15:commentEx w15:paraId="4A3197EC" w15:done="0"/>
  <w15:commentEx w15:paraId="140A9DA0" w15:paraIdParent="4A3197EC" w15:done="0"/>
  <w15:commentEx w15:paraId="545BE1E4" w15:done="0"/>
  <w15:commentEx w15:paraId="2B9E5F91" w15:done="0"/>
  <w15:commentEx w15:paraId="5B23DD59" w15:done="0"/>
  <w15:commentEx w15:paraId="613AE30F" w15:paraIdParent="5B23DD59" w15:done="0"/>
  <w15:commentEx w15:paraId="33A8E9F8" w15:paraIdParent="5B23DD59" w15:done="0"/>
  <w15:commentEx w15:paraId="71BDC937" w15:paraIdParent="5B23DD59" w15:done="0"/>
  <w15:commentEx w15:paraId="71934515" w15:paraIdParent="5B23DD59" w15:done="0"/>
  <w15:commentEx w15:paraId="41442897" w15:done="0"/>
  <w15:commentEx w15:paraId="448C7C5C" w15:paraIdParent="41442897" w15:done="0"/>
  <w15:commentEx w15:paraId="0EA4928C" w15:done="0"/>
  <w15:commentEx w15:paraId="6D123A98" w15:done="0"/>
  <w15:commentEx w15:paraId="021D8C4F" w15:done="0"/>
  <w15:commentEx w15:paraId="467D1C6F" w15:paraIdParent="021D8C4F" w15:done="0"/>
  <w15:commentEx w15:paraId="11BDF3FD" w15:paraIdParent="021D8C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E0C1E3" w16cex:dateUtc="2025-04-04T16:17:00Z"/>
  <w16cex:commentExtensible w16cex:durableId="10578256" w16cex:dateUtc="2025-04-22T18:08:00Z"/>
  <w16cex:commentExtensible w16cex:durableId="3F09FF7A" w16cex:dateUtc="2025-04-23T14:28:00Z"/>
  <w16cex:commentExtensible w16cex:durableId="5D2E832C" w16cex:dateUtc="2025-04-22T18:10:00Z"/>
  <w16cex:commentExtensible w16cex:durableId="38B9E4E1" w16cex:dateUtc="2025-04-22T18:13:00Z"/>
  <w16cex:commentExtensible w16cex:durableId="7AA05ABA" w16cex:dateUtc="2025-04-23T14:30:00Z"/>
  <w16cex:commentExtensible w16cex:durableId="3444BD1F" w16cex:dateUtc="2025-04-22T18:17:00Z"/>
  <w16cex:commentExtensible w16cex:durableId="1BBC6725" w16cex:dateUtc="2025-04-23T14:33:00Z"/>
  <w16cex:commentExtensible w16cex:durableId="30D2FFEF" w16cex:dateUtc="2025-04-22T18:19:00Z"/>
  <w16cex:commentExtensible w16cex:durableId="7AEA8112" w16cex:dateUtc="2025-04-23T14:33:00Z"/>
  <w16cex:commentExtensible w16cex:durableId="70C74013" w16cex:dateUtc="2025-04-07T16:33:00Z"/>
  <w16cex:commentExtensible w16cex:durableId="1D03874C" w16cex:dateUtc="2025-04-22T18:20:00Z"/>
  <w16cex:commentExtensible w16cex:durableId="0FB5DA89" w16cex:dateUtc="2025-04-22T18:21:00Z"/>
  <w16cex:commentExtensible w16cex:durableId="33407898" w16cex:dateUtc="2025-04-22T20:06:00Z"/>
  <w16cex:commentExtensible w16cex:durableId="1806BE1F" w16cex:dateUtc="2025-04-22T20:07:00Z"/>
  <w16cex:commentExtensible w16cex:durableId="2639AA45" w16cex:dateUtc="2025-04-23T14:36:00Z"/>
  <w16cex:commentExtensible w16cex:durableId="7A2D912E" w16cex:dateUtc="2025-04-22T20:09:00Z"/>
  <w16cex:commentExtensible w16cex:durableId="0219CDA0" w16cex:dateUtc="2025-04-22T20:10:00Z"/>
  <w16cex:commentExtensible w16cex:durableId="17CE2526" w16cex:dateUtc="2025-04-22T20:11:00Z"/>
  <w16cex:commentExtensible w16cex:durableId="5AB5E753" w16cex:dateUtc="2025-04-23T14:37:00Z"/>
  <w16cex:commentExtensible w16cex:durableId="6BBFD4AC" w16cex:dateUtc="2025-04-22T20:17:00Z"/>
  <w16cex:commentExtensible w16cex:durableId="07293F4C" w16cex:dateUtc="2025-04-22T20:18:00Z"/>
  <w16cex:commentExtensible w16cex:durableId="2E8069FC" w16cex:dateUtc="2025-04-23T14:38:00Z"/>
  <w16cex:commentExtensible w16cex:durableId="3AD8C3D2" w16cex:dateUtc="2025-05-16T16:40:00Z"/>
  <w16cex:commentExtensible w16cex:durableId="350E320D" w16cex:dateUtc="2025-04-22T20:20:00Z"/>
  <w16cex:commentExtensible w16cex:durableId="366C6834" w16cex:dateUtc="2025-04-23T14:39:00Z"/>
  <w16cex:commentExtensible w16cex:durableId="290C7B08" w16cex:dateUtc="2025-04-22T20:22:00Z"/>
  <w16cex:commentExtensible w16cex:durableId="288BD785" w16cex:dateUtc="2025-04-23T14:41:00Z"/>
  <w16cex:commentExtensible w16cex:durableId="7C12D4F3" w16cex:dateUtc="2025-04-22T20:24:00Z"/>
  <w16cex:commentExtensible w16cex:durableId="270B4976" w16cex:dateUtc="2025-04-23T14:41:00Z"/>
  <w16cex:commentExtensible w16cex:durableId="3F91603C" w16cex:dateUtc="2025-05-16T16:49:00Z"/>
  <w16cex:commentExtensible w16cex:durableId="2B08306F" w16cex:dateUtc="2025-05-16T16:50:00Z"/>
  <w16cex:commentExtensible w16cex:durableId="27F12724" w16cex:dateUtc="2025-04-22T20:25:00Z"/>
  <w16cex:commentExtensible w16cex:durableId="2C0CFA7D" w16cex:dateUtc="2025-04-23T14:42:00Z"/>
  <w16cex:commentExtensible w16cex:durableId="2F5C8A90" w16cex:dateUtc="2025-05-16T16:54:00Z"/>
  <w16cex:commentExtensible w16cex:durableId="3F01B0B0" w16cex:dateUtc="2025-04-22T20:26:00Z"/>
  <w16cex:commentExtensible w16cex:durableId="01B9CDBC" w16cex:dateUtc="2025-04-23T14:43:00Z"/>
  <w16cex:commentExtensible w16cex:durableId="29876A41" w16cex:dateUtc="2025-04-22T20:28:00Z"/>
  <w16cex:commentExtensible w16cex:durableId="2CDB691D" w16cex:dateUtc="2025-04-22T20:29:00Z"/>
  <w16cex:commentExtensible w16cex:durableId="2C218CF9" w16cex:dateUtc="2025-04-22T20:46:00Z"/>
  <w16cex:commentExtensible w16cex:durableId="2020FD26" w16cex:dateUtc="2025-04-23T14:43:00Z"/>
  <w16cex:commentExtensible w16cex:durableId="2A9189EA" w16cex:dateUtc="2025-04-22T20:47:00Z"/>
  <w16cex:commentExtensible w16cex:durableId="36E3B104" w16cex:dateUtc="2025-04-22T20:48:00Z"/>
  <w16cex:commentExtensible w16cex:durableId="4DC2EB3D" w16cex:dateUtc="2025-04-22T20:46:00Z"/>
  <w16cex:commentExtensible w16cex:durableId="04D12960" w16cex:dateUtc="2025-04-22T20:53:00Z"/>
  <w16cex:commentExtensible w16cex:durableId="75068F56" w16cex:dateUtc="2025-04-07T13:21:00Z"/>
  <w16cex:commentExtensible w16cex:durableId="668FBECC" w16cex:dateUtc="2025-04-22T20:56:00Z"/>
  <w16cex:commentExtensible w16cex:durableId="2E50824E" w16cex:dateUtc="2025-04-22T20:58:00Z"/>
  <w16cex:commentExtensible w16cex:durableId="0D9DB6DA" w16cex:dateUtc="2025-04-22T20:59:00Z"/>
  <w16cex:commentExtensible w16cex:durableId="79001F28" w16cex:dateUtc="2025-04-23T14:47:00Z"/>
  <w16cex:commentExtensible w16cex:durableId="023C19B0" w16cex:dateUtc="2025-05-16T16:55:00Z"/>
  <w16cex:commentExtensible w16cex:durableId="620B5D9F" w16cex:dateUtc="2025-04-22T21:01:00Z"/>
  <w16cex:commentExtensible w16cex:durableId="02FE3AC1" w16cex:dateUtc="2025-04-03T15:00:00Z"/>
  <w16cex:commentExtensible w16cex:durableId="271B53B2" w16cex:dateUtc="2025-04-22T21:07:00Z"/>
  <w16cex:commentExtensible w16cex:durableId="577E4097" w16cex:dateUtc="2025-04-07T14:13:00Z"/>
  <w16cex:commentExtensible w16cex:durableId="79FFD103" w16cex:dateUtc="2025-04-22T21:09:00Z"/>
  <w16cex:commentExtensible w16cex:durableId="6E77B9BC" w16cex:dateUtc="2025-04-22T21:10:00Z"/>
  <w16cex:commentExtensible w16cex:durableId="00A34F73" w16cex:dateUtc="2025-04-22T21:18:00Z"/>
  <w16cex:commentExtensible w16cex:durableId="2EAF758A" w16cex:dateUtc="2025-04-07T16:30:00Z"/>
  <w16cex:commentExtensible w16cex:durableId="4294B756" w16cex:dateUtc="2025-04-22T21:19:00Z"/>
  <w16cex:commentExtensible w16cex:durableId="192B2243" w16cex:dateUtc="2025-04-22T21:21:00Z"/>
  <w16cex:commentExtensible w16cex:durableId="1E03F87A" w16cex:dateUtc="2025-04-24T20:51:00Z"/>
  <w16cex:commentExtensible w16cex:durableId="17D190E4" w16cex:dateUtc="2025-04-24T20:55:00Z"/>
  <w16cex:commentExtensible w16cex:durableId="32CE78DD" w16cex:dateUtc="2025-04-07T15:27:00Z"/>
  <w16cex:commentExtensible w16cex:durableId="64623D78" w16cex:dateUtc="2025-04-22T21:21:00Z"/>
  <w16cex:commentExtensible w16cex:durableId="40253C04" w16cex:dateUtc="2025-04-22T21:13:00Z"/>
  <w16cex:commentExtensible w16cex:durableId="24101BBA" w16cex:dateUtc="2025-04-07T16:39:00Z"/>
  <w16cex:commentExtensible w16cex:durableId="434E3333" w16cex:dateUtc="2025-04-22T21:04:00Z"/>
  <w16cex:commentExtensible w16cex:durableId="0968E7B9" w16cex:dateUtc="2025-04-22T21:17:00Z"/>
  <w16cex:commentExtensible w16cex:durableId="5E932C8B" w16cex:dateUtc="2025-04-23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200C7C" w16cid:durableId="6FE0C1E3"/>
  <w16cid:commentId w16cid:paraId="7A0A1EFC" w16cid:durableId="10578256"/>
  <w16cid:commentId w16cid:paraId="7D8DD255" w16cid:durableId="3F09FF7A"/>
  <w16cid:commentId w16cid:paraId="2811F4CB" w16cid:durableId="5D2E832C"/>
  <w16cid:commentId w16cid:paraId="1B346572" w16cid:durableId="38B9E4E1"/>
  <w16cid:commentId w16cid:paraId="13E81689" w16cid:durableId="7AA05ABA"/>
  <w16cid:commentId w16cid:paraId="46A35CD8" w16cid:durableId="3444BD1F"/>
  <w16cid:commentId w16cid:paraId="08F1829D" w16cid:durableId="1BBC6725"/>
  <w16cid:commentId w16cid:paraId="453D1E49" w16cid:durableId="30D2FFEF"/>
  <w16cid:commentId w16cid:paraId="7FAB0DC1" w16cid:durableId="7AEA8112"/>
  <w16cid:commentId w16cid:paraId="7567DE81" w16cid:durableId="70C74013"/>
  <w16cid:commentId w16cid:paraId="1E8B8628" w16cid:durableId="1D03874C"/>
  <w16cid:commentId w16cid:paraId="42D37160" w16cid:durableId="0FB5DA89"/>
  <w16cid:commentId w16cid:paraId="5D0379E5" w16cid:durableId="33407898"/>
  <w16cid:commentId w16cid:paraId="7CC0201F" w16cid:durableId="1806BE1F"/>
  <w16cid:commentId w16cid:paraId="41B9D799" w16cid:durableId="2639AA45"/>
  <w16cid:commentId w16cid:paraId="72CC11E8" w16cid:durableId="7A2D912E"/>
  <w16cid:commentId w16cid:paraId="0DFD3840" w16cid:durableId="0219CDA0"/>
  <w16cid:commentId w16cid:paraId="4DBDB6BA" w16cid:durableId="17CE2526"/>
  <w16cid:commentId w16cid:paraId="7BD84EC0" w16cid:durableId="5AB5E753"/>
  <w16cid:commentId w16cid:paraId="450AB9B4" w16cid:durableId="6BBFD4AC"/>
  <w16cid:commentId w16cid:paraId="03AB2D70" w16cid:durableId="07293F4C"/>
  <w16cid:commentId w16cid:paraId="73232C96" w16cid:durableId="2E8069FC"/>
  <w16cid:commentId w16cid:paraId="508DA632" w16cid:durableId="3AD8C3D2"/>
  <w16cid:commentId w16cid:paraId="4BAA8324" w16cid:durableId="350E320D"/>
  <w16cid:commentId w16cid:paraId="5EFA6F75" w16cid:durableId="366C6834"/>
  <w16cid:commentId w16cid:paraId="7EEA9B30" w16cid:durableId="290C7B08"/>
  <w16cid:commentId w16cid:paraId="2CA5744C" w16cid:durableId="288BD785"/>
  <w16cid:commentId w16cid:paraId="73C582CF" w16cid:durableId="7C12D4F3"/>
  <w16cid:commentId w16cid:paraId="14BDDF0A" w16cid:durableId="270B4976"/>
  <w16cid:commentId w16cid:paraId="0CFF3B43" w16cid:durableId="3F91603C"/>
  <w16cid:commentId w16cid:paraId="143268B1" w16cid:durableId="2B08306F"/>
  <w16cid:commentId w16cid:paraId="1B298590" w16cid:durableId="27F12724"/>
  <w16cid:commentId w16cid:paraId="4DD2CF68" w16cid:durableId="2C0CFA7D"/>
  <w16cid:commentId w16cid:paraId="40B3F5A4" w16cid:durableId="2F5C8A90"/>
  <w16cid:commentId w16cid:paraId="316701EA" w16cid:durableId="3F01B0B0"/>
  <w16cid:commentId w16cid:paraId="4A4E0CC5" w16cid:durableId="01B9CDBC"/>
  <w16cid:commentId w16cid:paraId="3B52E788" w16cid:durableId="29876A41"/>
  <w16cid:commentId w16cid:paraId="050A7649" w16cid:durableId="2CDB691D"/>
  <w16cid:commentId w16cid:paraId="12096500" w16cid:durableId="2C218CF9"/>
  <w16cid:commentId w16cid:paraId="60D3B658" w16cid:durableId="2020FD26"/>
  <w16cid:commentId w16cid:paraId="4EC75E77" w16cid:durableId="2A9189EA"/>
  <w16cid:commentId w16cid:paraId="1080102A" w16cid:durableId="36E3B104"/>
  <w16cid:commentId w16cid:paraId="033450F7" w16cid:durableId="4DC2EB3D"/>
  <w16cid:commentId w16cid:paraId="146A1F6B" w16cid:durableId="04D12960"/>
  <w16cid:commentId w16cid:paraId="01DD587C" w16cid:durableId="75068F56"/>
  <w16cid:commentId w16cid:paraId="4DE5EAD8" w16cid:durableId="668FBECC"/>
  <w16cid:commentId w16cid:paraId="7AFC1363" w16cid:durableId="2E50824E"/>
  <w16cid:commentId w16cid:paraId="266F6B07" w16cid:durableId="0D9DB6DA"/>
  <w16cid:commentId w16cid:paraId="200D72DF" w16cid:durableId="79001F28"/>
  <w16cid:commentId w16cid:paraId="7DB822A3" w16cid:durableId="023C19B0"/>
  <w16cid:commentId w16cid:paraId="0E2A6B22" w16cid:durableId="620B5D9F"/>
  <w16cid:commentId w16cid:paraId="61104B4F" w16cid:durableId="02FE3AC1"/>
  <w16cid:commentId w16cid:paraId="08F98E67" w16cid:durableId="271B53B2"/>
  <w16cid:commentId w16cid:paraId="4A3197EC" w16cid:durableId="577E4097"/>
  <w16cid:commentId w16cid:paraId="140A9DA0" w16cid:durableId="79FFD103"/>
  <w16cid:commentId w16cid:paraId="545BE1E4" w16cid:durableId="6E77B9BC"/>
  <w16cid:commentId w16cid:paraId="2B9E5F91" w16cid:durableId="00A34F73"/>
  <w16cid:commentId w16cid:paraId="5B23DD59" w16cid:durableId="2EAF758A"/>
  <w16cid:commentId w16cid:paraId="613AE30F" w16cid:durableId="4294B756"/>
  <w16cid:commentId w16cid:paraId="33A8E9F8" w16cid:durableId="192B2243"/>
  <w16cid:commentId w16cid:paraId="71BDC937" w16cid:durableId="1E03F87A"/>
  <w16cid:commentId w16cid:paraId="71934515" w16cid:durableId="17D190E4"/>
  <w16cid:commentId w16cid:paraId="41442897" w16cid:durableId="32CE78DD"/>
  <w16cid:commentId w16cid:paraId="448C7C5C" w16cid:durableId="64623D78"/>
  <w16cid:commentId w16cid:paraId="0EA4928C" w16cid:durableId="40253C04"/>
  <w16cid:commentId w16cid:paraId="6D123A98" w16cid:durableId="24101BBA"/>
  <w16cid:commentId w16cid:paraId="021D8C4F" w16cid:durableId="434E3333"/>
  <w16cid:commentId w16cid:paraId="467D1C6F" w16cid:durableId="0968E7B9"/>
  <w16cid:commentId w16cid:paraId="11BDF3FD" w16cid:durableId="5E932C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altName w:val="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533"/>
    <w:multiLevelType w:val="hybridMultilevel"/>
    <w:tmpl w:val="E9E818A2"/>
    <w:lvl w:ilvl="0" w:tplc="AE767D8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27292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rson w15:author="Marshall, Andrew">
    <w15:presenceInfo w15:providerId="AD" w15:userId="S::ajmarsha@umich.edu::e1495f42-9426-4e39-b223-e98e8f773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F7"/>
    <w:rsid w:val="000015F0"/>
    <w:rsid w:val="00003FC1"/>
    <w:rsid w:val="0001325D"/>
    <w:rsid w:val="000365B2"/>
    <w:rsid w:val="000466FA"/>
    <w:rsid w:val="00074A66"/>
    <w:rsid w:val="000822F1"/>
    <w:rsid w:val="000A62BE"/>
    <w:rsid w:val="000A6861"/>
    <w:rsid w:val="000A6D3D"/>
    <w:rsid w:val="000C0FA0"/>
    <w:rsid w:val="000D55A7"/>
    <w:rsid w:val="000F4734"/>
    <w:rsid w:val="000F7471"/>
    <w:rsid w:val="0010399D"/>
    <w:rsid w:val="00124A86"/>
    <w:rsid w:val="00132698"/>
    <w:rsid w:val="00141510"/>
    <w:rsid w:val="00150857"/>
    <w:rsid w:val="00163685"/>
    <w:rsid w:val="00166BED"/>
    <w:rsid w:val="00171B05"/>
    <w:rsid w:val="001A0DF9"/>
    <w:rsid w:val="001E56E8"/>
    <w:rsid w:val="001F05DA"/>
    <w:rsid w:val="001F5BFD"/>
    <w:rsid w:val="00205D31"/>
    <w:rsid w:val="00244F4C"/>
    <w:rsid w:val="00247F9D"/>
    <w:rsid w:val="00255184"/>
    <w:rsid w:val="002559E6"/>
    <w:rsid w:val="00257B6A"/>
    <w:rsid w:val="002B0D5F"/>
    <w:rsid w:val="0031024B"/>
    <w:rsid w:val="00310447"/>
    <w:rsid w:val="00337EBD"/>
    <w:rsid w:val="00344BA4"/>
    <w:rsid w:val="003563E7"/>
    <w:rsid w:val="003A095A"/>
    <w:rsid w:val="003A386B"/>
    <w:rsid w:val="003B4BFD"/>
    <w:rsid w:val="003C3B8C"/>
    <w:rsid w:val="003E5328"/>
    <w:rsid w:val="00400246"/>
    <w:rsid w:val="0041293B"/>
    <w:rsid w:val="00416964"/>
    <w:rsid w:val="00420851"/>
    <w:rsid w:val="00455D6E"/>
    <w:rsid w:val="004A51E0"/>
    <w:rsid w:val="004B090E"/>
    <w:rsid w:val="004B232A"/>
    <w:rsid w:val="004B39FD"/>
    <w:rsid w:val="004B50EA"/>
    <w:rsid w:val="004C53B7"/>
    <w:rsid w:val="004E6619"/>
    <w:rsid w:val="005044E6"/>
    <w:rsid w:val="00507222"/>
    <w:rsid w:val="005158D7"/>
    <w:rsid w:val="00521A2F"/>
    <w:rsid w:val="005279A2"/>
    <w:rsid w:val="0053172F"/>
    <w:rsid w:val="0053505C"/>
    <w:rsid w:val="0054042F"/>
    <w:rsid w:val="005548D5"/>
    <w:rsid w:val="0056721A"/>
    <w:rsid w:val="00572B23"/>
    <w:rsid w:val="00575F51"/>
    <w:rsid w:val="00590F44"/>
    <w:rsid w:val="005A5ACA"/>
    <w:rsid w:val="005A7103"/>
    <w:rsid w:val="005E171A"/>
    <w:rsid w:val="005E6FC0"/>
    <w:rsid w:val="005F0120"/>
    <w:rsid w:val="005F39BD"/>
    <w:rsid w:val="00631D46"/>
    <w:rsid w:val="006440DF"/>
    <w:rsid w:val="00645E66"/>
    <w:rsid w:val="006808DE"/>
    <w:rsid w:val="00695B92"/>
    <w:rsid w:val="006B709E"/>
    <w:rsid w:val="006C13DE"/>
    <w:rsid w:val="0070455B"/>
    <w:rsid w:val="007129F8"/>
    <w:rsid w:val="0071417F"/>
    <w:rsid w:val="0074219F"/>
    <w:rsid w:val="00745E72"/>
    <w:rsid w:val="00752003"/>
    <w:rsid w:val="00752B2B"/>
    <w:rsid w:val="00752F3F"/>
    <w:rsid w:val="00764686"/>
    <w:rsid w:val="007719B5"/>
    <w:rsid w:val="00791529"/>
    <w:rsid w:val="00795B5D"/>
    <w:rsid w:val="007B2B06"/>
    <w:rsid w:val="007D059B"/>
    <w:rsid w:val="008160F7"/>
    <w:rsid w:val="00822459"/>
    <w:rsid w:val="00831348"/>
    <w:rsid w:val="00833415"/>
    <w:rsid w:val="00834DCA"/>
    <w:rsid w:val="00860ADA"/>
    <w:rsid w:val="008631EB"/>
    <w:rsid w:val="00867B0F"/>
    <w:rsid w:val="008852E2"/>
    <w:rsid w:val="008A2D42"/>
    <w:rsid w:val="008B442B"/>
    <w:rsid w:val="008B605B"/>
    <w:rsid w:val="008D1EE0"/>
    <w:rsid w:val="008E4DDB"/>
    <w:rsid w:val="00901C68"/>
    <w:rsid w:val="00902F73"/>
    <w:rsid w:val="00921F54"/>
    <w:rsid w:val="00922A39"/>
    <w:rsid w:val="00927803"/>
    <w:rsid w:val="009279A4"/>
    <w:rsid w:val="00960840"/>
    <w:rsid w:val="00965689"/>
    <w:rsid w:val="009678A0"/>
    <w:rsid w:val="00985037"/>
    <w:rsid w:val="009879C3"/>
    <w:rsid w:val="00990501"/>
    <w:rsid w:val="009A23CA"/>
    <w:rsid w:val="009B19C1"/>
    <w:rsid w:val="009B2B4B"/>
    <w:rsid w:val="009B6912"/>
    <w:rsid w:val="009C0E4E"/>
    <w:rsid w:val="009E6CB1"/>
    <w:rsid w:val="009E7AF7"/>
    <w:rsid w:val="00A028EC"/>
    <w:rsid w:val="00A108B5"/>
    <w:rsid w:val="00A30BD5"/>
    <w:rsid w:val="00A40E9A"/>
    <w:rsid w:val="00A547F9"/>
    <w:rsid w:val="00A76292"/>
    <w:rsid w:val="00A77235"/>
    <w:rsid w:val="00A8058D"/>
    <w:rsid w:val="00A95190"/>
    <w:rsid w:val="00AA4BF3"/>
    <w:rsid w:val="00AB1ADF"/>
    <w:rsid w:val="00AB1B25"/>
    <w:rsid w:val="00AB7137"/>
    <w:rsid w:val="00AC5881"/>
    <w:rsid w:val="00B04233"/>
    <w:rsid w:val="00B11625"/>
    <w:rsid w:val="00B12A08"/>
    <w:rsid w:val="00B13224"/>
    <w:rsid w:val="00B22F76"/>
    <w:rsid w:val="00B34E3C"/>
    <w:rsid w:val="00B51BCC"/>
    <w:rsid w:val="00B757DB"/>
    <w:rsid w:val="00B836C8"/>
    <w:rsid w:val="00BD2D0F"/>
    <w:rsid w:val="00BD40B0"/>
    <w:rsid w:val="00C06D0A"/>
    <w:rsid w:val="00C140C1"/>
    <w:rsid w:val="00C317B8"/>
    <w:rsid w:val="00C379D3"/>
    <w:rsid w:val="00C47FB0"/>
    <w:rsid w:val="00C5598A"/>
    <w:rsid w:val="00C64C3B"/>
    <w:rsid w:val="00C7187C"/>
    <w:rsid w:val="00C808DA"/>
    <w:rsid w:val="00C8238E"/>
    <w:rsid w:val="00C91C9C"/>
    <w:rsid w:val="00CA65B3"/>
    <w:rsid w:val="00CA6A5F"/>
    <w:rsid w:val="00CB1091"/>
    <w:rsid w:val="00CD40C6"/>
    <w:rsid w:val="00CF1A2A"/>
    <w:rsid w:val="00D10743"/>
    <w:rsid w:val="00D21355"/>
    <w:rsid w:val="00D273E5"/>
    <w:rsid w:val="00D61A04"/>
    <w:rsid w:val="00D63D93"/>
    <w:rsid w:val="00D72580"/>
    <w:rsid w:val="00D746ED"/>
    <w:rsid w:val="00D82DB8"/>
    <w:rsid w:val="00D86CB4"/>
    <w:rsid w:val="00D877FF"/>
    <w:rsid w:val="00D87FEE"/>
    <w:rsid w:val="00D94564"/>
    <w:rsid w:val="00D95E13"/>
    <w:rsid w:val="00DA6E49"/>
    <w:rsid w:val="00DB6D27"/>
    <w:rsid w:val="00DE27AA"/>
    <w:rsid w:val="00DE7802"/>
    <w:rsid w:val="00DF427E"/>
    <w:rsid w:val="00E00B1F"/>
    <w:rsid w:val="00E0731A"/>
    <w:rsid w:val="00E1605E"/>
    <w:rsid w:val="00E25F83"/>
    <w:rsid w:val="00E34C43"/>
    <w:rsid w:val="00E356F2"/>
    <w:rsid w:val="00E36CAE"/>
    <w:rsid w:val="00E370EE"/>
    <w:rsid w:val="00E42D82"/>
    <w:rsid w:val="00E463C9"/>
    <w:rsid w:val="00E54275"/>
    <w:rsid w:val="00E55918"/>
    <w:rsid w:val="00E87F9D"/>
    <w:rsid w:val="00EA786C"/>
    <w:rsid w:val="00EB3528"/>
    <w:rsid w:val="00EC2432"/>
    <w:rsid w:val="00EF7E65"/>
    <w:rsid w:val="00F4239B"/>
    <w:rsid w:val="00F45F95"/>
    <w:rsid w:val="00F464D4"/>
    <w:rsid w:val="00F47CA7"/>
    <w:rsid w:val="00F61BB8"/>
    <w:rsid w:val="00F65664"/>
    <w:rsid w:val="00F7035F"/>
    <w:rsid w:val="00F80EED"/>
    <w:rsid w:val="00F96B29"/>
    <w:rsid w:val="00FB0037"/>
    <w:rsid w:val="00FB0A0A"/>
    <w:rsid w:val="00FB1676"/>
    <w:rsid w:val="00FB297C"/>
    <w:rsid w:val="00FE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5B30"/>
  <w15:chartTrackingRefBased/>
  <w15:docId w15:val="{8C140D7E-3A74-FC46-BE34-B8390728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7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7AF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E7AF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E7AF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E7AF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E7AF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E7AF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E7AF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E7AF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E7AF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F7"/>
    <w:rPr>
      <w:rFonts w:eastAsiaTheme="majorEastAsia" w:cstheme="majorBidi"/>
      <w:color w:val="272727" w:themeColor="text1" w:themeTint="D8"/>
    </w:rPr>
  </w:style>
  <w:style w:type="paragraph" w:styleId="Title">
    <w:name w:val="Title"/>
    <w:basedOn w:val="Normal"/>
    <w:next w:val="Normal"/>
    <w:link w:val="TitleChar"/>
    <w:uiPriority w:val="10"/>
    <w:qFormat/>
    <w:rsid w:val="009E7A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7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7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F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E7AF7"/>
    <w:rPr>
      <w:i/>
      <w:iCs/>
      <w:color w:val="404040" w:themeColor="text1" w:themeTint="BF"/>
    </w:rPr>
  </w:style>
  <w:style w:type="paragraph" w:styleId="ListParagraph">
    <w:name w:val="List Paragraph"/>
    <w:basedOn w:val="Normal"/>
    <w:uiPriority w:val="34"/>
    <w:qFormat/>
    <w:rsid w:val="009E7AF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E7AF7"/>
    <w:rPr>
      <w:i/>
      <w:iCs/>
      <w:color w:val="0F4761" w:themeColor="accent1" w:themeShade="BF"/>
    </w:rPr>
  </w:style>
  <w:style w:type="paragraph" w:styleId="IntenseQuote">
    <w:name w:val="Intense Quote"/>
    <w:basedOn w:val="Normal"/>
    <w:next w:val="Normal"/>
    <w:link w:val="IntenseQuoteChar"/>
    <w:uiPriority w:val="30"/>
    <w:qFormat/>
    <w:rsid w:val="009E7AF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E7AF7"/>
    <w:rPr>
      <w:i/>
      <w:iCs/>
      <w:color w:val="0F4761" w:themeColor="accent1" w:themeShade="BF"/>
    </w:rPr>
  </w:style>
  <w:style w:type="character" w:styleId="IntenseReference">
    <w:name w:val="Intense Reference"/>
    <w:basedOn w:val="DefaultParagraphFont"/>
    <w:uiPriority w:val="32"/>
    <w:qFormat/>
    <w:rsid w:val="009E7AF7"/>
    <w:rPr>
      <w:b/>
      <w:bCs/>
      <w:smallCaps/>
      <w:color w:val="0F4761" w:themeColor="accent1" w:themeShade="BF"/>
      <w:spacing w:val="5"/>
    </w:rPr>
  </w:style>
  <w:style w:type="character" w:styleId="Emphasis">
    <w:name w:val="Emphasis"/>
    <w:basedOn w:val="DefaultParagraphFont"/>
    <w:uiPriority w:val="20"/>
    <w:qFormat/>
    <w:rsid w:val="00FB297C"/>
    <w:rPr>
      <w:i/>
      <w:iCs/>
    </w:rPr>
  </w:style>
  <w:style w:type="character" w:styleId="Hyperlink">
    <w:name w:val="Hyperlink"/>
    <w:basedOn w:val="DefaultParagraphFont"/>
    <w:uiPriority w:val="99"/>
    <w:unhideWhenUsed/>
    <w:rsid w:val="00FB297C"/>
    <w:rPr>
      <w:color w:val="467886" w:themeColor="hyperlink"/>
      <w:u w:val="single"/>
    </w:rPr>
  </w:style>
  <w:style w:type="character" w:styleId="CommentReference">
    <w:name w:val="annotation reference"/>
    <w:basedOn w:val="DefaultParagraphFont"/>
    <w:uiPriority w:val="99"/>
    <w:semiHidden/>
    <w:unhideWhenUsed/>
    <w:rsid w:val="00FB297C"/>
    <w:rPr>
      <w:sz w:val="16"/>
      <w:szCs w:val="16"/>
    </w:rPr>
  </w:style>
  <w:style w:type="paragraph" w:styleId="CommentText">
    <w:name w:val="annotation text"/>
    <w:basedOn w:val="Normal"/>
    <w:link w:val="CommentTextChar"/>
    <w:uiPriority w:val="99"/>
    <w:semiHidden/>
    <w:unhideWhenUsed/>
    <w:rsid w:val="00FB297C"/>
    <w:rPr>
      <w:sz w:val="20"/>
      <w:szCs w:val="20"/>
    </w:rPr>
  </w:style>
  <w:style w:type="character" w:customStyle="1" w:styleId="CommentTextChar">
    <w:name w:val="Comment Text Char"/>
    <w:basedOn w:val="DefaultParagraphFont"/>
    <w:link w:val="CommentText"/>
    <w:uiPriority w:val="99"/>
    <w:semiHidden/>
    <w:rsid w:val="00FB297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B297C"/>
    <w:rPr>
      <w:b/>
      <w:bCs/>
    </w:rPr>
  </w:style>
  <w:style w:type="character" w:customStyle="1" w:styleId="CommentSubjectChar">
    <w:name w:val="Comment Subject Char"/>
    <w:basedOn w:val="CommentTextChar"/>
    <w:link w:val="CommentSubject"/>
    <w:uiPriority w:val="99"/>
    <w:semiHidden/>
    <w:rsid w:val="00FB297C"/>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3A386B"/>
    <w:pPr>
      <w:spacing w:line="480" w:lineRule="auto"/>
      <w:ind w:left="720" w:hanging="720"/>
    </w:pPr>
  </w:style>
  <w:style w:type="paragraph" w:styleId="Revision">
    <w:name w:val="Revision"/>
    <w:hidden/>
    <w:uiPriority w:val="99"/>
    <w:semiHidden/>
    <w:rsid w:val="00BD2D0F"/>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65802">
      <w:bodyDiv w:val="1"/>
      <w:marLeft w:val="0"/>
      <w:marRight w:val="0"/>
      <w:marTop w:val="0"/>
      <w:marBottom w:val="0"/>
      <w:divBdr>
        <w:top w:val="none" w:sz="0" w:space="0" w:color="auto"/>
        <w:left w:val="none" w:sz="0" w:space="0" w:color="auto"/>
        <w:bottom w:val="none" w:sz="0" w:space="0" w:color="auto"/>
        <w:right w:val="none" w:sz="0" w:space="0" w:color="auto"/>
      </w:divBdr>
      <w:divsChild>
        <w:div w:id="1772511887">
          <w:marLeft w:val="0"/>
          <w:marRight w:val="0"/>
          <w:marTop w:val="0"/>
          <w:marBottom w:val="0"/>
          <w:divBdr>
            <w:top w:val="none" w:sz="0" w:space="0" w:color="auto"/>
            <w:left w:val="none" w:sz="0" w:space="0" w:color="auto"/>
            <w:bottom w:val="none" w:sz="0" w:space="0" w:color="auto"/>
            <w:right w:val="none" w:sz="0" w:space="0" w:color="auto"/>
          </w:divBdr>
        </w:div>
      </w:divsChild>
    </w:div>
    <w:div w:id="506751946">
      <w:bodyDiv w:val="1"/>
      <w:marLeft w:val="0"/>
      <w:marRight w:val="0"/>
      <w:marTop w:val="0"/>
      <w:marBottom w:val="0"/>
      <w:divBdr>
        <w:top w:val="none" w:sz="0" w:space="0" w:color="auto"/>
        <w:left w:val="none" w:sz="0" w:space="0" w:color="auto"/>
        <w:bottom w:val="none" w:sz="0" w:space="0" w:color="auto"/>
        <w:right w:val="none" w:sz="0" w:space="0" w:color="auto"/>
      </w:divBdr>
    </w:div>
    <w:div w:id="846552755">
      <w:bodyDiv w:val="1"/>
      <w:marLeft w:val="0"/>
      <w:marRight w:val="0"/>
      <w:marTop w:val="0"/>
      <w:marBottom w:val="0"/>
      <w:divBdr>
        <w:top w:val="none" w:sz="0" w:space="0" w:color="auto"/>
        <w:left w:val="none" w:sz="0" w:space="0" w:color="auto"/>
        <w:bottom w:val="none" w:sz="0" w:space="0" w:color="auto"/>
        <w:right w:val="none" w:sz="0" w:space="0" w:color="auto"/>
      </w:divBdr>
    </w:div>
    <w:div w:id="92114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microsoft.com/office/2011/relationships/commentsExtended" Target="commentsExtended.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microsoft.com/office/2011/relationships/people" Target="people.xml"/><Relationship Id="rId10" Type="http://schemas.openxmlformats.org/officeDocument/2006/relationships/hyperlink" Target="http://www.earthmicrobiome.org" TargetMode="External"/><Relationship Id="rId19" Type="http://schemas.openxmlformats.org/officeDocument/2006/relationships/image" Target="media/image9.em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2953B-1E86-5C4E-937E-A84053FEE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42</Pages>
  <Words>77292</Words>
  <Characters>440571</Characters>
  <Application>Microsoft Office Word</Application>
  <DocSecurity>0</DocSecurity>
  <Lines>3671</Lines>
  <Paragraphs>1033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17</cp:revision>
  <dcterms:created xsi:type="dcterms:W3CDTF">2025-04-07T16:37:00Z</dcterms:created>
  <dcterms:modified xsi:type="dcterms:W3CDTF">2025-05-27T19:56:00Z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id="yIOd51Pc"/&gt;&lt;style id="http://www.zotero.org/styles/apa" locale="en-US" hasBibliography="1" bibliographyStyleHasBeenSet="1"/&gt;&lt;prefs&gt;&lt;pref name="fieldType" value="Field"/&gt;&lt;/prefs&gt;&lt;/data&gt;</vt:lpwstr>
  </property>
</Properties>
</file>
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0B84B592"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001E00C2">
        <w:rPr>
          <w:vertAlign w:val="superscript"/>
        </w:rPr>
        <w:t>3</w:t>
      </w:r>
      <w:r w:rsidR="001E00C2" w:rsidRPr="00E410C3">
        <w:t>Department of Anthropology, Emory University, Atlanta, GA, United States,</w:t>
      </w:r>
      <w:r w:rsidR="001E00C2">
        <w:t xml:space="preserve"> </w:t>
      </w:r>
      <w:r w:rsidR="001E00C2">
        <w:rPr>
          <w:vertAlign w:val="superscript"/>
        </w:rPr>
        <w:t>4</w:t>
      </w:r>
      <w:r w:rsidRPr="00E410C3">
        <w:t>Department of Anthropology, Durham University, Durham, UK,</w:t>
      </w:r>
      <w:r w:rsidR="001E00C2">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w:t>
      </w:r>
      <w:commentRangeStart w:id="0"/>
      <w:r w:rsidR="00EF4F1B">
        <w:t xml:space="preserve">Growing interest </w:t>
      </w:r>
      <w:commentRangeEnd w:id="0"/>
      <w:r w:rsidR="004449D1">
        <w:rPr>
          <w:rStyle w:val="CommentReference"/>
        </w:rPr>
        <w:commentReference w:id="0"/>
      </w:r>
      <w:r w:rsidR="00EF4F1B">
        <w:t xml:space="preserve">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w:t>
      </w:r>
      <w:commentRangeStart w:id="1"/>
      <w:r w:rsidR="00016265">
        <w:t>disrupts microbiome-immune homeostasis</w:t>
      </w:r>
      <w:commentRangeEnd w:id="1"/>
      <w:r w:rsidR="004449D1">
        <w:rPr>
          <w:rStyle w:val="CommentReference"/>
        </w:rPr>
        <w:commentReference w:id="1"/>
      </w:r>
      <w:r w:rsidR="00016265">
        <w:t xml:space="preserve">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host-microbiome relationships, highlighting a potential pathway by which climate change </w:t>
      </w:r>
      <w:r w:rsidR="00BA541F">
        <w:t>could</w:t>
      </w:r>
      <w:r w:rsidR="00182528">
        <w:t xml:space="preserve"> impact endotherm species. </w:t>
      </w:r>
    </w:p>
    <w:p w14:paraId="79047814" w14:textId="77777777" w:rsidR="004449D1" w:rsidRDefault="004449D1"/>
    <w:p w14:paraId="676E34FF" w14:textId="77777777" w:rsidR="00347B4B" w:rsidRDefault="00347B4B" w:rsidP="00347B4B">
      <w:r>
        <w:t xml:space="preserve">Introduction: </w:t>
      </w:r>
    </w:p>
    <w:p w14:paraId="44AADB95" w14:textId="1F4B2C09" w:rsidR="00BD41DF" w:rsidRDefault="00BD41DF">
      <w:r>
        <w:t>Rising temperatures due to climate change are predicted to push species beyond their evolved thermal tolerance and challenge them to adapt to hotter climates</w:t>
      </w:r>
      <w:r w:rsidR="00985473">
        <w:t xml:space="preserve"> </w:t>
      </w:r>
      <w:r>
        <w:fldChar w:fldCharType="begin"/>
      </w:r>
      <w:r w:rsidR="004D067A">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4D067A" w:rsidRPr="004D067A">
        <w:t>(</w:t>
      </w:r>
      <w:r w:rsidR="004D067A" w:rsidRPr="004D067A">
        <w:rPr>
          <w:i/>
          <w:iCs/>
        </w:rPr>
        <w:t>1</w:t>
      </w:r>
      <w:r w:rsidR="004D067A" w:rsidRPr="004D067A">
        <w:t xml:space="preserve">, </w:t>
      </w:r>
      <w:r w:rsidR="004D067A" w:rsidRPr="004D067A">
        <w:rPr>
          <w:i/>
          <w:iCs/>
        </w:rPr>
        <w:t>2</w:t>
      </w:r>
      <w:r w:rsidR="004D067A" w:rsidRPr="004D067A">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4D067A">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4D067A" w:rsidRPr="004D067A">
        <w:t>(</w:t>
      </w:r>
      <w:r w:rsidR="004D067A" w:rsidRPr="004D067A">
        <w:rPr>
          <w:i/>
          <w:iCs/>
        </w:rPr>
        <w:t>3</w:t>
      </w:r>
      <w:r w:rsidR="004D067A" w:rsidRPr="004D067A">
        <w:t xml:space="preserve">, </w:t>
      </w:r>
      <w:r w:rsidR="004D067A" w:rsidRPr="004D067A">
        <w:rPr>
          <w:i/>
          <w:iCs/>
        </w:rPr>
        <w:t>4</w:t>
      </w:r>
      <w:r w:rsidR="004D067A" w:rsidRPr="004D067A">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4D067A">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4D067A" w:rsidRPr="004D067A">
        <w:t>(</w:t>
      </w:r>
      <w:r w:rsidR="004D067A" w:rsidRPr="004D067A">
        <w:rPr>
          <w:i/>
          <w:iCs/>
        </w:rPr>
        <w:t>4</w:t>
      </w:r>
      <w:r w:rsidR="004D067A" w:rsidRPr="004D067A">
        <w:t>–</w:t>
      </w:r>
      <w:r w:rsidR="004D067A" w:rsidRPr="004D067A">
        <w:rPr>
          <w:i/>
          <w:iCs/>
        </w:rPr>
        <w:t>6</w:t>
      </w:r>
      <w:r w:rsidR="004D067A" w:rsidRPr="004D067A">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4D067A">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4D067A" w:rsidRPr="004D067A">
        <w:t>(</w:t>
      </w:r>
      <w:r w:rsidR="004D067A" w:rsidRPr="004D067A">
        <w:rPr>
          <w:i/>
          <w:iCs/>
        </w:rPr>
        <w:t>7</w:t>
      </w:r>
      <w:r w:rsidR="004D067A" w:rsidRPr="004D067A">
        <w:t xml:space="preserve">, </w:t>
      </w:r>
      <w:r w:rsidR="004D067A" w:rsidRPr="004D067A">
        <w:rPr>
          <w:i/>
          <w:iCs/>
        </w:rPr>
        <w:t>8</w:t>
      </w:r>
      <w:r w:rsidR="004D067A" w:rsidRPr="004D067A">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4D067A">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4D067A" w:rsidRPr="004D067A">
        <w:t>(</w:t>
      </w:r>
      <w:r w:rsidR="004D067A" w:rsidRPr="004D067A">
        <w:rPr>
          <w:i/>
          <w:iCs/>
        </w:rPr>
        <w:t>9</w:t>
      </w:r>
      <w:r w:rsidR="004D067A" w:rsidRPr="004D067A">
        <w:t xml:space="preserve">, </w:t>
      </w:r>
      <w:r w:rsidR="004D067A" w:rsidRPr="004D067A">
        <w:rPr>
          <w:i/>
          <w:iCs/>
        </w:rPr>
        <w:t>10</w:t>
      </w:r>
      <w:r w:rsidR="004D067A" w:rsidRPr="004D067A">
        <w:t>)</w:t>
      </w:r>
      <w:r>
        <w:fldChar w:fldCharType="end"/>
      </w:r>
      <w:r>
        <w:t xml:space="preserve"> and could be important in facilitating adaptation to higher temperatures </w:t>
      </w:r>
      <w:r>
        <w:fldChar w:fldCharType="begin"/>
      </w:r>
      <w:r w:rsidR="004D067A">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4D067A" w:rsidRPr="004D067A">
        <w:t>(</w:t>
      </w:r>
      <w:r w:rsidR="004D067A" w:rsidRPr="004D067A">
        <w:rPr>
          <w:i/>
          <w:iCs/>
        </w:rPr>
        <w:t>11</w:t>
      </w:r>
      <w:r w:rsidR="004D067A" w:rsidRPr="004D067A">
        <w:t>–</w:t>
      </w:r>
      <w:r w:rsidR="004D067A" w:rsidRPr="004D067A">
        <w:rPr>
          <w:i/>
          <w:iCs/>
        </w:rPr>
        <w:t>13</w:t>
      </w:r>
      <w:r w:rsidR="004D067A" w:rsidRPr="004D067A">
        <w:t>)</w:t>
      </w:r>
      <w:r>
        <w:fldChar w:fldCharType="end"/>
      </w:r>
      <w:r>
        <w:t xml:space="preserve">. </w:t>
      </w:r>
      <w:commentRangeStart w:id="2"/>
      <w:r>
        <w:t xml:space="preserve">For example, experimental research has shown that heat stress can deplete microbiome communities and has been associated with negative phenotypic, survivorship, and fitness outcomes </w:t>
      </w:r>
      <w:r>
        <w:fldChar w:fldCharType="begin"/>
      </w:r>
      <w:r w:rsidR="004D067A">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4D067A" w:rsidRPr="004D067A">
        <w:t>(</w:t>
      </w:r>
      <w:r w:rsidR="004D067A" w:rsidRPr="004D067A">
        <w:rPr>
          <w:i/>
          <w:iCs/>
        </w:rPr>
        <w:t>14</w:t>
      </w:r>
      <w:r w:rsidR="004D067A" w:rsidRPr="004D067A">
        <w:t xml:space="preserve">, </w:t>
      </w:r>
      <w:r w:rsidR="004D067A" w:rsidRPr="004D067A">
        <w:rPr>
          <w:i/>
          <w:iCs/>
        </w:rPr>
        <w:t>15</w:t>
      </w:r>
      <w:r w:rsidR="004D067A" w:rsidRPr="004D067A">
        <w:t>)</w:t>
      </w:r>
      <w:r>
        <w:fldChar w:fldCharType="end"/>
      </w:r>
      <w:r>
        <w:t>.</w:t>
      </w:r>
      <w:commentRangeEnd w:id="2"/>
      <w:r w:rsidR="00CB27CC">
        <w:rPr>
          <w:rStyle w:val="CommentReference"/>
        </w:rPr>
        <w:commentReference w:id="2"/>
      </w:r>
    </w:p>
    <w:p w14:paraId="6817ABD6" w14:textId="3FA3ED59"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4D067A">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4D067A" w:rsidRPr="004D067A">
        <w:t>(</w:t>
      </w:r>
      <w:r w:rsidR="004D067A" w:rsidRPr="004D067A">
        <w:rPr>
          <w:i/>
          <w:iCs/>
        </w:rPr>
        <w:t>16</w:t>
      </w:r>
      <w:r w:rsidR="004D067A" w:rsidRPr="004D067A">
        <w:t>)</w:t>
      </w:r>
      <w:r>
        <w:fldChar w:fldCharType="end"/>
      </w:r>
      <w:r>
        <w:t>, making it an ideal system to explore how species may respond to rising temperatures</w:t>
      </w:r>
      <w:r w:rsidR="00EB3A97">
        <w:t>.</w:t>
      </w:r>
      <w:r w:rsidR="00EB3A97" w:rsidRPr="00EB3A97">
        <w:t xml:space="preserve"> </w:t>
      </w:r>
      <w:commentRangeStart w:id="3"/>
      <w:r w:rsidR="00EB3A97">
        <w:t xml:space="preserve">High temperatures have been shown to alter community composition </w:t>
      </w:r>
      <w:r w:rsidR="00EB3A97">
        <w:fldChar w:fldCharType="begin"/>
      </w:r>
      <w:r w:rsidR="004D067A">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4D067A" w:rsidRPr="004D067A">
        <w:t>(</w:t>
      </w:r>
      <w:r w:rsidR="004D067A" w:rsidRPr="004D067A">
        <w:rPr>
          <w:i/>
          <w:iCs/>
        </w:rPr>
        <w:t>17</w:t>
      </w:r>
      <w:r w:rsidR="004D067A" w:rsidRPr="004D067A">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4D067A">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4D067A" w:rsidRPr="004D067A">
        <w:t>(</w:t>
      </w:r>
      <w:r w:rsidR="004D067A" w:rsidRPr="004D067A">
        <w:rPr>
          <w:i/>
          <w:iCs/>
        </w:rPr>
        <w:t>18</w:t>
      </w:r>
      <w:r w:rsidR="004D067A" w:rsidRPr="004D067A">
        <w:t>–</w:t>
      </w:r>
      <w:r w:rsidR="004D067A" w:rsidRPr="004D067A">
        <w:rPr>
          <w:i/>
          <w:iCs/>
        </w:rPr>
        <w:t>21</w:t>
      </w:r>
      <w:r w:rsidR="004D067A" w:rsidRPr="004D067A">
        <w:t>)</w:t>
      </w:r>
      <w:r w:rsidR="00EB3A97">
        <w:fldChar w:fldCharType="end"/>
      </w:r>
      <w:r w:rsidR="00925668">
        <w:t xml:space="preserve">. </w:t>
      </w:r>
      <w:commentRangeEnd w:id="3"/>
      <w:r w:rsidR="00CB27CC">
        <w:rPr>
          <w:rStyle w:val="CommentReference"/>
        </w:rPr>
        <w:commentReference w:id="3"/>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F13D2A">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4D067A" w:rsidRPr="004D067A">
        <w:t>(</w:t>
      </w:r>
      <w:r w:rsidR="004D067A" w:rsidRPr="004D067A">
        <w:rPr>
          <w:i/>
          <w:iCs/>
        </w:rPr>
        <w:t>22</w:t>
      </w:r>
      <w:r w:rsidR="004D067A" w:rsidRPr="004D067A">
        <w:t xml:space="preserve">, </w:t>
      </w:r>
      <w:r w:rsidR="004D067A" w:rsidRPr="004D067A">
        <w:rPr>
          <w:i/>
          <w:iCs/>
        </w:rPr>
        <w:t>23</w:t>
      </w:r>
      <w:r w:rsidR="004D067A" w:rsidRPr="004D067A">
        <w:t>)</w:t>
      </w:r>
      <w:r w:rsidR="007B7C43">
        <w:fldChar w:fldCharType="end"/>
      </w:r>
      <w:r w:rsidR="007B7C43">
        <w:t xml:space="preserve">, compromise the epithelial barrier </w:t>
      </w:r>
      <w:r w:rsidR="007B7C43">
        <w:fldChar w:fldCharType="begin"/>
      </w:r>
      <w:r w:rsidR="004D067A">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4D067A">
        <w:rPr>
          <w:rFonts w:ascii="Cambria Math" w:hAnsi="Cambria Math" w:cs="Cambria Math"/>
        </w:rPr>
        <w:instrText>∼</w:instrText>
      </w:r>
      <w:r w:rsidR="004D067A">
        <w:instrText xml:space="preserve">37°C or heated over 90 min to a core body temperature of </w:instrText>
      </w:r>
      <w:r w:rsidR="004D067A">
        <w:rPr>
          <w:rFonts w:ascii="Cambria Math" w:hAnsi="Cambria Math" w:cs="Cambria Math"/>
        </w:rPr>
        <w:instrText>∼</w:instrText>
      </w:r>
      <w:r w:rsidR="004D067A">
        <w:instrText xml:space="preserve">41, </w:instrText>
      </w:r>
      <w:r w:rsidR="004D067A">
        <w:rPr>
          <w:rFonts w:ascii="Cambria Math" w:hAnsi="Cambria Math" w:cs="Cambria Math"/>
        </w:rPr>
        <w:instrText>∼</w:instrText>
      </w:r>
      <w:r w:rsidR="004D067A">
        <w:instrText xml:space="preserve">41.5, or </w:instrText>
      </w:r>
      <w:r w:rsidR="004D067A">
        <w:rPr>
          <w:rFonts w:ascii="Cambria Math" w:hAnsi="Cambria Math" w:cs="Cambria Math"/>
        </w:rPr>
        <w:instrText>∼</w:instrText>
      </w:r>
      <w:r w:rsidR="004D067A">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4D067A" w:rsidRPr="004D067A">
        <w:t>(</w:t>
      </w:r>
      <w:r w:rsidR="004D067A" w:rsidRPr="004D067A">
        <w:rPr>
          <w:i/>
          <w:iCs/>
        </w:rPr>
        <w:t>24</w:t>
      </w:r>
      <w:r w:rsidR="004D067A" w:rsidRPr="004D067A">
        <w:t>)</w:t>
      </w:r>
      <w:r w:rsidR="007B7C43">
        <w:fldChar w:fldCharType="end"/>
      </w:r>
      <w:r w:rsidR="007B7C43">
        <w:t xml:space="preserve">, and trigger immune activation </w:t>
      </w:r>
      <w:r w:rsidR="007B7C43">
        <w:fldChar w:fldCharType="begin"/>
      </w:r>
      <w:r w:rsidR="004D067A">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4D067A" w:rsidRPr="004D067A">
        <w:t>(</w:t>
      </w:r>
      <w:r w:rsidR="004D067A" w:rsidRPr="004D067A">
        <w:rPr>
          <w:i/>
          <w:iCs/>
        </w:rPr>
        <w:t>25</w:t>
      </w:r>
      <w:r w:rsidR="004D067A" w:rsidRPr="004D067A">
        <w:t>)</w:t>
      </w:r>
      <w:r w:rsidR="007B7C43">
        <w:fldChar w:fldCharType="end"/>
      </w:r>
      <w:r w:rsidR="007B7C43">
        <w:t xml:space="preserve">. Gut microbes typically help maintain redox balance </w:t>
      </w:r>
      <w:r w:rsidR="007B7C43">
        <w:fldChar w:fldCharType="begin"/>
      </w:r>
      <w:r w:rsidR="004D067A">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4D067A">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4D067A" w:rsidRPr="004D067A">
        <w:t>(</w:t>
      </w:r>
      <w:r w:rsidR="004D067A" w:rsidRPr="004D067A">
        <w:rPr>
          <w:i/>
          <w:iCs/>
        </w:rPr>
        <w:t>29</w:t>
      </w:r>
      <w:r w:rsidR="004D067A" w:rsidRPr="004D067A">
        <w:t xml:space="preserve">, </w:t>
      </w:r>
      <w:r w:rsidR="004D067A" w:rsidRPr="004D067A">
        <w:rPr>
          <w:i/>
          <w:iCs/>
        </w:rPr>
        <w:t>30</w:t>
      </w:r>
      <w:r w:rsidR="004D067A" w:rsidRPr="004D067A">
        <w:t>)</w:t>
      </w:r>
      <w:r w:rsidR="007B7C43">
        <w:fldChar w:fldCharType="end"/>
      </w:r>
      <w:r w:rsidR="007B7C43">
        <w:t xml:space="preserve"> and increased epithelial damage </w:t>
      </w:r>
      <w:r w:rsidR="007B7C43">
        <w:fldChar w:fldCharType="begin"/>
      </w:r>
      <w:r w:rsidR="004D067A">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4D067A" w:rsidRPr="004D067A">
        <w:t>(</w:t>
      </w:r>
      <w:r w:rsidR="004D067A" w:rsidRPr="004D067A">
        <w:rPr>
          <w:i/>
          <w:iCs/>
        </w:rPr>
        <w:t>31</w:t>
      </w:r>
      <w:r w:rsidR="004D067A" w:rsidRPr="004D067A">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rsidR="007B7C43">
        <w:t>Bacteroidota</w:t>
      </w:r>
      <w:proofErr w:type="spellEnd"/>
      <w:r w:rsidR="007B7C43">
        <w:t xml:space="preserve"> </w:t>
      </w:r>
      <w:r w:rsidR="007B7C43">
        <w:fldChar w:fldCharType="begin"/>
      </w:r>
      <w:r w:rsidR="004D067A">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4D067A" w:rsidRPr="004D067A">
        <w:t>(</w:t>
      </w:r>
      <w:r w:rsidR="004D067A" w:rsidRPr="004D067A">
        <w:rPr>
          <w:i/>
          <w:iCs/>
        </w:rPr>
        <w:t>21</w:t>
      </w:r>
      <w:r w:rsidR="004D067A" w:rsidRPr="004D067A">
        <w:t xml:space="preserve">, </w:t>
      </w:r>
      <w:r w:rsidR="004D067A" w:rsidRPr="004D067A">
        <w:rPr>
          <w:i/>
          <w:iCs/>
        </w:rPr>
        <w:t>32</w:t>
      </w:r>
      <w:r w:rsidR="004D067A" w:rsidRPr="004D067A">
        <w:t xml:space="preserve">, </w:t>
      </w:r>
      <w:r w:rsidR="004D067A" w:rsidRPr="004D067A">
        <w:rPr>
          <w:i/>
          <w:iCs/>
        </w:rPr>
        <w:t>33</w:t>
      </w:r>
      <w:r w:rsidR="004D067A" w:rsidRPr="004D067A">
        <w:t>)</w:t>
      </w:r>
      <w:r w:rsidR="007B7C43">
        <w:fldChar w:fldCharType="end"/>
      </w:r>
      <w:r w:rsidR="007B7C43">
        <w:t xml:space="preserve">, phyla composed primarily of obligate anaerobes lacking robust ROS defenses </w:t>
      </w:r>
      <w:r w:rsidR="007B7C43">
        <w:fldChar w:fldCharType="begin"/>
      </w:r>
      <w:r w:rsidR="004D067A">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rsidR="007B7C43">
        <w:fldChar w:fldCharType="end"/>
      </w:r>
      <w:r w:rsidR="007B7C43">
        <w:t xml:space="preserve">, and increases in Proteobacteria </w:t>
      </w:r>
      <w:r w:rsidR="007B7C43">
        <w:fldChar w:fldCharType="begin"/>
      </w:r>
      <w:r w:rsidR="004D067A">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4D067A" w:rsidRPr="004D067A">
        <w:t>(</w:t>
      </w:r>
      <w:r w:rsidR="004D067A" w:rsidRPr="004D067A">
        <w:rPr>
          <w:i/>
          <w:iCs/>
        </w:rPr>
        <w:t>17</w:t>
      </w:r>
      <w:r w:rsidR="004D067A" w:rsidRPr="004D067A">
        <w:t>)</w:t>
      </w:r>
      <w:r w:rsidR="007B7C43">
        <w:fldChar w:fldCharType="end"/>
      </w:r>
      <w:r w:rsidR="007B7C43">
        <w:t xml:space="preserve">, a phylum dominated by facultative anaerobes that thrive in higher-oxygen conditions </w:t>
      </w:r>
      <w:r w:rsidR="007B7C43">
        <w:fldChar w:fldCharType="begin"/>
      </w:r>
      <w:r w:rsidR="004D067A">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rsidR="007B7C43">
        <w:fldChar w:fldCharType="end"/>
      </w:r>
      <w:r w:rsidR="007B7C43">
        <w:t xml:space="preserve">. </w:t>
      </w:r>
    </w:p>
    <w:p w14:paraId="0379DA0D" w14:textId="13D4DDDF"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F13D2A">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fldChar w:fldCharType="end"/>
      </w:r>
      <w:r>
        <w:t xml:space="preserve">, which support anti-inflammatory mechanisms that promote immune tolerance of the microbiome </w:t>
      </w:r>
      <w:r>
        <w:fldChar w:fldCharType="begin"/>
      </w:r>
      <w:r w:rsidR="004D067A">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4D067A" w:rsidRPr="004D067A">
        <w:t>(</w:t>
      </w:r>
      <w:r w:rsidR="004D067A" w:rsidRPr="004D067A">
        <w:rPr>
          <w:i/>
          <w:iCs/>
        </w:rPr>
        <w:t>41</w:t>
      </w:r>
      <w:r w:rsidR="004D067A" w:rsidRPr="004D067A">
        <w:t>–</w:t>
      </w:r>
      <w:r w:rsidR="004D067A" w:rsidRPr="004D067A">
        <w:rPr>
          <w:i/>
          <w:iCs/>
        </w:rPr>
        <w:t>44</w:t>
      </w:r>
      <w:r w:rsidR="004D067A" w:rsidRPr="004D067A">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4D067A">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4D067A" w:rsidRPr="004D067A">
        <w:t>(</w:t>
      </w:r>
      <w:r w:rsidR="004D067A" w:rsidRPr="004D067A">
        <w:rPr>
          <w:i/>
          <w:iCs/>
        </w:rPr>
        <w:t>20</w:t>
      </w:r>
      <w:r w:rsidR="004D067A" w:rsidRPr="004D067A">
        <w:t>)</w:t>
      </w:r>
      <w:r w:rsidR="002C3D10">
        <w:fldChar w:fldCharType="end"/>
      </w:r>
      <w:r w:rsidR="006E4C8C">
        <w:t xml:space="preserve"> changes in the levels of circulating cytokines, and altered gut microbiome composition </w:t>
      </w:r>
      <w:r w:rsidR="006E4C8C">
        <w:fldChar w:fldCharType="begin"/>
      </w:r>
      <w:r w:rsidR="004D067A">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4D067A" w:rsidRPr="004D067A">
        <w:t>(</w:t>
      </w:r>
      <w:r w:rsidR="004D067A" w:rsidRPr="004D067A">
        <w:rPr>
          <w:i/>
          <w:iCs/>
        </w:rPr>
        <w:t>18</w:t>
      </w:r>
      <w:r w:rsidR="004D067A" w:rsidRPr="004D067A">
        <w:t xml:space="preserve">, </w:t>
      </w:r>
      <w:r w:rsidR="004D067A" w:rsidRPr="004D067A">
        <w:rPr>
          <w:i/>
          <w:iCs/>
        </w:rPr>
        <w:t>45</w:t>
      </w:r>
      <w:r w:rsidR="004D067A" w:rsidRPr="004D067A">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4892822B" w:rsidR="009846FE" w:rsidRDefault="009846FE" w:rsidP="000F74F2">
      <w:pPr>
        <w:ind w:firstLine="720"/>
      </w:pPr>
      <w:r>
        <w:t>These dynamics are likely to play an essential role in shaping animal responses to changing climates.</w:t>
      </w:r>
      <w:r w:rsidRPr="009846FE">
        <w:t xml:space="preserve"> </w:t>
      </w:r>
      <w:commentRangeStart w:id="4"/>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w:t>
      </w:r>
      <w:commentRangeEnd w:id="4"/>
      <w:r w:rsidR="008751B9">
        <w:rPr>
          <w:rStyle w:val="CommentReference"/>
        </w:rPr>
        <w:commentReference w:id="4"/>
      </w:r>
      <w:r w:rsidR="000F74F2">
        <w:t xml:space="preserve">[e.g., ~8-10 hours of exposure to temperatures ~32-34 </w:t>
      </w:r>
      <w:r w:rsidR="000F74F2" w:rsidRPr="000F74F2">
        <w:t>C</w:t>
      </w:r>
      <w:r w:rsidR="000F74F2">
        <w:t xml:space="preserve">, </w:t>
      </w:r>
      <w:r w:rsidR="000F74F2">
        <w:fldChar w:fldCharType="begin"/>
      </w:r>
      <w:r w:rsidR="00F13D2A">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4D067A" w:rsidRPr="004D067A">
        <w:t>(</w:t>
      </w:r>
      <w:r w:rsidR="004D067A" w:rsidRPr="004D067A">
        <w:rPr>
          <w:i/>
          <w:iCs/>
        </w:rPr>
        <w:t>46</w:t>
      </w:r>
      <w:r w:rsidR="004D067A" w:rsidRPr="004D067A">
        <w:t xml:space="preserve">, </w:t>
      </w:r>
      <w:r w:rsidR="004D067A" w:rsidRPr="004D067A">
        <w:rPr>
          <w:i/>
          <w:iCs/>
        </w:rPr>
        <w:t>47</w:t>
      </w:r>
      <w:r w:rsidR="004D067A" w:rsidRPr="004D067A">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4D067A">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4D067A" w:rsidRPr="004D067A">
        <w:t>(</w:t>
      </w:r>
      <w:r w:rsidR="004D067A" w:rsidRPr="004D067A">
        <w:rPr>
          <w:i/>
          <w:iCs/>
        </w:rPr>
        <w:t>19</w:t>
      </w:r>
      <w:r w:rsidR="004D067A" w:rsidRPr="004D067A">
        <w:t xml:space="preserve">, </w:t>
      </w:r>
      <w:r w:rsidR="004D067A" w:rsidRPr="004D067A">
        <w:rPr>
          <w:i/>
          <w:iCs/>
        </w:rPr>
        <w:t>48</w:t>
      </w:r>
      <w:r w:rsidR="004D067A" w:rsidRPr="004D067A">
        <w:t>)</w:t>
      </w:r>
      <w:r>
        <w:fldChar w:fldCharType="end"/>
      </w:r>
      <w:r>
        <w:t xml:space="preserve">, fish </w:t>
      </w:r>
      <w:r>
        <w:fldChar w:fldCharType="begin"/>
      </w:r>
      <w:r w:rsidR="004D067A">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4D067A" w:rsidRPr="004D067A">
        <w:t>(</w:t>
      </w:r>
      <w:r w:rsidR="004D067A" w:rsidRPr="004D067A">
        <w:rPr>
          <w:i/>
          <w:iCs/>
        </w:rPr>
        <w:t>29</w:t>
      </w:r>
      <w:r w:rsidR="004D067A" w:rsidRPr="004D067A">
        <w:t>)</w:t>
      </w:r>
      <w:r>
        <w:fldChar w:fldCharType="end"/>
      </w:r>
      <w:r>
        <w:t xml:space="preserve">, reptiles </w:t>
      </w:r>
      <w:r>
        <w:fldChar w:fldCharType="begin"/>
      </w:r>
      <w:r w:rsidR="004D067A">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xml:space="preserve">] or on livestock [e.g., pigs </w:t>
      </w:r>
      <w:r>
        <w:fldChar w:fldCharType="begin"/>
      </w:r>
      <w:r w:rsidR="004D067A">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4D067A" w:rsidRPr="004D067A">
        <w:t>(</w:t>
      </w:r>
      <w:r w:rsidR="004D067A" w:rsidRPr="004D067A">
        <w:rPr>
          <w:i/>
          <w:iCs/>
        </w:rPr>
        <w:t>31</w:t>
      </w:r>
      <w:r w:rsidR="004D067A" w:rsidRPr="004D067A">
        <w:t>)</w:t>
      </w:r>
      <w:r>
        <w:fldChar w:fldCharType="end"/>
      </w:r>
      <w:r>
        <w:t xml:space="preserve">, cows </w:t>
      </w:r>
      <w:r>
        <w:fldChar w:fldCharType="begin"/>
      </w:r>
      <w:r w:rsidR="004D067A">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4D067A" w:rsidRPr="004D067A">
        <w:t>(</w:t>
      </w:r>
      <w:r w:rsidR="004D067A" w:rsidRPr="004D067A">
        <w:rPr>
          <w:i/>
          <w:iCs/>
        </w:rPr>
        <w:t>18</w:t>
      </w:r>
      <w:r w:rsidR="004D067A" w:rsidRPr="004D067A">
        <w:t xml:space="preserve">, </w:t>
      </w:r>
      <w:r w:rsidR="004D067A" w:rsidRPr="004D067A">
        <w:rPr>
          <w:i/>
          <w:iCs/>
        </w:rPr>
        <w:t>20</w:t>
      </w:r>
      <w:r w:rsidR="004D067A" w:rsidRPr="004D067A">
        <w:t xml:space="preserve">, </w:t>
      </w:r>
      <w:r w:rsidR="004D067A" w:rsidRPr="004D067A">
        <w:rPr>
          <w:i/>
          <w:iCs/>
        </w:rPr>
        <w:t>45</w:t>
      </w:r>
      <w:r w:rsidR="004D067A" w:rsidRPr="004D067A">
        <w:t>)</w:t>
      </w:r>
      <w:r>
        <w:fldChar w:fldCharType="end"/>
      </w:r>
      <w:r>
        <w:t xml:space="preserve">, poultry </w:t>
      </w:r>
      <w:r>
        <w:fldChar w:fldCharType="begin"/>
      </w:r>
      <w:r w:rsidR="004D067A">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4D067A" w:rsidRPr="004D067A">
        <w:t>(</w:t>
      </w:r>
      <w:r w:rsidR="004D067A" w:rsidRPr="004D067A">
        <w:rPr>
          <w:i/>
          <w:iCs/>
        </w:rPr>
        <w:t>30</w:t>
      </w:r>
      <w:r w:rsidR="004D067A" w:rsidRPr="004D067A">
        <w:t xml:space="preserve">, </w:t>
      </w:r>
      <w:r w:rsidR="004D067A" w:rsidRPr="004D067A">
        <w:rPr>
          <w:i/>
          <w:iCs/>
        </w:rPr>
        <w:t>50</w:t>
      </w:r>
      <w:r w:rsidR="004D067A" w:rsidRPr="004D067A">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4D067A">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51</w:t>
      </w:r>
      <w:r w:rsidR="004D067A" w:rsidRPr="004D067A">
        <w:t xml:space="preserve">, </w:t>
      </w:r>
      <w:r w:rsidR="004D067A" w:rsidRPr="004D067A">
        <w:rPr>
          <w:i/>
          <w:iCs/>
        </w:rPr>
        <w:t>52</w:t>
      </w:r>
      <w:r w:rsidR="004D067A" w:rsidRPr="004D067A">
        <w:t>)</w:t>
      </w:r>
      <w:r>
        <w:fldChar w:fldCharType="end"/>
      </w:r>
      <w:r>
        <w:t xml:space="preserve">, habitat disturbance </w:t>
      </w:r>
      <w:r>
        <w:fldChar w:fldCharType="begin"/>
      </w:r>
      <w:r w:rsidR="004D067A">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4D067A" w:rsidRPr="004D067A">
        <w:t>(</w:t>
      </w:r>
      <w:r w:rsidR="004D067A" w:rsidRPr="004D067A">
        <w:rPr>
          <w:i/>
          <w:iCs/>
        </w:rPr>
        <w:t>53</w:t>
      </w:r>
      <w:r w:rsidR="004D067A" w:rsidRPr="004D067A">
        <w:t xml:space="preserve">, </w:t>
      </w:r>
      <w:r w:rsidR="004D067A" w:rsidRPr="004D067A">
        <w:rPr>
          <w:i/>
          <w:iCs/>
        </w:rPr>
        <w:t>54</w:t>
      </w:r>
      <w:r w:rsidR="004D067A" w:rsidRPr="004D067A">
        <w:t>)</w:t>
      </w:r>
      <w:r>
        <w:fldChar w:fldCharType="end"/>
      </w:r>
      <w:r>
        <w:t xml:space="preserve">, and local ecological conditions </w:t>
      </w:r>
      <w:r>
        <w:fldChar w:fldCharType="begin"/>
      </w:r>
      <w:r w:rsidR="004D067A">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4D067A" w:rsidRPr="004D067A">
        <w:t>(</w:t>
      </w:r>
      <w:r w:rsidR="004D067A" w:rsidRPr="004D067A">
        <w:rPr>
          <w:i/>
          <w:iCs/>
        </w:rPr>
        <w:t>55</w:t>
      </w:r>
      <w:r w:rsidR="004D067A" w:rsidRPr="004D067A">
        <w:t xml:space="preserve">, </w:t>
      </w:r>
      <w:r w:rsidR="004D067A" w:rsidRPr="004D067A">
        <w:rPr>
          <w:i/>
          <w:iCs/>
        </w:rPr>
        <w:t>56</w:t>
      </w:r>
      <w:r w:rsidR="004D067A" w:rsidRPr="004D067A">
        <w:t>)</w:t>
      </w:r>
      <w:r>
        <w:fldChar w:fldCharType="end"/>
      </w:r>
      <w:r>
        <w:t>— relate to the gut microbiome, with findings often attributed to differences in host diet. However, no study has directly assessed the influence of temperature on the gut microbiome of a wild primate.</w:t>
      </w:r>
    </w:p>
    <w:p w14:paraId="03544BD4" w14:textId="5506C70F"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4D067A">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4D067A" w:rsidRPr="004D067A">
        <w:t>(</w:t>
      </w:r>
      <w:r w:rsidR="004D067A" w:rsidRPr="004D067A">
        <w:rPr>
          <w:i/>
          <w:iCs/>
        </w:rPr>
        <w:t>57</w:t>
      </w:r>
      <w:r w:rsidR="004D067A" w:rsidRPr="004D067A">
        <w:t>)</w:t>
      </w:r>
      <w:r>
        <w:fldChar w:fldCharType="end"/>
      </w:r>
      <w:r>
        <w:t xml:space="preserve">. Macrophages play a central role in host containment of the gut microbiome </w:t>
      </w:r>
      <w:r>
        <w:fldChar w:fldCharType="begin"/>
      </w:r>
      <w:r w:rsidR="004D067A">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4D067A" w:rsidRPr="004D067A">
        <w:t>(</w:t>
      </w:r>
      <w:r w:rsidR="004D067A" w:rsidRPr="004D067A">
        <w:rPr>
          <w:i/>
          <w:iCs/>
        </w:rPr>
        <w:t>58</w:t>
      </w:r>
      <w:r w:rsidR="004D067A" w:rsidRPr="004D067A">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4D067A">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4D067A" w:rsidRPr="004D067A">
        <w:t>(</w:t>
      </w:r>
      <w:r w:rsidR="004D067A" w:rsidRPr="004D067A">
        <w:rPr>
          <w:i/>
          <w:iCs/>
        </w:rPr>
        <w:t>41</w:t>
      </w:r>
      <w:r w:rsidR="004D067A" w:rsidRPr="004D067A">
        <w:t xml:space="preserve">, </w:t>
      </w:r>
      <w:r w:rsidR="004D067A" w:rsidRPr="004D067A">
        <w:rPr>
          <w:i/>
          <w:iCs/>
        </w:rPr>
        <w:t>59</w:t>
      </w:r>
      <w:r w:rsidR="004D067A" w:rsidRPr="004D067A">
        <w:t>)</w:t>
      </w:r>
      <w:r>
        <w:fldChar w:fldCharType="end"/>
      </w:r>
      <w:r>
        <w:t>. Therefore, neopterin is a valuable tool for examining microbiome-immune homeostasis.</w:t>
      </w:r>
    </w:p>
    <w:p w14:paraId="0C8EDE3A" w14:textId="2208A302" w:rsidR="009846FE" w:rsidRDefault="009846FE" w:rsidP="009846FE">
      <w:pPr>
        <w:ind w:firstLine="720"/>
      </w:pPr>
      <w:r>
        <w:t xml:space="preserve">We analyzed 11 months of paired fecal and urine samples from 36 individually identified white-faced capuchin monkeys living in tropical dry forest fragments in </w:t>
      </w:r>
      <w:ins w:id="5" w:author="Beehner, Jacinta" w:date="2025-07-16T13:03:00Z" w16du:dateUtc="2025-07-16T17:03:00Z">
        <w:r w:rsidR="008751B9">
          <w:t>n</w:t>
        </w:r>
      </w:ins>
      <w:del w:id="6" w:author="Beehner, Jacinta" w:date="2025-07-16T13:03:00Z" w16du:dateUtc="2025-07-16T17:03:00Z">
        <w:r w:rsidDel="008751B9">
          <w:delText>N</w:delText>
        </w:r>
      </w:del>
      <w:r>
        <w:t xml:space="preserve">orthwestern Costa Rica. Tropical dry forests are highly seasonal and experience greater annual temperature variation than other tropical environments </w:t>
      </w:r>
      <w:r>
        <w:fldChar w:fldCharType="begin"/>
      </w:r>
      <w:r w:rsidR="004D067A">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4D067A" w:rsidRPr="004D067A">
        <w:t>(</w:t>
      </w:r>
      <w:r w:rsidR="004D067A" w:rsidRPr="004D067A">
        <w:rPr>
          <w:i/>
          <w:iCs/>
        </w:rPr>
        <w:t>60</w:t>
      </w:r>
      <w:r w:rsidR="004D067A" w:rsidRPr="004D067A">
        <w:t>)</w:t>
      </w:r>
      <w:r>
        <w:fldChar w:fldCharType="end"/>
      </w:r>
      <w:r>
        <w:t xml:space="preserve"> making them an ideal system for studying the effects of heat stress. Further, season is reliably measured by rain</w:t>
      </w:r>
      <w:r w:rsidR="002C3D10">
        <w:t xml:space="preserve"> </w:t>
      </w:r>
      <w:r w:rsidR="002C3D10">
        <w:fldChar w:fldCharType="begin"/>
      </w:r>
      <w:r w:rsidR="004D067A">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4D067A" w:rsidRPr="004D067A">
        <w:t>(</w:t>
      </w:r>
      <w:r w:rsidR="004D067A" w:rsidRPr="004D067A">
        <w:rPr>
          <w:i/>
          <w:iCs/>
        </w:rPr>
        <w:t>61</w:t>
      </w:r>
      <w:r w:rsidR="004D067A" w:rsidRPr="004D067A">
        <w:t>)</w:t>
      </w:r>
      <w:r w:rsidR="002C3D10">
        <w:fldChar w:fldCharType="end"/>
      </w:r>
      <w:r>
        <w:t xml:space="preserve">, making it possible to control for seasonal ecological changes and better isolate the effects of temperature. </w:t>
      </w:r>
      <w:r w:rsidRPr="007D7046">
        <w:t>We</w:t>
      </w:r>
      <w:r>
        <w:t xml:space="preserve"> characterized microbiome composition using </w:t>
      </w:r>
      <w:commentRangeStart w:id="7"/>
      <w:r>
        <w:t>16S rRNA</w:t>
      </w:r>
      <w:commentRangeEnd w:id="7"/>
      <w:r w:rsidR="00673BCB">
        <w:rPr>
          <w:rStyle w:val="CommentReference"/>
        </w:rPr>
        <w:commentReference w:id="7"/>
      </w:r>
      <w:r>
        <w:t xml:space="preserve"> gene amplicon sequencing (n = 277), and we characterized microbiome functional capacity using shotgun metagenomic sequencing (n = 71). </w:t>
      </w:r>
      <w:bookmarkStart w:id="8"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w:t>
      </w:r>
      <w:commentRangeStart w:id="9"/>
      <w:r>
        <w:t xml:space="preserve">These findings provide key insight into how rising temperatures due to climate change may affect wild </w:t>
      </w:r>
      <w:r w:rsidR="005E543B">
        <w:t>animals</w:t>
      </w:r>
      <w:r>
        <w:t xml:space="preserve"> via </w:t>
      </w:r>
      <w:commentRangeStart w:id="10"/>
      <w:r>
        <w:t>microbiome-mediated mechanisms</w:t>
      </w:r>
      <w:bookmarkEnd w:id="8"/>
      <w:commentRangeEnd w:id="10"/>
      <w:r w:rsidR="007A7BA9">
        <w:rPr>
          <w:rStyle w:val="CommentReference"/>
        </w:rPr>
        <w:commentReference w:id="10"/>
      </w:r>
      <w:r>
        <w:t>.</w:t>
      </w:r>
      <w:commentRangeEnd w:id="9"/>
      <w:r w:rsidR="008751B9">
        <w:rPr>
          <w:rStyle w:val="CommentReference"/>
        </w:rPr>
        <w:commentReference w:id="9"/>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 xml:space="preserve">Temperature </w:t>
      </w:r>
      <w:commentRangeStart w:id="11"/>
      <w:r>
        <w:rPr>
          <w:u w:val="single"/>
        </w:rPr>
        <w:t>affects</w:t>
      </w:r>
      <w:commentRangeEnd w:id="11"/>
      <w:r w:rsidR="007A7BA9">
        <w:rPr>
          <w:rStyle w:val="CommentReference"/>
        </w:rPr>
        <w:commentReference w:id="11"/>
      </w:r>
      <w:r>
        <w:rPr>
          <w:u w:val="single"/>
        </w:rPr>
        <w:t xml:space="preserve">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0D032D27"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including temperature provided the best fit (controlling for model complexity) across all community-level indices, accounting for 100% of the model weight for every </w:t>
      </w:r>
      <w:commentRangeStart w:id="12"/>
      <w:r>
        <w:t xml:space="preserve">principal component axis </w:t>
      </w:r>
      <w:commentRangeEnd w:id="12"/>
      <w:r w:rsidR="00671A14">
        <w:rPr>
          <w:rStyle w:val="CommentReference"/>
        </w:rPr>
        <w:commentReference w:id="12"/>
      </w:r>
      <w:r>
        <w:t>and alpha diversity metric (Fig. 1B). The strong relationship between temperature and principal coordinate axes 1–3 suggests that temperature drives shifts in taxonomic composition that are substantial enough to affect community-level beta diversity. Both alpha diversity indices show</w:t>
      </w:r>
      <w:ins w:id="13" w:author="Beehner, Jacinta" w:date="2025-07-16T13:08:00Z" w16du:dateUtc="2025-07-16T17:08:00Z">
        <w:r w:rsidR="008751B9">
          <w:t>ed</w:t>
        </w:r>
      </w:ins>
      <w:r>
        <w:t xml:space="preserve">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t>
      </w:r>
      <w:del w:id="14" w:author="Beehner, Jacinta" w:date="2025-07-16T13:08:00Z" w16du:dateUtc="2025-07-16T17:08:00Z">
        <w:r w:rsidDel="008751B9">
          <w:delText xml:space="preserve">are </w:delText>
        </w:r>
      </w:del>
      <w:ins w:id="15" w:author="Beehner, Jacinta" w:date="2025-07-16T13:08:00Z" w16du:dateUtc="2025-07-16T17:08:00Z">
        <w:r w:rsidR="008751B9">
          <w:t xml:space="preserve">were </w:t>
        </w:r>
      </w:ins>
      <w:r>
        <w:t>small compared to the principal components, alpha diversity reliably decline</w:t>
      </w:r>
      <w:ins w:id="16" w:author="Beehner, Jacinta" w:date="2025-07-16T13:08:00Z" w16du:dateUtc="2025-07-16T17:08:00Z">
        <w:r w:rsidR="008751B9">
          <w:t>d</w:t>
        </w:r>
      </w:ins>
      <w:del w:id="17" w:author="Beehner, Jacinta" w:date="2025-07-16T13:08:00Z" w16du:dateUtc="2025-07-16T17:08:00Z">
        <w:r w:rsidDel="008751B9">
          <w:delText>s</w:delText>
        </w:r>
      </w:del>
      <w:r>
        <w:t xml:space="preserve"> with increasing temperatures (Fig. 2S). This suggests that higher temperatures are associated with reductions in both taxonomic richness and evenness. </w:t>
      </w:r>
    </w:p>
    <w:p w14:paraId="7CD5A0C1" w14:textId="26814BF9"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w:t>
      </w:r>
      <w:ins w:id="18" w:author="Beehner, Jacinta" w:date="2025-07-16T13:08:00Z" w16du:dateUtc="2025-07-16T17:08:00Z">
        <w:r w:rsidR="008751B9">
          <w:t>wa</w:t>
        </w:r>
      </w:ins>
      <w:del w:id="19" w:author="Beehner, Jacinta" w:date="2025-07-16T13:08:00Z" w16du:dateUtc="2025-07-16T17:08:00Z">
        <w:r w:rsidDel="008751B9">
          <w:delText>i</w:delText>
        </w:r>
      </w:del>
      <w:r>
        <w:t xml:space="preserve">s </w:t>
      </w:r>
      <w:commentRangeStart w:id="20"/>
      <w:r>
        <w:t>associated</w:t>
      </w:r>
      <w:commentRangeEnd w:id="20"/>
      <w:r w:rsidR="008751B9">
        <w:rPr>
          <w:rStyle w:val="CommentReference"/>
        </w:rPr>
        <w:commentReference w:id="20"/>
      </w:r>
      <w:r>
        <w:t xml:space="preserve"> with shifts in individual metabolic pathways substantial enough to affect community-level beta diversity, but the relationship between temperature and functional alpha diversity </w:t>
      </w:r>
      <w:ins w:id="21" w:author="Beehner, Jacinta" w:date="2025-07-16T13:09:00Z" w16du:dateUtc="2025-07-16T17:09:00Z">
        <w:r w:rsidR="008751B9">
          <w:t>wa</w:t>
        </w:r>
      </w:ins>
      <w:del w:id="22" w:author="Beehner, Jacinta" w:date="2025-07-16T13:09:00Z" w16du:dateUtc="2025-07-16T17:09:00Z">
        <w:r w:rsidDel="008751B9">
          <w:delText>i</w:delText>
        </w:r>
      </w:del>
      <w:r>
        <w:t xml:space="preserve">s less clear. Temperature was negatively associated with the total number of unique pathways (Observed: </w:t>
      </w:r>
      <w:r w:rsidRPr="00887114">
        <w:t>β</w:t>
      </w:r>
      <w:r>
        <w:rPr>
          <w:vertAlign w:val="subscript"/>
        </w:rPr>
        <w:t>temp</w:t>
      </w:r>
      <w:r>
        <w:t xml:space="preserve"> = -35.05), but the magnitude and direction of this effect </w:t>
      </w:r>
      <w:del w:id="23" w:author="Beehner, Jacinta" w:date="2025-07-16T13:09:00Z" w16du:dateUtc="2025-07-16T17:09:00Z">
        <w:r w:rsidDel="008751B9">
          <w:delText xml:space="preserve">are </w:delText>
        </w:r>
      </w:del>
      <w:ins w:id="24" w:author="Beehner, Jacinta" w:date="2025-07-16T13:09:00Z" w16du:dateUtc="2025-07-16T17:09:00Z">
        <w:r w:rsidR="008751B9">
          <w:t xml:space="preserve">were </w:t>
        </w:r>
      </w:ins>
      <w:r>
        <w:t>uncertain due to the wide confidence intervals that include zero. The effect size for Shannon’s diversity (</w:t>
      </w:r>
      <w:r w:rsidRPr="00887114">
        <w:t>β</w:t>
      </w:r>
      <w:r>
        <w:rPr>
          <w:vertAlign w:val="subscript"/>
        </w:rPr>
        <w:t>temp</w:t>
      </w:r>
      <w:r>
        <w:t xml:space="preserve"> = -0.27) </w:t>
      </w:r>
      <w:del w:id="25" w:author="Beehner, Jacinta" w:date="2025-07-16T13:09:00Z" w16du:dateUtc="2025-07-16T17:09:00Z">
        <w:r w:rsidDel="008751B9">
          <w:delText xml:space="preserve">is </w:delText>
        </w:r>
      </w:del>
      <w:ins w:id="26" w:author="Beehner, Jacinta" w:date="2025-07-16T13:09:00Z" w16du:dateUtc="2025-07-16T17:09:00Z">
        <w:r w:rsidR="008751B9">
          <w:t xml:space="preserve">was </w:t>
        </w:r>
      </w:ins>
      <w:r>
        <w:t>much smaller, and the confidence intervals also include</w:t>
      </w:r>
      <w:ins w:id="27" w:author="Beehner, Jacinta" w:date="2025-07-16T13:09:00Z" w16du:dateUtc="2025-07-16T17:09:00Z">
        <w:r w:rsidR="008751B9">
          <w:t>d</w:t>
        </w:r>
      </w:ins>
      <w:r>
        <w:t xml:space="preserve"> zero. (Fig. 1C). Together, these results </w:t>
      </w:r>
      <w:commentRangeStart w:id="28"/>
      <w:r>
        <w:t xml:space="preserve">suggest </w:t>
      </w:r>
      <w:commentRangeEnd w:id="28"/>
      <w:r w:rsidR="008751B9">
        <w:rPr>
          <w:rStyle w:val="CommentReference"/>
        </w:rPr>
        <w:commentReference w:id="28"/>
      </w:r>
      <w:r>
        <w:t>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r>
        <w:rPr>
          <w:i/>
          <w:iCs/>
        </w:rPr>
        <w:t>Taxonomic and metabolic pathway results</w:t>
      </w:r>
    </w:p>
    <w:p w14:paraId="18FE8286" w14:textId="13D3C265" w:rsidR="007B57EE" w:rsidRDefault="007B57EE" w:rsidP="007B57EE">
      <w:pPr>
        <w:ind w:firstLine="720"/>
      </w:pPr>
      <w:r>
        <w:t xml:space="preserve">Temperature </w:t>
      </w:r>
      <w:ins w:id="29" w:author="Beehner, Jacinta" w:date="2025-07-16T13:07:00Z" w16du:dateUtc="2025-07-16T17:07:00Z">
        <w:r w:rsidR="008751B9">
          <w:t>wa</w:t>
        </w:r>
      </w:ins>
      <w:del w:id="30" w:author="Beehner, Jacinta" w:date="2025-07-16T13:07:00Z" w16du:dateUtc="2025-07-16T17:07:00Z">
        <w:r w:rsidDel="008751B9">
          <w:delText>i</w:delText>
        </w:r>
      </w:del>
      <w:r>
        <w:t>s also related to the abundance of individual taxa at both the family and genus levels. The temperature model provided the best fit (controlling for complexity) for 93 out of 163 taxa, accounting for at least 50% of the model weight. The majority of taxa, 82 out of 93, decline</w:t>
      </w:r>
      <w:ins w:id="31" w:author="Beehner, Jacinta" w:date="2025-07-16T13:10:00Z" w16du:dateUtc="2025-07-16T17:10:00Z">
        <w:r w:rsidR="008751B9">
          <w:t>d</w:t>
        </w:r>
      </w:ins>
      <w:r>
        <w:t xml:space="preserv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w:t>
      </w:r>
      <w:commentRangeStart w:id="32"/>
      <w:r>
        <w:t xml:space="preserve">In contrast, phyla such as </w:t>
      </w:r>
      <w:proofErr w:type="spellStart"/>
      <w:r>
        <w:t>Campylobacterota</w:t>
      </w:r>
      <w:proofErr w:type="spellEnd"/>
      <w:r>
        <w:t xml:space="preserve"> and Proteobacteria appear to have become less temperature sensitive in </w:t>
      </w:r>
      <w:r>
        <w:rPr>
          <w:i/>
          <w:iCs/>
        </w:rPr>
        <w:t>C. imitator</w:t>
      </w:r>
      <w:r>
        <w:t xml:space="preserve"> across evolutionary time (Fig 2). </w:t>
      </w:r>
      <w:commentRangeEnd w:id="32"/>
      <w:r w:rsidR="00287667">
        <w:rPr>
          <w:rStyle w:val="CommentReference"/>
        </w:rPr>
        <w:commentReference w:id="32"/>
      </w:r>
    </w:p>
    <w:p w14:paraId="0E5D336B" w14:textId="7ADC9764" w:rsidR="00D60AAE" w:rsidRDefault="007B57EE" w:rsidP="00C86B9B">
      <w:pPr>
        <w:ind w:firstLine="720"/>
      </w:pPr>
      <w:r>
        <w:t xml:space="preserve">Temperature </w:t>
      </w:r>
      <w:ins w:id="33" w:author="Beehner, Jacinta" w:date="2025-07-16T13:11:00Z" w16du:dateUtc="2025-07-16T17:11:00Z">
        <w:r w:rsidR="00287667">
          <w:t>was</w:t>
        </w:r>
      </w:ins>
      <w:del w:id="34" w:author="Beehner, Jacinta" w:date="2025-07-16T13:11:00Z" w16du:dateUtc="2025-07-16T17:11:00Z">
        <w:r w:rsidDel="00287667">
          <w:delText>is</w:delText>
        </w:r>
      </w:del>
      <w:r>
        <w:t xml:space="preserve">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w:t>
      </w:r>
      <w:proofErr w:type="spellStart"/>
      <w:r>
        <w:t>vaccenate</w:t>
      </w:r>
      <w:proofErr w:type="spellEnd"/>
      <w:r>
        <w:t>, palmitoleate, stearate,</w:t>
      </w:r>
      <w:r w:rsidR="00DA148E">
        <w:t xml:space="preserve"> </w:t>
      </w:r>
      <w:proofErr w:type="spellStart"/>
      <w:r w:rsidR="00DA148E" w:rsidRPr="00DA148E">
        <w:t>petroselinate</w:t>
      </w:r>
      <w:proofErr w:type="spellEnd"/>
      <w:r w:rsidR="000E2ADF">
        <w:t>,</w:t>
      </w:r>
      <w:r>
        <w:t xml:space="preserve"> and </w:t>
      </w:r>
      <w:proofErr w:type="spellStart"/>
      <w:r>
        <w:t>gondoate</w:t>
      </w:r>
      <w:proofErr w:type="spellEnd"/>
      <w:r w:rsidR="00DA148E">
        <w:t>,</w:t>
      </w:r>
      <w:r>
        <w:t xml:space="preserve"> and lipid remodeling pathways such as the mevalonate pathway and downstream isoprenoid lipid synthesis, may help maintain cytoplasmic membrane integrity at high temperatures (Fig 3A)</w:t>
      </w:r>
      <w:r>
        <w:fldChar w:fldCharType="begin"/>
      </w:r>
      <w:r w:rsidR="004D067A">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62</w:t>
      </w:r>
      <w:r w:rsidR="004D067A" w:rsidRPr="004D067A">
        <w:t xml:space="preserve">, </w:t>
      </w:r>
      <w:r w:rsidR="004D067A" w:rsidRPr="004D067A">
        <w:rPr>
          <w:i/>
          <w:iCs/>
        </w:rPr>
        <w:t>63</w:t>
      </w:r>
      <w:r w:rsidR="004D067A" w:rsidRPr="004D067A">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4D067A">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63</w:t>
      </w:r>
      <w:r w:rsidR="004D067A" w:rsidRPr="004D067A">
        <w:t xml:space="preserve">, </w:t>
      </w:r>
      <w:r w:rsidR="004D067A" w:rsidRPr="004D067A">
        <w:rPr>
          <w:i/>
          <w:iCs/>
        </w:rPr>
        <w:t>64</w:t>
      </w:r>
      <w:r w:rsidR="004D067A" w:rsidRPr="004D067A">
        <w:t>)</w:t>
      </w:r>
      <w:r>
        <w:fldChar w:fldCharType="end"/>
      </w:r>
      <w:r w:rsidRPr="00F865AD">
        <w:t xml:space="preserve"> </w:t>
      </w:r>
      <w:r>
        <w:t>and may compromise integrity during extended periods of high temperatures. Further, an increase in 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ins w:id="35" w:author="Beehner, Jacinta" w:date="2025-07-16T12:37:00Z" w16du:dateUtc="2025-07-16T16:37:00Z">
        <w:r w:rsidR="004449D1">
          <w:t xml:space="preserve"> complex</w:t>
        </w:r>
      </w:ins>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4D067A">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4D067A" w:rsidRPr="004D067A">
        <w:t>(</w:t>
      </w:r>
      <w:r w:rsidR="004D067A" w:rsidRPr="004D067A">
        <w:rPr>
          <w:i/>
          <w:iCs/>
        </w:rPr>
        <w:t>65</w:t>
      </w:r>
      <w:r w:rsidR="004D067A" w:rsidRPr="004D067A">
        <w:t>)</w:t>
      </w:r>
      <w:r>
        <w:fldChar w:fldCharType="end"/>
      </w:r>
      <w:r>
        <w:t>.</w:t>
      </w:r>
      <w:r w:rsidR="00D60AAE">
        <w:t xml:space="preserve"> The anaerobic pathways primarily metabolize simple carbohydrates and coincide with a decline in complex polysaccharide fermentation, likely </w:t>
      </w:r>
      <w:r w:rsidR="000E2ADF">
        <w:t>reflecting</w:t>
      </w:r>
      <w:r w:rsidR="00E83D65">
        <w:t xml:space="preserve"> </w:t>
      </w:r>
      <w:r w:rsidR="00D60AAE">
        <w:t>taxonomic shifts with rising temperatures</w:t>
      </w:r>
      <w:r w:rsidR="004F17B7">
        <w:t xml:space="preserve"> </w:t>
      </w:r>
      <w:r w:rsidR="00C86B9B">
        <w:fldChar w:fldCharType="begin"/>
      </w:r>
      <w:r w:rsidR="004D067A">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4D067A" w:rsidRPr="004D067A">
        <w:t>(</w:t>
      </w:r>
      <w:r w:rsidR="004D067A" w:rsidRPr="004D067A">
        <w:rPr>
          <w:i/>
          <w:iCs/>
        </w:rPr>
        <w:t>38</w:t>
      </w:r>
      <w:r w:rsidR="004D067A" w:rsidRPr="004D067A">
        <w:t>)</w:t>
      </w:r>
      <w:r w:rsidR="00C86B9B">
        <w:fldChar w:fldCharType="end"/>
      </w:r>
      <w:r w:rsidR="00D60AAE">
        <w:t xml:space="preserve">. </w:t>
      </w:r>
    </w:p>
    <w:p w14:paraId="4CB06841" w14:textId="1F49D584"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4D067A">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coenzymes </w:t>
      </w:r>
      <w:r>
        <w:fldChar w:fldCharType="begin"/>
      </w:r>
      <w:r w:rsidR="004D067A">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antioxidant precursors to glutathione </w:t>
      </w:r>
      <w:r>
        <w:fldChar w:fldCharType="begin"/>
      </w:r>
      <w:r w:rsidR="004D067A">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4D067A" w:rsidRPr="004D067A">
        <w:t>(</w:t>
      </w:r>
      <w:r w:rsidR="004D067A" w:rsidRPr="004D067A">
        <w:rPr>
          <w:i/>
          <w:iCs/>
        </w:rPr>
        <w:t>69</w:t>
      </w:r>
      <w:r w:rsidR="004D067A" w:rsidRPr="004D067A">
        <w:t>)</w:t>
      </w:r>
      <w:r>
        <w:fldChar w:fldCharType="end"/>
      </w:r>
      <w:r w:rsidRPr="003340EB">
        <w:t xml:space="preserve"> </w:t>
      </w:r>
      <w:r>
        <w:t xml:space="preserve">(Fig 3C), </w:t>
      </w:r>
      <w:del w:id="36" w:author="Beehner, Jacinta" w:date="2025-07-16T13:12:00Z" w16du:dateUtc="2025-07-16T17:12:00Z">
        <w:r w:rsidDel="00287667">
          <w:delText xml:space="preserve"> </w:delText>
        </w:r>
      </w:del>
      <w:r>
        <w:t xml:space="preserve">NADPH production, quinone synthesis, siderophore-mediated iron transport (Fig 4C; Dhungana &amp; Crumbliss, 2005; Ying, 2008), and detoxification pathways for aromatic compounds and aldehydes (Kalapos, 1999). </w:t>
      </w:r>
      <w:commentRangeStart w:id="37"/>
      <w:r>
        <w:t xml:space="preserve">In contrast, some pathways that support redox maintenance </w:t>
      </w:r>
      <w:ins w:id="38" w:author="Beehner, Jacinta" w:date="2025-07-16T13:13:00Z" w16du:dateUtc="2025-07-16T17:13:00Z">
        <w:r w:rsidR="00287667">
          <w:t xml:space="preserve">are known to </w:t>
        </w:r>
      </w:ins>
      <w:r>
        <w:t>increase with rising temperatures</w:t>
      </w:r>
      <w:r w:rsidR="000E2ADF">
        <w:t>,</w:t>
      </w:r>
      <w:r>
        <w:t xml:space="preserve"> including the synthesis of antioxidant precursors and vitamin B12 </w:t>
      </w:r>
      <w:r>
        <w:fldChar w:fldCharType="begin"/>
      </w:r>
      <w:r w:rsidR="004D067A">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4D067A" w:rsidRPr="004D067A">
        <w:t>(</w:t>
      </w:r>
      <w:r w:rsidR="004D067A" w:rsidRPr="004D067A">
        <w:rPr>
          <w:i/>
          <w:iCs/>
        </w:rPr>
        <w:t>70</w:t>
      </w:r>
      <w:r w:rsidR="004D067A" w:rsidRPr="004D067A">
        <w:t>)</w:t>
      </w:r>
      <w:r>
        <w:fldChar w:fldCharType="end"/>
      </w:r>
      <w:r>
        <w:t xml:space="preserve">, coenzyme metabolism </w:t>
      </w:r>
      <w:r>
        <w:fldChar w:fldCharType="begin"/>
      </w:r>
      <w:r w:rsidR="004D067A">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4D067A" w:rsidRPr="004D067A">
        <w:t>(</w:t>
      </w:r>
      <w:r w:rsidR="004D067A" w:rsidRPr="004D067A">
        <w:rPr>
          <w:i/>
          <w:iCs/>
        </w:rPr>
        <w:t>71</w:t>
      </w:r>
      <w:r w:rsidR="004D067A" w:rsidRPr="004D067A">
        <w:t>)</w:t>
      </w:r>
      <w:r>
        <w:fldChar w:fldCharType="end"/>
      </w:r>
      <w:r>
        <w:t xml:space="preserve">, and degradation of vitamin-like compounds </w:t>
      </w:r>
      <w:r>
        <w:fldChar w:fldCharType="begin"/>
      </w:r>
      <w:r w:rsidR="004D067A">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4D067A" w:rsidRPr="004D067A">
        <w:t>(</w:t>
      </w:r>
      <w:r w:rsidR="004D067A" w:rsidRPr="004D067A">
        <w:rPr>
          <w:i/>
          <w:iCs/>
        </w:rPr>
        <w:t>72</w:t>
      </w:r>
      <w:r w:rsidR="004D067A" w:rsidRPr="004D067A">
        <w:t>)</w:t>
      </w:r>
      <w:r>
        <w:fldChar w:fldCharType="end"/>
      </w:r>
      <w:r>
        <w:t xml:space="preserve">. However, </w:t>
      </w:r>
      <w:commentRangeEnd w:id="37"/>
      <w:r w:rsidR="00287667">
        <w:rPr>
          <w:rStyle w:val="CommentReference"/>
        </w:rPr>
        <w:commentReference w:id="37"/>
      </w:r>
      <w:r>
        <w:t xml:space="preserve">there are also increases in nucleotide and translation-associated metabolism pathways such as purine and pyrimidine de novo synthesis, nucleotide salvage and recycling </w:t>
      </w:r>
      <w:r>
        <w:fldChar w:fldCharType="begin"/>
      </w:r>
      <w:r w:rsidR="004D067A">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4D067A" w:rsidRPr="004D067A">
        <w:t>(</w:t>
      </w:r>
      <w:r w:rsidR="004D067A" w:rsidRPr="004D067A">
        <w:rPr>
          <w:i/>
          <w:iCs/>
        </w:rPr>
        <w:t>73</w:t>
      </w:r>
      <w:r w:rsidR="004D067A" w:rsidRPr="004D067A">
        <w:t xml:space="preserve">, </w:t>
      </w:r>
      <w:r w:rsidR="004D067A" w:rsidRPr="004D067A">
        <w:rPr>
          <w:i/>
          <w:iCs/>
        </w:rPr>
        <w:t>74</w:t>
      </w:r>
      <w:r w:rsidR="004D067A" w:rsidRPr="004D067A">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4D067A">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 </w:t>
      </w:r>
    </w:p>
    <w:p w14:paraId="5EC7803C" w14:textId="5AF14AAD" w:rsidR="00AD155B" w:rsidRDefault="00AD155B" w:rsidP="00AD155B">
      <w:pPr>
        <w:ind w:firstLine="720"/>
      </w:pPr>
      <w:r>
        <w:t xml:space="preserve">Rising temperatures </w:t>
      </w:r>
      <w:ins w:id="39" w:author="Beehner, Jacinta" w:date="2025-07-16T13:14:00Z" w16du:dateUtc="2025-07-16T17:14:00Z">
        <w:r w:rsidR="00287667">
          <w:t>we</w:t>
        </w:r>
      </w:ins>
      <w:del w:id="40" w:author="Beehner, Jacinta" w:date="2025-07-16T13:14:00Z" w16du:dateUtc="2025-07-16T17:14:00Z">
        <w:r w:rsidDel="00287667">
          <w:delText>a</w:delText>
        </w:r>
      </w:del>
      <w:r>
        <w:t xml:space="preserve">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4D067A">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4D067A" w:rsidRPr="004D067A">
        <w:t>(</w:t>
      </w:r>
      <w:r w:rsidR="004D067A" w:rsidRPr="004D067A">
        <w:rPr>
          <w:i/>
          <w:iCs/>
        </w:rPr>
        <w:t>43</w:t>
      </w:r>
      <w:r w:rsidR="004D067A" w:rsidRPr="004D067A">
        <w:t xml:space="preserve">, </w:t>
      </w:r>
      <w:r w:rsidR="004D067A" w:rsidRPr="004D067A">
        <w:rPr>
          <w:i/>
          <w:iCs/>
        </w:rPr>
        <w:t>76</w:t>
      </w:r>
      <w:r w:rsidR="004D067A" w:rsidRPr="004D067A">
        <w:t>)</w:t>
      </w:r>
      <w:r w:rsidR="00862771">
        <w:fldChar w:fldCharType="end"/>
      </w:r>
      <w:r>
        <w:t>, catabolism of monounsaturated fatty acids like oleate</w:t>
      </w:r>
      <w:r w:rsidR="00941F55">
        <w:t xml:space="preserve"> </w:t>
      </w:r>
      <w:r w:rsidR="00862771">
        <w:fldChar w:fldCharType="begin"/>
      </w:r>
      <w:r w:rsidR="004D067A">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4D067A" w:rsidRPr="004D067A">
        <w:t>(</w:t>
      </w:r>
      <w:r w:rsidR="004D067A" w:rsidRPr="004D067A">
        <w:rPr>
          <w:i/>
          <w:iCs/>
        </w:rPr>
        <w:t>77</w:t>
      </w:r>
      <w:r w:rsidR="004D067A" w:rsidRPr="004D067A">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4D067A">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4D067A" w:rsidRPr="004D067A">
        <w:t>(</w:t>
      </w:r>
      <w:r w:rsidR="004D067A" w:rsidRPr="004D067A">
        <w:rPr>
          <w:i/>
          <w:iCs/>
        </w:rPr>
        <w:t>78</w:t>
      </w:r>
      <w:r w:rsidR="004D067A" w:rsidRPr="004D067A">
        <w:t>)</w:t>
      </w:r>
      <w:r w:rsidR="001A4F55" w:rsidRPr="001A4F55">
        <w:fldChar w:fldCharType="end"/>
      </w:r>
      <w:r w:rsidRPr="001A4F55">
        <w:t>(Fig</w:t>
      </w:r>
      <w:r>
        <w:t>. 3E).</w:t>
      </w:r>
      <w:r w:rsidRPr="00AD155B">
        <w:t xml:space="preserve"> </w:t>
      </w:r>
      <w:r>
        <w:t xml:space="preserve">However, these shifts </w:t>
      </w:r>
      <w:ins w:id="41" w:author="Beehner, Jacinta" w:date="2025-07-16T13:14:00Z" w16du:dateUtc="2025-07-16T17:14:00Z">
        <w:r w:rsidR="00287667">
          <w:t>we</w:t>
        </w:r>
      </w:ins>
      <w:del w:id="42" w:author="Beehner, Jacinta" w:date="2025-07-16T13:14:00Z" w16du:dateUtc="2025-07-16T17:14:00Z">
        <w:r w:rsidDel="00287667">
          <w:delText>a</w:delText>
        </w:r>
      </w:del>
      <w:r>
        <w:t xml:space="preserv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4D067A">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4D067A" w:rsidRPr="004D067A">
        <w:t>(</w:t>
      </w:r>
      <w:r w:rsidR="004D067A" w:rsidRPr="004D067A">
        <w:rPr>
          <w:i/>
          <w:iCs/>
        </w:rPr>
        <w:t>79</w:t>
      </w:r>
      <w:r w:rsidR="004D067A" w:rsidRPr="004D067A">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7E0385E5"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w:t>
      </w:r>
      <w:ins w:id="43" w:author="Beehner, Jacinta" w:date="2025-07-16T13:15:00Z" w16du:dateUtc="2025-07-16T17:15:00Z">
        <w:r w:rsidR="00287667">
          <w:t>wa</w:t>
        </w:r>
      </w:ins>
      <w:del w:id="44" w:author="Beehner, Jacinta" w:date="2025-07-16T13:15:00Z" w16du:dateUtc="2025-07-16T17:15:00Z">
        <w:r w:rsidDel="00287667">
          <w:delText>i</w:delText>
        </w:r>
      </w:del>
      <w:r>
        <w:t>s the only component with confidence intervals that d</w:t>
      </w:r>
      <w:ins w:id="45" w:author="Beehner, Jacinta" w:date="2025-07-16T13:15:00Z" w16du:dateUtc="2025-07-16T17:15:00Z">
        <w:r w:rsidR="00287667">
          <w:t>id</w:t>
        </w:r>
      </w:ins>
      <w:del w:id="46" w:author="Beehner, Jacinta" w:date="2025-07-16T13:15:00Z" w16du:dateUtc="2025-07-16T17:15:00Z">
        <w:r w:rsidDel="00287667">
          <w:delText>o</w:delText>
        </w:r>
      </w:del>
      <w:r>
        <w:t xml:space="preserve"> not include zero</w:t>
      </w:r>
      <w:r w:rsidR="00E83D65">
        <w:t>,</w:t>
      </w:r>
      <w:r>
        <w:t xml:space="preserve"> but account</w:t>
      </w:r>
      <w:ins w:id="47" w:author="Beehner, Jacinta" w:date="2025-07-16T13:15:00Z" w16du:dateUtc="2025-07-16T17:15:00Z">
        <w:r w:rsidR="00287667">
          <w:t>ed</w:t>
        </w:r>
      </w:ins>
      <w:del w:id="48" w:author="Beehner, Jacinta" w:date="2025-07-16T13:15:00Z" w16du:dateUtc="2025-07-16T17:15:00Z">
        <w:r w:rsidDel="00287667">
          <w:delText>s</w:delText>
        </w:r>
      </w:del>
      <w:r>
        <w:t xml:space="preserve">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A75654C" w:rsidR="00AD155B" w:rsidRDefault="00AD155B" w:rsidP="00AD155B">
      <w:pPr>
        <w:ind w:firstLine="720"/>
      </w:pPr>
      <w:r>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w:t>
      </w:r>
      <w:ins w:id="49" w:author="Beehner, Jacinta" w:date="2025-07-16T13:26:00Z" w16du:dateUtc="2025-07-16T17:26:00Z">
        <w:r w:rsidR="00671A14">
          <w:t>wa</w:t>
        </w:r>
      </w:ins>
      <w:del w:id="50" w:author="Beehner, Jacinta" w:date="2025-07-16T13:26:00Z" w16du:dateUtc="2025-07-16T17:26:00Z">
        <w:r w:rsidDel="00671A14">
          <w:delText>i</w:delText>
        </w:r>
      </w:del>
      <w:r>
        <w:t>s the only component where the confidence intervals d</w:t>
      </w:r>
      <w:ins w:id="51" w:author="Beehner, Jacinta" w:date="2025-07-16T13:27:00Z" w16du:dateUtc="2025-07-16T17:27:00Z">
        <w:r w:rsidR="00671A14">
          <w:t>id</w:t>
        </w:r>
      </w:ins>
      <w:del w:id="52" w:author="Beehner, Jacinta" w:date="2025-07-16T13:27:00Z" w16du:dateUtc="2025-07-16T17:27:00Z">
        <w:r w:rsidDel="00671A14">
          <w:delText>o</w:delText>
        </w:r>
      </w:del>
      <w:r>
        <w:t xml:space="preserve">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12F43E2F" w:rsidR="005C3906" w:rsidRDefault="005C3906" w:rsidP="005C3906">
      <w:r>
        <w:t xml:space="preserve">Neopterin concentration </w:t>
      </w:r>
      <w:ins w:id="53" w:author="Beehner, Jacinta" w:date="2025-07-16T13:26:00Z" w16du:dateUtc="2025-07-16T17:26:00Z">
        <w:r w:rsidR="00671A14">
          <w:t>wa</w:t>
        </w:r>
      </w:ins>
      <w:del w:id="54" w:author="Beehner, Jacinta" w:date="2025-07-16T13:26:00Z" w16du:dateUtc="2025-07-16T17:26:00Z">
        <w:r w:rsidDel="00671A14">
          <w:delText>i</w:delText>
        </w:r>
      </w:del>
      <w:r>
        <w:t>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w:t>
      </w:r>
      <w:del w:id="55" w:author="Beehner, Jacinta" w:date="2025-07-16T12:41:00Z" w16du:dateUtc="2025-07-16T16:41:00Z">
        <w:r w:rsidDel="00673BCB">
          <w:delText xml:space="preserve">abundance and </w:delText>
        </w:r>
      </w:del>
      <w:r>
        <w:t>temperature</w:t>
      </w:r>
      <w:ins w:id="56" w:author="Beehner, Jacinta" w:date="2025-07-16T12:41:00Z" w16du:dateUtc="2025-07-16T16:41:00Z">
        <w:r w:rsidR="00673BCB">
          <w:t xml:space="preserve"> and abundance</w:t>
        </w:r>
      </w:ins>
      <w:r>
        <w:t xml:space="preserve"> across three discrete ranges of neopterin values (Fig 4). These results indicate two </w:t>
      </w:r>
      <w:del w:id="57" w:author="Beehner, Jacinta" w:date="2025-07-16T12:45:00Z" w16du:dateUtc="2025-07-16T16:45:00Z">
        <w:r w:rsidDel="00673BCB">
          <w:delText xml:space="preserve">distinct </w:delText>
        </w:r>
      </w:del>
      <w:ins w:id="58" w:author="Beehner, Jacinta" w:date="2025-07-16T12:45:00Z" w16du:dateUtc="2025-07-16T16:45:00Z">
        <w:r w:rsidR="00673BCB">
          <w:t xml:space="preserve">contrasting </w:t>
        </w:r>
      </w:ins>
      <w:r>
        <w:t>effects: (1) the relationship between temperature and abundance becomes more negative (</w:t>
      </w:r>
      <w:del w:id="59" w:author="Beehner, Jacinta" w:date="2025-07-16T13:24:00Z" w16du:dateUtc="2025-07-16T17:24:00Z">
        <w:r w:rsidDel="00671A14">
          <w:delText xml:space="preserve">i.e. </w:delText>
        </w:r>
      </w:del>
      <w:ins w:id="60" w:author="Beehner, Jacinta" w:date="2025-07-16T13:24:00Z" w16du:dateUtc="2025-07-16T17:24:00Z">
        <w:r w:rsidR="00671A14">
          <w:t xml:space="preserve">i.e., </w:t>
        </w:r>
      </w:ins>
      <w:r>
        <w:t>the slopes decrease) at higher neopterin concentrations (Fig 4A), and (2)</w:t>
      </w:r>
      <w:r w:rsidRPr="009C62EC">
        <w:t xml:space="preserve"> </w:t>
      </w:r>
      <w:r>
        <w:t>the relationship between temperature and abundance becomes more</w:t>
      </w:r>
      <w:r w:rsidRPr="009C62EC">
        <w:t xml:space="preserve"> </w:t>
      </w:r>
      <w:r>
        <w:t>positive (</w:t>
      </w:r>
      <w:del w:id="61" w:author="Beehner, Jacinta" w:date="2025-07-16T13:24:00Z" w16du:dateUtc="2025-07-16T17:24:00Z">
        <w:r w:rsidDel="00671A14">
          <w:delText xml:space="preserve">i.e. </w:delText>
        </w:r>
      </w:del>
      <w:ins w:id="62" w:author="Beehner, Jacinta" w:date="2025-07-16T13:24:00Z" w16du:dateUtc="2025-07-16T17:24:00Z">
        <w:r w:rsidR="00671A14">
          <w:t xml:space="preserve">i.e., </w:t>
        </w:r>
      </w:ins>
      <w:r>
        <w:t>the slopes increase) at higher neopterin concentrations (Fig 4B &amp; C).</w:t>
      </w:r>
      <w:r w:rsidRPr="007246CF">
        <w:t xml:space="preserve"> </w:t>
      </w:r>
      <w:r>
        <w:t>The majority of taxa (12 out of 20) exhibit decreasing slopes at higher neopterin</w:t>
      </w:r>
      <w:ins w:id="63" w:author="Beehner, Jacinta" w:date="2025-07-16T12:46:00Z" w16du:dateUtc="2025-07-16T16:46:00Z">
        <w:r w:rsidR="00673BCB">
          <w:t xml:space="preserve"> concentrations</w:t>
        </w:r>
      </w:ins>
      <w:r>
        <w:t xml:space="preserve">. These taxa are almost exclusively from the phyla </w:t>
      </w:r>
      <w:proofErr w:type="spellStart"/>
      <w:r w:rsidRPr="00B24088">
        <w:t>Bacteroidota</w:t>
      </w:r>
      <w:proofErr w:type="spellEnd"/>
      <w:r>
        <w:t xml:space="preserve"> (5 taxa)</w:t>
      </w:r>
      <w:r w:rsidRPr="00B24088">
        <w:t xml:space="preserve"> and Firmicutes</w:t>
      </w:r>
      <w:r>
        <w:t xml:space="preserve"> (6 taxa), including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4D067A">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4D067A">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4D067A" w:rsidRPr="004D067A">
        <w:t>(</w:t>
      </w:r>
      <w:r w:rsidR="004D067A" w:rsidRPr="004D067A">
        <w:rPr>
          <w:i/>
          <w:iCs/>
        </w:rPr>
        <w:t>82</w:t>
      </w:r>
      <w:r w:rsidR="004D067A" w:rsidRPr="004D067A">
        <w:t xml:space="preserve">, </w:t>
      </w:r>
      <w:r w:rsidR="004D067A" w:rsidRPr="004D067A">
        <w:rPr>
          <w:i/>
          <w:iCs/>
        </w:rPr>
        <w:t>83</w:t>
      </w:r>
      <w:r w:rsidR="004D067A" w:rsidRPr="004D067A">
        <w:t>)</w:t>
      </w:r>
      <w:r>
        <w:fldChar w:fldCharType="end"/>
      </w:r>
      <w:del w:id="64" w:author="Beehner, Jacinta" w:date="2025-07-16T13:28:00Z" w16du:dateUtc="2025-07-16T17:28:00Z">
        <w:r w:rsidR="004E066B" w:rsidDel="00671A14">
          <w:delText xml:space="preserve"> </w:delText>
        </w:r>
      </w:del>
      <w:r w:rsidR="004E066B">
        <w:t xml:space="preserve">, and the </w:t>
      </w:r>
      <w:r>
        <w:t xml:space="preserve">family </w:t>
      </w:r>
      <w:proofErr w:type="spellStart"/>
      <w:r w:rsidRPr="00516686">
        <w:rPr>
          <w:rStyle w:val="Strong"/>
          <w:rFonts w:eastAsiaTheme="majorEastAsia"/>
          <w:b w:val="0"/>
          <w:bCs w:val="0"/>
          <w:i/>
          <w:iCs/>
        </w:rPr>
        <w:t>Helicobacteraceae</w:t>
      </w:r>
      <w:proofErr w:type="spellEnd"/>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4D067A">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4D067A" w:rsidRPr="004D067A">
        <w:t>(</w:t>
      </w:r>
      <w:r w:rsidR="004D067A" w:rsidRPr="004D067A">
        <w:rPr>
          <w:i/>
          <w:iCs/>
        </w:rPr>
        <w:t>84</w:t>
      </w:r>
      <w:r w:rsidR="004D067A" w:rsidRPr="004D067A">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5895915C" w:rsidR="00AD254A" w:rsidRDefault="00A13010" w:rsidP="00AD254A">
      <w:pPr>
        <w:ind w:firstLine="720"/>
      </w:pPr>
      <w:r>
        <w:t xml:space="preserve">Neopterin concentration </w:t>
      </w:r>
      <w:ins w:id="65" w:author="Beehner, Jacinta" w:date="2025-07-16T13:28:00Z" w16du:dateUtc="2025-07-16T17:28:00Z">
        <w:r w:rsidR="00671A14">
          <w:t>wa</w:t>
        </w:r>
      </w:ins>
      <w:del w:id="66" w:author="Beehner, Jacinta" w:date="2025-07-16T13:28:00Z" w16du:dateUtc="2025-07-16T17:28:00Z">
        <w:r w:rsidDel="00671A14">
          <w:delText>i</w:delText>
        </w:r>
      </w:del>
      <w:r>
        <w:t>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w:t>
      </w:r>
      <w:ins w:id="67" w:author="Beehner, Jacinta" w:date="2025-07-16T13:28:00Z" w16du:dateUtc="2025-07-16T17:28:00Z">
        <w:r w:rsidR="00671A14">
          <w:t>d</w:t>
        </w:r>
      </w:ins>
      <w:r w:rsidR="00AD254A">
        <w:t xml:space="preserve"> the same two </w:t>
      </w:r>
      <w:commentRangeStart w:id="68"/>
      <w:r w:rsidR="00AD254A">
        <w:t>effects as the taxonomic analysis (1) where slopes decrease</w:t>
      </w:r>
      <w:ins w:id="69" w:author="Beehner, Jacinta" w:date="2025-07-16T13:28:00Z" w16du:dateUtc="2025-07-16T17:28:00Z">
        <w:r w:rsidR="00671A14">
          <w:t>d</w:t>
        </w:r>
      </w:ins>
      <w:r w:rsidR="00AD254A">
        <w:t xml:space="preserve"> at higher neopterin (Fig 5A-C) and (2) where slopes increase</w:t>
      </w:r>
      <w:ins w:id="70" w:author="Beehner, Jacinta" w:date="2025-07-16T13:28:00Z" w16du:dateUtc="2025-07-16T17:28:00Z">
        <w:r w:rsidR="00671A14">
          <w:t>d</w:t>
        </w:r>
      </w:ins>
      <w:r w:rsidR="00AD254A">
        <w:t xml:space="preserve"> at higher neopterin (Fig 5D &amp; E). The pathways that exhibit</w:t>
      </w:r>
      <w:ins w:id="71" w:author="Beehner, Jacinta" w:date="2025-07-16T13:29:00Z" w16du:dateUtc="2025-07-16T17:29:00Z">
        <w:r w:rsidR="00671A14">
          <w:t>ed</w:t>
        </w:r>
      </w:ins>
      <w:r w:rsidR="00AD254A">
        <w:t xml:space="preserve"> decreasing slopes show three distinct patterns: one where a positive slope change</w:t>
      </w:r>
      <w:ins w:id="72" w:author="Beehner, Jacinta" w:date="2025-07-16T13:29:00Z" w16du:dateUtc="2025-07-16T17:29:00Z">
        <w:r w:rsidR="00671A14">
          <w:t>d</w:t>
        </w:r>
      </w:ins>
      <w:del w:id="73" w:author="Beehner, Jacinta" w:date="2025-07-16T13:29:00Z" w16du:dateUtc="2025-07-16T17:29:00Z">
        <w:r w:rsidR="00AD254A" w:rsidDel="00671A14">
          <w:delText>s</w:delText>
        </w:r>
      </w:del>
      <w:r w:rsidR="00AD254A">
        <w:t xml:space="preserve"> to negative, another where a positive slope bec</w:t>
      </w:r>
      <w:ins w:id="74" w:author="Beehner, Jacinta" w:date="2025-07-16T13:29:00Z" w16du:dateUtc="2025-07-16T17:29:00Z">
        <w:r w:rsidR="00671A14">
          <w:t>a</w:t>
        </w:r>
      </w:ins>
      <w:del w:id="75" w:author="Beehner, Jacinta" w:date="2025-07-16T13:29:00Z" w16du:dateUtc="2025-07-16T17:29:00Z">
        <w:r w:rsidR="00AD254A" w:rsidDel="00671A14">
          <w:delText>o</w:delText>
        </w:r>
      </w:del>
      <w:r w:rsidR="00AD254A">
        <w:t>me</w:t>
      </w:r>
      <w:del w:id="76" w:author="Beehner, Jacinta" w:date="2025-07-16T13:29:00Z" w16du:dateUtc="2025-07-16T17:29:00Z">
        <w:r w:rsidR="00AD254A" w:rsidDel="00671A14">
          <w:delText>s</w:delText>
        </w:r>
      </w:del>
      <w:r w:rsidR="00AD254A">
        <w:t xml:space="preserve"> less positive, and one where a negative slope bec</w:t>
      </w:r>
      <w:ins w:id="77" w:author="Beehner, Jacinta" w:date="2025-07-16T13:29:00Z" w16du:dateUtc="2025-07-16T17:29:00Z">
        <w:r w:rsidR="00671A14">
          <w:t>a</w:t>
        </w:r>
      </w:ins>
      <w:del w:id="78" w:author="Beehner, Jacinta" w:date="2025-07-16T13:29:00Z" w16du:dateUtc="2025-07-16T17:29:00Z">
        <w:r w:rsidR="00AD254A" w:rsidDel="00671A14">
          <w:delText>o</w:delText>
        </w:r>
      </w:del>
      <w:r w:rsidR="00AD254A">
        <w:t>me</w:t>
      </w:r>
      <w:del w:id="79" w:author="Beehner, Jacinta" w:date="2025-07-16T13:29:00Z" w16du:dateUtc="2025-07-16T17:29:00Z">
        <w:r w:rsidR="00AD254A" w:rsidDel="00671A14">
          <w:delText>s</w:delText>
        </w:r>
      </w:del>
      <w:r w:rsidR="00AD254A">
        <w:t xml:space="preserve"> steeper. </w:t>
      </w:r>
      <w:commentRangeEnd w:id="68"/>
      <w:r w:rsidR="00671A14">
        <w:rPr>
          <w:rStyle w:val="CommentReference"/>
        </w:rPr>
        <w:commentReference w:id="68"/>
      </w:r>
      <w:r w:rsidR="00AD254A">
        <w:t>This group include</w:t>
      </w:r>
      <w:ins w:id="80" w:author="Beehner, Jacinta" w:date="2025-07-16T13:29:00Z" w16du:dateUtc="2025-07-16T17:29:00Z">
        <w:r w:rsidR="00671A14">
          <w:t>d</w:t>
        </w:r>
      </w:ins>
      <w:del w:id="81" w:author="Beehner, Jacinta" w:date="2025-07-16T13:29:00Z" w16du:dateUtc="2025-07-16T17:29:00Z">
        <w:r w:rsidR="00AD254A" w:rsidDel="00671A14">
          <w:delText>s</w:delText>
        </w:r>
      </w:del>
      <w:r w:rsidR="00AD254A">
        <w:t xml:space="preserve"> pathways involved in anti-inflammatory signaling</w:t>
      </w:r>
      <w:r w:rsidR="004E066B">
        <w:t>,</w:t>
      </w:r>
      <w:r w:rsidR="00AD254A">
        <w:t xml:space="preserve"> including synthesis of monounsaturated fatty acids </w:t>
      </w:r>
      <w:r w:rsidR="00AD254A">
        <w:fldChar w:fldCharType="begin"/>
      </w:r>
      <w:r w:rsidR="004D067A">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4D067A" w:rsidRPr="004D067A">
        <w:t>(</w:t>
      </w:r>
      <w:r w:rsidR="004D067A" w:rsidRPr="004D067A">
        <w:rPr>
          <w:i/>
          <w:iCs/>
        </w:rPr>
        <w:t>77</w:t>
      </w:r>
      <w:r w:rsidR="004D067A" w:rsidRPr="004D067A">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4D067A">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4D067A" w:rsidRPr="004D067A">
        <w:t>(</w:t>
      </w:r>
      <w:r w:rsidR="004D067A" w:rsidRPr="004D067A">
        <w:rPr>
          <w:i/>
          <w:iCs/>
        </w:rPr>
        <w:t>85</w:t>
      </w:r>
      <w:r w:rsidR="004D067A" w:rsidRPr="004D067A">
        <w:t>)</w:t>
      </w:r>
      <w:r w:rsidR="00AD254A">
        <w:rPr>
          <w:rStyle w:val="Strong"/>
          <w:rFonts w:eastAsiaTheme="majorEastAsia"/>
          <w:b w:val="0"/>
          <w:bCs w:val="0"/>
        </w:rPr>
        <w:fldChar w:fldCharType="end"/>
      </w:r>
      <w:r w:rsidR="00AD254A">
        <w:t>. The majority of pathways (37 out of 65) exhibit</w:t>
      </w:r>
      <w:ins w:id="82" w:author="Beehner, Jacinta" w:date="2025-07-16T13:30:00Z" w16du:dateUtc="2025-07-16T17:30:00Z">
        <w:r w:rsidR="00671A14">
          <w:t>ed</w:t>
        </w:r>
      </w:ins>
      <w:r w:rsidR="00AD254A">
        <w:t xml:space="preserve"> increasing slopes at higher neopterin</w:t>
      </w:r>
      <w:ins w:id="83" w:author="Beehner, Jacinta" w:date="2025-07-16T13:30:00Z" w16du:dateUtc="2025-07-16T17:30:00Z">
        <w:r w:rsidR="00671A14">
          <w:t xml:space="preserve"> concentrations</w:t>
        </w:r>
      </w:ins>
      <w:r w:rsidR="00AD254A">
        <w:t xml:space="preserve">. There </w:t>
      </w:r>
      <w:ins w:id="84" w:author="Beehner, Jacinta" w:date="2025-07-16T13:30:00Z" w16du:dateUtc="2025-07-16T17:30:00Z">
        <w:r w:rsidR="00671A14">
          <w:t>we</w:t>
        </w:r>
      </w:ins>
      <w:del w:id="85" w:author="Beehner, Jacinta" w:date="2025-07-16T13:30:00Z" w16du:dateUtc="2025-07-16T17:30:00Z">
        <w:r w:rsidR="00AD254A" w:rsidDel="00671A14">
          <w:delText>a</w:delText>
        </w:r>
      </w:del>
      <w:r w:rsidR="00AD254A">
        <w:t>re two patterns of increasing slopes: one where a negative slope change</w:t>
      </w:r>
      <w:ins w:id="86" w:author="Beehner, Jacinta" w:date="2025-07-16T13:30:00Z" w16du:dateUtc="2025-07-16T17:30:00Z">
        <w:r w:rsidR="00671A14">
          <w:t>d</w:t>
        </w:r>
      </w:ins>
      <w:del w:id="87" w:author="Beehner, Jacinta" w:date="2025-07-16T13:30:00Z" w16du:dateUtc="2025-07-16T17:30:00Z">
        <w:r w:rsidR="00AD254A" w:rsidDel="00671A14">
          <w:delText>s</w:delText>
        </w:r>
      </w:del>
      <w:r w:rsidR="00AD254A">
        <w:t xml:space="preserve"> to positive when neopterin </w:t>
      </w:r>
      <w:ins w:id="88" w:author="Beehner, Jacinta" w:date="2025-07-16T13:30:00Z" w16du:dateUtc="2025-07-16T17:30:00Z">
        <w:r w:rsidR="00671A14">
          <w:t>wa</w:t>
        </w:r>
      </w:ins>
      <w:del w:id="89" w:author="Beehner, Jacinta" w:date="2025-07-16T13:30:00Z" w16du:dateUtc="2025-07-16T17:30:00Z">
        <w:r w:rsidR="00AD254A" w:rsidDel="00671A14">
          <w:delText>i</w:delText>
        </w:r>
      </w:del>
      <w:r w:rsidR="00AD254A">
        <w:t>s high, and another where a positive slope bec</w:t>
      </w:r>
      <w:ins w:id="90" w:author="Beehner, Jacinta" w:date="2025-07-16T13:30:00Z" w16du:dateUtc="2025-07-16T17:30:00Z">
        <w:r w:rsidR="00671A14">
          <w:t>a</w:t>
        </w:r>
      </w:ins>
      <w:del w:id="91" w:author="Beehner, Jacinta" w:date="2025-07-16T13:30:00Z" w16du:dateUtc="2025-07-16T17:30:00Z">
        <w:r w:rsidR="00AD254A" w:rsidDel="00671A14">
          <w:delText>o</w:delText>
        </w:r>
      </w:del>
      <w:r w:rsidR="00AD254A">
        <w:t>me</w:t>
      </w:r>
      <w:del w:id="92" w:author="Beehner, Jacinta" w:date="2025-07-16T13:30:00Z" w16du:dateUtc="2025-07-16T17:30:00Z">
        <w:r w:rsidR="00AD254A" w:rsidDel="00671A14">
          <w:delText>s</w:delText>
        </w:r>
      </w:del>
      <w:r w:rsidR="00AD254A">
        <w:t xml:space="preserve"> steeper when neopterin </w:t>
      </w:r>
      <w:ins w:id="93" w:author="Beehner, Jacinta" w:date="2025-07-16T13:30:00Z" w16du:dateUtc="2025-07-16T17:30:00Z">
        <w:r w:rsidR="00671A14">
          <w:t>was</w:t>
        </w:r>
      </w:ins>
      <w:del w:id="94" w:author="Beehner, Jacinta" w:date="2025-07-16T13:30:00Z" w16du:dateUtc="2025-07-16T17:30:00Z">
        <w:r w:rsidR="00AD254A" w:rsidDel="00671A14">
          <w:delText>is</w:delText>
        </w:r>
      </w:del>
      <w:r w:rsidR="00AD254A">
        <w:t xml:space="preserve"> high. These groups include</w:t>
      </w:r>
      <w:ins w:id="95" w:author="Beehner, Jacinta" w:date="2025-07-16T13:30:00Z" w16du:dateUtc="2025-07-16T17:30:00Z">
        <w:r w:rsidR="00671A14">
          <w:t>d</w:t>
        </w:r>
      </w:ins>
      <w:r w:rsidR="00AD254A">
        <w:t xml:space="preserve"> pathways commonly associated with facultative anaerobes, including the </w:t>
      </w:r>
      <w:r w:rsidR="00AD254A" w:rsidRPr="001261A1">
        <w:t>glyoxylate cycle</w:t>
      </w:r>
      <w:r w:rsidR="00AD254A">
        <w:t xml:space="preserve"> </w:t>
      </w:r>
      <w:r w:rsidR="00AD254A">
        <w:fldChar w:fldCharType="begin"/>
      </w:r>
      <w:r w:rsidR="004D067A">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4D067A" w:rsidRPr="004D067A">
        <w:t>(</w:t>
      </w:r>
      <w:r w:rsidR="004D067A" w:rsidRPr="004D067A">
        <w:rPr>
          <w:i/>
          <w:iCs/>
        </w:rPr>
        <w:t>86</w:t>
      </w:r>
      <w:r w:rsidR="004D067A" w:rsidRPr="004D067A">
        <w:t>)</w:t>
      </w:r>
      <w:r w:rsidR="00AD254A">
        <w:fldChar w:fldCharType="end"/>
      </w:r>
      <w:r w:rsidR="00AD254A">
        <w:t xml:space="preserve">, </w:t>
      </w:r>
      <w:r w:rsidR="00AD254A" w:rsidRPr="001261A1">
        <w:t>Rubisco shunt</w:t>
      </w:r>
      <w:r w:rsidR="00AD254A">
        <w:t xml:space="preserve"> </w:t>
      </w:r>
      <w:r w:rsidR="00AD254A">
        <w:fldChar w:fldCharType="begin"/>
      </w:r>
      <w:r w:rsidR="004D067A">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4D067A" w:rsidRPr="004D067A">
        <w:t>(</w:t>
      </w:r>
      <w:r w:rsidR="004D067A" w:rsidRPr="004D067A">
        <w:rPr>
          <w:i/>
          <w:iCs/>
        </w:rPr>
        <w:t>87</w:t>
      </w:r>
      <w:r w:rsidR="004D067A" w:rsidRPr="004D067A">
        <w:t>)</w:t>
      </w:r>
      <w:r w:rsidR="00AD254A">
        <w:fldChar w:fldCharType="end"/>
      </w:r>
      <w:r w:rsidR="00AD254A">
        <w:t xml:space="preserve">, ubiquinone biosynthesis </w:t>
      </w:r>
      <w:r w:rsidR="00AD254A">
        <w:fldChar w:fldCharType="begin"/>
      </w:r>
      <w:r w:rsidR="004D067A">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4D067A" w:rsidRPr="004D067A">
        <w:t>(</w:t>
      </w:r>
      <w:r w:rsidR="004D067A" w:rsidRPr="004D067A">
        <w:rPr>
          <w:i/>
          <w:iCs/>
        </w:rPr>
        <w:t>88</w:t>
      </w:r>
      <w:r w:rsidR="004D067A" w:rsidRPr="004D067A">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4D067A">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4D067A" w:rsidRPr="004D067A">
        <w:t>(</w:t>
      </w:r>
      <w:r w:rsidR="004D067A" w:rsidRPr="004D067A">
        <w:rPr>
          <w:i/>
          <w:iCs/>
        </w:rPr>
        <w:t>89</w:t>
      </w:r>
      <w:r w:rsidR="004D067A" w:rsidRPr="004D067A">
        <w:t>)</w:t>
      </w:r>
      <w:r w:rsidR="00AD254A">
        <w:fldChar w:fldCharType="end"/>
      </w:r>
      <w:r w:rsidR="00AD254A">
        <w:t xml:space="preserve">, and Lipid A biosynthesis </w:t>
      </w:r>
      <w:r w:rsidR="00AD254A">
        <w:fldChar w:fldCharType="begin"/>
      </w:r>
      <w:r w:rsidR="00B64BE6">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4D067A" w:rsidRPr="004D067A">
        <w:t>(</w:t>
      </w:r>
      <w:r w:rsidR="004D067A" w:rsidRPr="004D067A">
        <w:rPr>
          <w:i/>
          <w:iCs/>
        </w:rPr>
        <w:t>90</w:t>
      </w:r>
      <w:r w:rsidR="004D067A" w:rsidRPr="004D067A">
        <w:t>)</w:t>
      </w:r>
      <w:r w:rsidR="00AD254A">
        <w:fldChar w:fldCharType="end"/>
      </w:r>
      <w:r w:rsidR="00AD254A">
        <w:t>. They also include</w:t>
      </w:r>
      <w:ins w:id="96" w:author="Beehner, Jacinta" w:date="2025-07-16T13:30:00Z" w16du:dateUtc="2025-07-16T17:30:00Z">
        <w:r w:rsidR="00671A14">
          <w:t>d</w:t>
        </w:r>
      </w:ins>
      <w:r w:rsidR="00AD254A">
        <w:t xml:space="preserve"> pathways involved in redox maintenance, including the synthesis of B vitamins </w:t>
      </w:r>
      <w:r w:rsidR="00AD254A">
        <w:fldChar w:fldCharType="begin"/>
      </w:r>
      <w:r w:rsidR="004D067A">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rsidR="00AD254A">
        <w:fldChar w:fldCharType="end"/>
      </w:r>
      <w:r w:rsidR="00AD254A">
        <w:t xml:space="preserve">, </w:t>
      </w:r>
      <w:proofErr w:type="spellStart"/>
      <w:r w:rsidR="00AD254A">
        <w:t>menaquinol</w:t>
      </w:r>
      <w:proofErr w:type="spellEnd"/>
      <w:r w:rsidR="00AD254A">
        <w:t xml:space="preserve"> </w:t>
      </w:r>
      <w:r w:rsidR="00AD254A">
        <w:fldChar w:fldCharType="begin"/>
      </w:r>
      <w:r w:rsidR="004D067A">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4D067A" w:rsidRPr="004D067A">
        <w:t>(</w:t>
      </w:r>
      <w:r w:rsidR="004D067A" w:rsidRPr="004D067A">
        <w:rPr>
          <w:i/>
          <w:iCs/>
        </w:rPr>
        <w:t>68</w:t>
      </w:r>
      <w:r w:rsidR="004D067A" w:rsidRPr="004D067A">
        <w:t>)</w:t>
      </w:r>
      <w:r w:rsidR="00AD254A">
        <w:fldChar w:fldCharType="end"/>
      </w:r>
      <w:r w:rsidR="00AD254A">
        <w:t xml:space="preserve">, and NADPH </w:t>
      </w:r>
      <w:r w:rsidR="00AD254A">
        <w:fldChar w:fldCharType="begin"/>
      </w:r>
      <w:r w:rsidR="004D067A">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4D067A" w:rsidRPr="004D067A">
        <w:t>(</w:t>
      </w:r>
      <w:r w:rsidR="004D067A" w:rsidRPr="004D067A">
        <w:rPr>
          <w:i/>
          <w:iCs/>
        </w:rPr>
        <w:t>91</w:t>
      </w:r>
      <w:r w:rsidR="004D067A" w:rsidRPr="004D067A">
        <w:t>)</w:t>
      </w:r>
      <w:r w:rsidR="00AD254A">
        <w:fldChar w:fldCharType="end"/>
      </w:r>
      <w:r w:rsidR="00AD254A">
        <w:t xml:space="preserve">. </w:t>
      </w:r>
    </w:p>
    <w:p w14:paraId="24026206" w14:textId="77777777" w:rsidR="00BB512B" w:rsidRDefault="00BB512B" w:rsidP="00AD155B"/>
    <w:p w14:paraId="48AC5495" w14:textId="77777777" w:rsidR="00AD155B" w:rsidRDefault="00AD155B" w:rsidP="00AD155B">
      <w:r>
        <w:t xml:space="preserve">Discussion: </w:t>
      </w:r>
    </w:p>
    <w:p w14:paraId="4B93739E" w14:textId="3611C5D4" w:rsidR="009E59AA" w:rsidRDefault="00001C5E" w:rsidP="009E59AA">
      <w:pPr>
        <w:ind w:firstLine="720"/>
      </w:pPr>
      <w:r>
        <w:t>Our study ha</w:t>
      </w:r>
      <w:ins w:id="97" w:author="Beehner, Jacinta" w:date="2025-07-16T13:30:00Z" w16du:dateUtc="2025-07-16T17:30:00Z">
        <w:r w:rsidR="00671A14">
          <w:t>d</w:t>
        </w:r>
      </w:ins>
      <w:del w:id="98" w:author="Beehner, Jacinta" w:date="2025-07-16T13:30:00Z" w16du:dateUtc="2025-07-16T17:30:00Z">
        <w:r w:rsidDel="00671A14">
          <w:delText>s</w:delText>
        </w:r>
      </w:del>
      <w:r>
        <w:t xml:space="preserve"> two main goals</w:t>
      </w:r>
      <w:r w:rsidR="004E066B">
        <w:t>:</w:t>
      </w:r>
      <w:r>
        <w:t xml:space="preserve"> (1) to assess how temperature influences gut microbiome composition and function in wild, white-faced capuchins, and (2) to evaluate whether temperature-driven changes to the gut microbiome are related to host immunity. 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6F14389A"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4D067A">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4D067A" w:rsidRPr="004D067A">
        <w:t>(</w:t>
      </w:r>
      <w:r w:rsidR="004D067A" w:rsidRPr="004D067A">
        <w:rPr>
          <w:i/>
          <w:iCs/>
        </w:rPr>
        <w:t>92</w:t>
      </w:r>
      <w:r w:rsidR="004D067A" w:rsidRPr="004D067A">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4D067A">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4D067A" w:rsidRPr="004D067A">
        <w:t>(</w:t>
      </w:r>
      <w:r w:rsidR="004D067A" w:rsidRPr="004D067A">
        <w:rPr>
          <w:i/>
          <w:iCs/>
        </w:rPr>
        <w:t>93</w:t>
      </w:r>
      <w:r w:rsidR="004D067A" w:rsidRPr="004D067A">
        <w:t>)</w:t>
      </w:r>
      <w:r>
        <w:fldChar w:fldCharType="end"/>
      </w:r>
      <w:r>
        <w:t>.</w:t>
      </w:r>
      <w:r w:rsidR="009E59AA">
        <w:t xml:space="preserve"> </w:t>
      </w:r>
      <w:r>
        <w:t xml:space="preserve">High temperatures are also associated with the decline </w:t>
      </w:r>
      <w:r w:rsidR="0013502B">
        <w:t xml:space="preserve">in the </w:t>
      </w:r>
      <w:proofErr w:type="spellStart"/>
      <w:r w:rsidR="0013502B">
        <w:t>Bacteroidota</w:t>
      </w:r>
      <w:proofErr w:type="spellEnd"/>
      <w:r w:rsidR="0013502B">
        <w:t xml:space="preserve"> and Firmicutes phyla, which contain taxa known to support host immunity such as </w:t>
      </w:r>
      <w:proofErr w:type="spellStart"/>
      <w:r w:rsidR="0013502B" w:rsidRPr="00A566A6">
        <w:rPr>
          <w:rStyle w:val="Emphasis"/>
          <w:rFonts w:eastAsiaTheme="majorEastAsia"/>
        </w:rPr>
        <w:t>Clostridiaceae</w:t>
      </w:r>
      <w:proofErr w:type="spellEnd"/>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proofErr w:type="spellStart"/>
      <w:r w:rsidR="0013502B" w:rsidRPr="00A566A6">
        <w:rPr>
          <w:i/>
          <w:iCs/>
        </w:rPr>
        <w:t>Barnesiella</w:t>
      </w:r>
      <w:proofErr w:type="spellEnd"/>
      <w:r w:rsidR="0013502B">
        <w:rPr>
          <w:i/>
          <w:iCs/>
        </w:rPr>
        <w:t xml:space="preserve"> </w:t>
      </w:r>
      <w:r w:rsidR="0013502B" w:rsidRPr="0089345D">
        <w:t xml:space="preserve">(Fig </w:t>
      </w:r>
      <w:r w:rsidR="0013502B">
        <w:t>2</w:t>
      </w:r>
      <w:r w:rsidR="0013502B" w:rsidRPr="0089345D">
        <w:t>)</w:t>
      </w:r>
      <w:r w:rsidR="0013502B">
        <w:fldChar w:fldCharType="begin"/>
      </w:r>
      <w:r w:rsidR="004D067A">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4D067A" w:rsidRPr="004D067A">
        <w:t>(</w:t>
      </w:r>
      <w:r w:rsidR="004D067A" w:rsidRPr="004D067A">
        <w:rPr>
          <w:i/>
          <w:iCs/>
        </w:rPr>
        <w:t>94</w:t>
      </w:r>
      <w:r w:rsidR="004D067A" w:rsidRPr="004D067A">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4D067A">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4D067A" w:rsidRPr="004D067A">
        <w:t>(</w:t>
      </w:r>
      <w:r w:rsidR="004D067A" w:rsidRPr="004D067A">
        <w:rPr>
          <w:i/>
          <w:iCs/>
        </w:rPr>
        <w:t>95</w:t>
      </w:r>
      <w:r w:rsidR="004D067A" w:rsidRPr="004D067A">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4D067A">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4D067A" w:rsidRPr="004D067A">
        <w:t>(</w:t>
      </w:r>
      <w:r w:rsidR="004D067A" w:rsidRPr="004D067A">
        <w:rPr>
          <w:i/>
          <w:iCs/>
        </w:rPr>
        <w:t>37</w:t>
      </w:r>
      <w:r w:rsidR="004D067A" w:rsidRPr="004D067A">
        <w:t xml:space="preserve">, </w:t>
      </w:r>
      <w:r w:rsidR="004D067A" w:rsidRPr="004D067A">
        <w:rPr>
          <w:i/>
          <w:iCs/>
        </w:rPr>
        <w:t>96</w:t>
      </w:r>
      <w:r w:rsidR="004D067A" w:rsidRPr="004D067A">
        <w:t>)</w:t>
      </w:r>
      <w:r w:rsidR="003B0B1F">
        <w:fldChar w:fldCharType="end"/>
      </w:r>
      <w:r w:rsidR="009E59AA">
        <w:t>,</w:t>
      </w:r>
      <w:r w:rsidR="003B0B1F">
        <w:t xml:space="preserve"> </w:t>
      </w:r>
      <w:r w:rsidR="00E21D0B">
        <w:t xml:space="preserve">are less sensitive to heat compared to other phyla. </w:t>
      </w:r>
      <w:r w:rsidR="003B0B1F">
        <w:t>Therefore, s</w:t>
      </w:r>
      <w:r>
        <w:t>ustained high temperatures may continue to erode both taxonomic and functional diversity, eventually increasing the host’s vulnerability to infection.</w:t>
      </w:r>
    </w:p>
    <w:p w14:paraId="0854AB63" w14:textId="4E2E848F"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B64BE6">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4D067A" w:rsidRPr="004D067A">
        <w:t>(</w:t>
      </w:r>
      <w:r w:rsidR="004D067A" w:rsidRPr="004D067A">
        <w:rPr>
          <w:i/>
          <w:iCs/>
        </w:rPr>
        <w:t>62</w:t>
      </w:r>
      <w:r w:rsidR="004D067A" w:rsidRPr="004D067A">
        <w:t xml:space="preserve">, </w:t>
      </w:r>
      <w:r w:rsidR="004D067A" w:rsidRPr="004D067A">
        <w:rPr>
          <w:i/>
          <w:iCs/>
        </w:rPr>
        <w:t>97</w:t>
      </w:r>
      <w:r w:rsidR="004D067A" w:rsidRPr="004D067A">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4D067A">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4D067A" w:rsidRPr="004D067A">
        <w:t>(</w:t>
      </w:r>
      <w:r w:rsidR="004D067A" w:rsidRPr="004D067A">
        <w:rPr>
          <w:i/>
          <w:iCs/>
        </w:rPr>
        <w:t>63</w:t>
      </w:r>
      <w:r w:rsidR="004D067A" w:rsidRPr="004D067A">
        <w:t>)</w:t>
      </w:r>
      <w:r w:rsidR="005A0253">
        <w:fldChar w:fldCharType="end"/>
      </w:r>
      <w:r w:rsidR="005A0253">
        <w:t>.</w:t>
      </w:r>
      <w:r w:rsidR="005A0253" w:rsidRPr="006B03C8">
        <w:t xml:space="preserve"> </w:t>
      </w:r>
      <w:r w:rsidR="005A0253">
        <w:t>Limited repair capacity could leave gut microbes more vulnerable to peroxidative damage, a common consequence of heat stress driven by an accumulation of ROS that damages the lipid components of cell membranes</w:t>
      </w:r>
      <w:r>
        <w:t xml:space="preserve"> </w:t>
      </w:r>
      <w:r w:rsidR="005A0253">
        <w:fldChar w:fldCharType="begin"/>
      </w:r>
      <w:r w:rsidR="00F13D2A">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4D067A" w:rsidRPr="004D067A">
        <w:t>(</w:t>
      </w:r>
      <w:r w:rsidR="004D067A" w:rsidRPr="004D067A">
        <w:rPr>
          <w:i/>
          <w:iCs/>
        </w:rPr>
        <w:t>22</w:t>
      </w:r>
      <w:r w:rsidR="004D067A" w:rsidRPr="004D067A">
        <w:t xml:space="preserve">, </w:t>
      </w:r>
      <w:r w:rsidR="004D067A" w:rsidRPr="004D067A">
        <w:rPr>
          <w:i/>
          <w:iCs/>
        </w:rPr>
        <w:t>98</w:t>
      </w:r>
      <w:r w:rsidR="004D067A" w:rsidRPr="004D067A">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4D067A">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4D067A" w:rsidRPr="004D067A">
        <w:t>(</w:t>
      </w:r>
      <w:r w:rsidR="004D067A" w:rsidRPr="004D067A">
        <w:rPr>
          <w:i/>
          <w:iCs/>
        </w:rPr>
        <w:t>65</w:t>
      </w:r>
      <w:r w:rsidR="004D067A" w:rsidRPr="004D067A">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4D067A">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4D067A" w:rsidRPr="004D067A">
        <w:t>(</w:t>
      </w:r>
      <w:r w:rsidR="004D067A" w:rsidRPr="004D067A">
        <w:rPr>
          <w:i/>
          <w:iCs/>
        </w:rPr>
        <w:t>99</w:t>
      </w:r>
      <w:r w:rsidR="004D067A" w:rsidRPr="004D067A">
        <w:t xml:space="preserve">, </w:t>
      </w:r>
      <w:r w:rsidR="004D067A" w:rsidRPr="004D067A">
        <w:rPr>
          <w:i/>
          <w:iCs/>
        </w:rPr>
        <w:t>100</w:t>
      </w:r>
      <w:r w:rsidR="004D067A" w:rsidRPr="004D067A">
        <w:t>)</w:t>
      </w:r>
      <w:r w:rsidR="005A0253">
        <w:fldChar w:fldCharType="end"/>
      </w:r>
      <w:r w:rsidR="005A0253">
        <w:t xml:space="preserve">, and coincide with a decline in complex polysaccharide fermentation typical of obligate taxa </w:t>
      </w:r>
      <w:r w:rsidR="005A0253">
        <w:fldChar w:fldCharType="begin"/>
      </w:r>
      <w:r w:rsidR="00F13D2A">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4D067A">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4D067A" w:rsidRPr="004D067A">
        <w:t>(</w:t>
      </w:r>
      <w:r w:rsidR="004D067A" w:rsidRPr="004D067A">
        <w:rPr>
          <w:i/>
          <w:iCs/>
        </w:rPr>
        <w:t>101</w:t>
      </w:r>
      <w:r w:rsidR="004D067A" w:rsidRPr="004D067A">
        <w:t>)</w:t>
      </w:r>
      <w:r w:rsidR="005649BA">
        <w:fldChar w:fldCharType="end"/>
      </w:r>
      <w:r w:rsidR="005649BA">
        <w:t xml:space="preserve"> and immunomodulators </w:t>
      </w:r>
      <w:r w:rsidR="005649BA">
        <w:fldChar w:fldCharType="begin"/>
      </w:r>
      <w:r w:rsidR="004D067A">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4D067A" w:rsidRPr="004D067A">
        <w:t>(</w:t>
      </w:r>
      <w:r w:rsidR="004D067A" w:rsidRPr="004D067A">
        <w:rPr>
          <w:i/>
          <w:iCs/>
        </w:rPr>
        <w:t>42</w:t>
      </w:r>
      <w:r w:rsidR="004D067A" w:rsidRPr="004D067A">
        <w:t xml:space="preserve">, </w:t>
      </w:r>
      <w:r w:rsidR="004D067A" w:rsidRPr="004D067A">
        <w:rPr>
          <w:i/>
          <w:iCs/>
        </w:rPr>
        <w:t>43</w:t>
      </w:r>
      <w:r w:rsidR="004D067A" w:rsidRPr="004D067A">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3B385C7B"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4D067A">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4D067A">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4D067A" w:rsidRPr="004D067A">
        <w:t>(</w:t>
      </w:r>
      <w:r w:rsidR="004D067A" w:rsidRPr="004D067A">
        <w:rPr>
          <w:i/>
          <w:iCs/>
        </w:rPr>
        <w:t>102</w:t>
      </w:r>
      <w:r w:rsidR="004D067A" w:rsidRPr="004D067A">
        <w:t xml:space="preserve">, </w:t>
      </w:r>
      <w:r w:rsidR="004D067A" w:rsidRPr="004D067A">
        <w:rPr>
          <w:i/>
          <w:iCs/>
        </w:rPr>
        <w:t>103</w:t>
      </w:r>
      <w:r w:rsidR="004D067A" w:rsidRPr="004D067A">
        <w:t>)</w:t>
      </w:r>
      <w:r>
        <w:fldChar w:fldCharType="end"/>
      </w:r>
      <w:r>
        <w:t xml:space="preserve">, reptiles </w:t>
      </w:r>
      <w:r>
        <w:fldChar w:fldCharType="begin"/>
      </w:r>
      <w:r w:rsidR="004D067A">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amphibians</w:t>
      </w:r>
      <w:r w:rsidR="0012501B">
        <w:t xml:space="preserve">, birds </w:t>
      </w:r>
      <w:r w:rsidR="0012501B">
        <w:fldChar w:fldCharType="begin"/>
      </w:r>
      <w:r w:rsidR="0012501B">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12501B" w:rsidRPr="004D067A">
        <w:t>(</w:t>
      </w:r>
      <w:r w:rsidR="0012501B" w:rsidRPr="004D067A">
        <w:rPr>
          <w:i/>
          <w:iCs/>
        </w:rPr>
        <w:t>21</w:t>
      </w:r>
      <w:r w:rsidR="0012501B" w:rsidRPr="004D067A">
        <w:t>)</w:t>
      </w:r>
      <w:r w:rsidR="0012501B">
        <w:fldChar w:fldCharType="end"/>
      </w:r>
      <w:r w:rsidR="0012501B">
        <w:t>, and mammals</w:t>
      </w:r>
      <w:r>
        <w:t xml:space="preserve"> </w:t>
      </w:r>
      <w:r>
        <w:fldChar w:fldCharType="begin"/>
      </w:r>
      <w:r w:rsidR="004D067A">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4D067A" w:rsidRPr="004D067A">
        <w:t>(</w:t>
      </w:r>
      <w:r w:rsidR="004D067A" w:rsidRPr="004D067A">
        <w:rPr>
          <w:i/>
          <w:iCs/>
        </w:rPr>
        <w:t>104</w:t>
      </w:r>
      <w:r w:rsidR="004D067A" w:rsidRPr="004D067A">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4D067A">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4D067A">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fldChar w:fldCharType="end"/>
      </w:r>
      <w:r>
        <w:t xml:space="preserve">. We also observe an increase in DNA repair pathways that suggests cellular damage from the accumulation of ROS </w:t>
      </w:r>
      <w:r>
        <w:fldChar w:fldCharType="begin"/>
      </w:r>
      <w:r w:rsidR="004D067A">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4D067A">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4D067A" w:rsidRPr="004D067A">
        <w:t>(</w:t>
      </w:r>
      <w:r w:rsidR="004D067A" w:rsidRPr="004D067A">
        <w:rPr>
          <w:i/>
          <w:iCs/>
        </w:rPr>
        <w:t>17</w:t>
      </w:r>
      <w:r w:rsidR="004D067A" w:rsidRPr="004D067A">
        <w:t xml:space="preserve">, </w:t>
      </w:r>
      <w:r w:rsidR="004D067A" w:rsidRPr="004D067A">
        <w:rPr>
          <w:i/>
          <w:iCs/>
        </w:rPr>
        <w:t>29</w:t>
      </w:r>
      <w:r w:rsidR="004D067A" w:rsidRPr="004D067A">
        <w:t xml:space="preserve">, </w:t>
      </w:r>
      <w:r w:rsidR="004D067A" w:rsidRPr="004D067A">
        <w:rPr>
          <w:i/>
          <w:iCs/>
        </w:rPr>
        <w:t>30</w:t>
      </w:r>
      <w:r w:rsidR="004D067A" w:rsidRPr="004D067A">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tolerance. This trend is especially concerning given that capuchins in </w:t>
      </w:r>
      <w:ins w:id="99" w:author="Beehner, Jacinta" w:date="2025-07-16T13:37:00Z" w16du:dateUtc="2025-07-16T17:37:00Z">
        <w:r w:rsidR="00BC3FD8">
          <w:t>n</w:t>
        </w:r>
      </w:ins>
      <w:del w:id="100" w:author="Beehner, Jacinta" w:date="2025-07-16T13:37:00Z" w16du:dateUtc="2025-07-16T17:37:00Z">
        <w:r w:rsidDel="00BC3FD8">
          <w:delText>N</w:delText>
        </w:r>
      </w:del>
      <w:r>
        <w:t xml:space="preserve">orthwestern Costa Rica are endemic to highly seasonal forests and likely adapted to a broader temperature range than many tropical specialists </w:t>
      </w:r>
      <w:r>
        <w:fldChar w:fldCharType="begin"/>
      </w:r>
      <w:r w:rsidR="004D067A">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4D067A">
        <w:rPr>
          <w:rFonts w:ascii="Cambria Math" w:hAnsi="Cambria Math" w:cs="Cambria Math"/>
        </w:rPr>
        <w:instrText>∼</w:instrText>
      </w:r>
      <w:r w:rsidR="004D067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4D067A" w:rsidRPr="004D067A">
        <w:t>(</w:t>
      </w:r>
      <w:r w:rsidR="004D067A" w:rsidRPr="004D067A">
        <w:rPr>
          <w:i/>
          <w:iCs/>
        </w:rPr>
        <w:t>105</w:t>
      </w:r>
      <w:r w:rsidR="004D067A" w:rsidRPr="004D067A">
        <w:t xml:space="preserve">, </w:t>
      </w:r>
      <w:r w:rsidR="004D067A" w:rsidRPr="004D067A">
        <w:rPr>
          <w:i/>
          <w:iCs/>
        </w:rPr>
        <w:t>106</w:t>
      </w:r>
      <w:r w:rsidR="004D067A" w:rsidRPr="004D067A">
        <w:t>)</w:t>
      </w:r>
      <w:r>
        <w:fldChar w:fldCharType="end"/>
      </w:r>
      <w:r>
        <w:t xml:space="preserve">. </w:t>
      </w:r>
    </w:p>
    <w:p w14:paraId="6FC7BB68" w14:textId="48FA9C79"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4D067A">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4D067A" w:rsidRPr="004D067A">
        <w:t>(</w:t>
      </w:r>
      <w:r w:rsidR="004D067A" w:rsidRPr="004D067A">
        <w:rPr>
          <w:i/>
          <w:iCs/>
        </w:rPr>
        <w:t>42</w:t>
      </w:r>
      <w:r w:rsidR="004D067A" w:rsidRPr="004D067A">
        <w:t xml:space="preserve">, </w:t>
      </w:r>
      <w:r w:rsidR="004D067A" w:rsidRPr="004D067A">
        <w:rPr>
          <w:i/>
          <w:iCs/>
        </w:rPr>
        <w:t>76</w:t>
      </w:r>
      <w:r w:rsidR="004D067A" w:rsidRPr="004D067A">
        <w:t>)</w:t>
      </w:r>
      <w:r>
        <w:fldChar w:fldCharType="end"/>
      </w:r>
      <w:r>
        <w:t xml:space="preserve"> and the suppression of proinflammatory cytokine signaling </w:t>
      </w:r>
      <w:r>
        <w:fldChar w:fldCharType="begin"/>
      </w:r>
      <w:r w:rsidR="004D067A">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4D067A" w:rsidRPr="004D067A">
        <w:t>(</w:t>
      </w:r>
      <w:r w:rsidR="004D067A" w:rsidRPr="004D067A">
        <w:rPr>
          <w:i/>
          <w:iCs/>
        </w:rPr>
        <w:t>43</w:t>
      </w:r>
      <w:r w:rsidR="004D067A" w:rsidRPr="004D067A">
        <w:t xml:space="preserve">, </w:t>
      </w:r>
      <w:r w:rsidR="004D067A" w:rsidRPr="004D067A">
        <w:rPr>
          <w:i/>
          <w:iCs/>
        </w:rPr>
        <w:t>77</w:t>
      </w:r>
      <w:r w:rsidR="004D067A" w:rsidRPr="004D067A">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4D067A">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4D067A" w:rsidRPr="004D067A">
        <w:t>(</w:t>
      </w:r>
      <w:r w:rsidR="004D067A" w:rsidRPr="004D067A">
        <w:rPr>
          <w:i/>
          <w:iCs/>
        </w:rPr>
        <w:t>107</w:t>
      </w:r>
      <w:r w:rsidR="004D067A" w:rsidRPr="004D067A">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4D067A">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4D067A" w:rsidRPr="004D067A">
        <w:t>(</w:t>
      </w:r>
      <w:r w:rsidR="004D067A" w:rsidRPr="004D067A">
        <w:rPr>
          <w:i/>
          <w:iCs/>
        </w:rPr>
        <w:t>108</w:t>
      </w:r>
      <w:r w:rsidR="004D067A" w:rsidRPr="004D067A">
        <w:t xml:space="preserve">, </w:t>
      </w:r>
      <w:r w:rsidR="004D067A" w:rsidRPr="004D067A">
        <w:rPr>
          <w:i/>
          <w:iCs/>
        </w:rPr>
        <w:t>109</w:t>
      </w:r>
      <w:r w:rsidR="004D067A" w:rsidRPr="004D067A">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commentRangeStart w:id="101"/>
      <w:r w:rsidRPr="00C64C3B">
        <w:rPr>
          <w:u w:val="single"/>
        </w:rPr>
        <w:t xml:space="preserve">Gut microbiome </w:t>
      </w:r>
      <w:r>
        <w:rPr>
          <w:u w:val="single"/>
        </w:rPr>
        <w:t>response to temperature affects microbiome-immune homeostasis</w:t>
      </w:r>
      <w:commentRangeEnd w:id="101"/>
      <w:r w:rsidR="007A7BA9">
        <w:rPr>
          <w:rStyle w:val="CommentReference"/>
        </w:rPr>
        <w:commentReference w:id="101"/>
      </w:r>
    </w:p>
    <w:p w14:paraId="682A70F9" w14:textId="3176F64A"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proofErr w:type="spellStart"/>
      <w:r w:rsidR="00D1426F" w:rsidRPr="00E8793F">
        <w:rPr>
          <w:rStyle w:val="Emphasis"/>
          <w:rFonts w:eastAsiaTheme="majorEastAsia"/>
        </w:rPr>
        <w:t>Alistipes</w:t>
      </w:r>
      <w:proofErr w:type="spellEnd"/>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4D067A">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4D067A">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4D067A" w:rsidRPr="004D067A">
        <w:t>(</w:t>
      </w:r>
      <w:r w:rsidR="004D067A" w:rsidRPr="004D067A">
        <w:rPr>
          <w:i/>
          <w:iCs/>
        </w:rPr>
        <w:t>77</w:t>
      </w:r>
      <w:r w:rsidR="004D067A" w:rsidRPr="004D067A">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4D067A">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4D067A" w:rsidRPr="004D067A">
        <w:t>(</w:t>
      </w:r>
      <w:r w:rsidR="004D067A" w:rsidRPr="004D067A">
        <w:rPr>
          <w:i/>
          <w:iCs/>
        </w:rPr>
        <w:t>110</w:t>
      </w:r>
      <w:r w:rsidR="004D067A" w:rsidRPr="004D067A">
        <w:t xml:space="preserve">, </w:t>
      </w:r>
      <w:r w:rsidR="004D067A" w:rsidRPr="004D067A">
        <w:rPr>
          <w:i/>
          <w:iCs/>
        </w:rPr>
        <w:t>111</w:t>
      </w:r>
      <w:r w:rsidR="004D067A" w:rsidRPr="004D067A">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w:t>
      </w:r>
      <w:proofErr w:type="spellStart"/>
      <w:r w:rsidR="00B24088" w:rsidRPr="00B24088">
        <w:t>Bacteroidota</w:t>
      </w:r>
      <w:proofErr w:type="spellEnd"/>
      <w:r w:rsidR="00B24088" w:rsidRPr="00B24088">
        <w:t xml:space="preserve">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4D067A">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4D067A" w:rsidRPr="004D067A">
        <w:t>(</w:t>
      </w:r>
      <w:r w:rsidR="004D067A" w:rsidRPr="004D067A">
        <w:rPr>
          <w:i/>
          <w:iCs/>
        </w:rPr>
        <w:t>38</w:t>
      </w:r>
      <w:r w:rsidR="004D067A" w:rsidRPr="004D067A">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4D067A">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4D067A" w:rsidRPr="004D067A">
        <w:t>(</w:t>
      </w:r>
      <w:r w:rsidR="004D067A" w:rsidRPr="004D067A">
        <w:rPr>
          <w:i/>
          <w:iCs/>
        </w:rPr>
        <w:t>85</w:t>
      </w:r>
      <w:r w:rsidR="004D067A" w:rsidRPr="004D067A">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37B1C287" w:rsidR="00410923" w:rsidRDefault="00164D31" w:rsidP="00410923">
      <w:pPr>
        <w:ind w:firstLine="720"/>
      </w:pPr>
      <w:r>
        <w:t>In contrast, facultative anaerobes may be more resilient to these conditions</w:t>
      </w:r>
      <w:r w:rsidR="00516686">
        <w:t xml:space="preserve">. </w:t>
      </w:r>
      <w:r>
        <w:t xml:space="preserve">For example, </w:t>
      </w:r>
      <w:proofErr w:type="spellStart"/>
      <w:r w:rsidRPr="00516686">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4D067A">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4D067A" w:rsidRPr="004D067A">
        <w:t>(</w:t>
      </w:r>
      <w:r w:rsidR="004D067A" w:rsidRPr="004D067A">
        <w:rPr>
          <w:i/>
          <w:iCs/>
        </w:rPr>
        <w:t>86</w:t>
      </w:r>
      <w:r w:rsidR="004D067A" w:rsidRPr="004D067A">
        <w:t xml:space="preserve">, </w:t>
      </w:r>
      <w:r w:rsidR="004D067A" w:rsidRPr="004D067A">
        <w:rPr>
          <w:i/>
          <w:iCs/>
        </w:rPr>
        <w:t>87</w:t>
      </w:r>
      <w:r w:rsidR="004D067A" w:rsidRPr="004D067A">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4D067A">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4D067A" w:rsidRPr="004D067A">
        <w:t>(</w:t>
      </w:r>
      <w:r w:rsidR="004D067A" w:rsidRPr="004D067A">
        <w:rPr>
          <w:i/>
          <w:iCs/>
        </w:rPr>
        <w:t>88</w:t>
      </w:r>
      <w:r w:rsidR="004D067A" w:rsidRPr="004D067A">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4D067A">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4D067A" w:rsidRPr="004D067A">
        <w:t>(</w:t>
      </w:r>
      <w:r w:rsidR="004D067A" w:rsidRPr="004D067A">
        <w:rPr>
          <w:i/>
          <w:iCs/>
        </w:rPr>
        <w:t>89</w:t>
      </w:r>
      <w:r w:rsidR="004D067A" w:rsidRPr="004D067A">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B64BE6">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4D067A" w:rsidRPr="004D067A">
        <w:t>(</w:t>
      </w:r>
      <w:r w:rsidR="004D067A" w:rsidRPr="004D067A">
        <w:rPr>
          <w:i/>
          <w:iCs/>
        </w:rPr>
        <w:t>90</w:t>
      </w:r>
      <w:r w:rsidR="004D067A" w:rsidRPr="004D067A">
        <w:t>)</w:t>
      </w:r>
      <w:r w:rsidR="00410923">
        <w:fldChar w:fldCharType="end"/>
      </w:r>
      <w:r w:rsidR="00410923">
        <w:t>(Fig 5</w:t>
      </w:r>
      <w:r w:rsidR="0053457E">
        <w:t>D</w:t>
      </w:r>
      <w:r w:rsidR="00410923">
        <w:t xml:space="preserve">). </w:t>
      </w:r>
      <w:proofErr w:type="spellStart"/>
      <w:r w:rsidR="00410923">
        <w:rPr>
          <w:rStyle w:val="Emphasis"/>
          <w:rFonts w:eastAsiaTheme="majorEastAsia"/>
        </w:rPr>
        <w:t>Helicobacteraceae</w:t>
      </w:r>
      <w:proofErr w:type="spellEnd"/>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4D067A">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4D067A" w:rsidRPr="004D067A">
        <w:t>(</w:t>
      </w:r>
      <w:r w:rsidR="004D067A" w:rsidRPr="004D067A">
        <w:rPr>
          <w:i/>
          <w:iCs/>
        </w:rPr>
        <w:t>112</w:t>
      </w:r>
      <w:r w:rsidR="004D067A" w:rsidRPr="004D067A">
        <w:t>)</w:t>
      </w:r>
      <w:r w:rsidR="00410923">
        <w:fldChar w:fldCharType="end"/>
      </w:r>
      <w:r w:rsidR="00410923">
        <w:t>. These shifts 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3A8D4CEC" w:rsidR="00410923" w:rsidRDefault="00410923" w:rsidP="00410923">
      <w:pPr>
        <w:ind w:firstLine="720"/>
      </w:pPr>
      <w:r w:rsidRPr="00973225">
        <w:t xml:space="preserve">Taken together, these findings provide robust support for a </w:t>
      </w:r>
      <w:bookmarkStart w:id="102" w:name="_Hlk200366020"/>
      <w:r w:rsidRPr="00973225">
        <w:t xml:space="preserve">heat-induced physiological cascade that affects microbiome composition and disrupts </w:t>
      </w:r>
      <w:r>
        <w:t>microbiome-</w:t>
      </w:r>
      <w:r w:rsidRPr="00973225">
        <w:t xml:space="preserve">immune homeostasis </w:t>
      </w:r>
      <w:bookmarkEnd w:id="102"/>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4D067A">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4D067A" w:rsidRPr="004D067A">
        <w:t>(</w:t>
      </w:r>
      <w:r w:rsidR="004D067A" w:rsidRPr="004D067A">
        <w:rPr>
          <w:i/>
          <w:iCs/>
        </w:rPr>
        <w:t>83</w:t>
      </w:r>
      <w:r w:rsidR="004D067A" w:rsidRPr="004D067A">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4D067A">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4D067A" w:rsidRPr="004D067A">
        <w:t>(</w:t>
      </w:r>
      <w:r w:rsidR="004D067A" w:rsidRPr="004D067A">
        <w:rPr>
          <w:i/>
          <w:iCs/>
        </w:rPr>
        <w:t>82</w:t>
      </w:r>
      <w:r w:rsidR="004D067A" w:rsidRPr="004D067A">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4D067A">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w:t>
      </w:r>
      <w:proofErr w:type="spellStart"/>
      <w:r>
        <w:t>menaquinol</w:t>
      </w:r>
      <w:proofErr w:type="spellEnd"/>
      <w:r>
        <w:t xml:space="preserve"> </w:t>
      </w:r>
      <w:r>
        <w:fldChar w:fldCharType="begin"/>
      </w:r>
      <w:r w:rsidR="004D067A">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and NADPH </w:t>
      </w:r>
      <w:r>
        <w:fldChar w:fldCharType="begin"/>
      </w:r>
      <w:r w:rsidR="004D067A">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4D067A" w:rsidRPr="004D067A">
        <w:t>(</w:t>
      </w:r>
      <w:r w:rsidR="004D067A" w:rsidRPr="004D067A">
        <w:rPr>
          <w:i/>
          <w:iCs/>
        </w:rPr>
        <w:t>91</w:t>
      </w:r>
      <w:r w:rsidR="004D067A" w:rsidRPr="004D067A">
        <w:t>)</w:t>
      </w:r>
      <w:r>
        <w:fldChar w:fldCharType="end"/>
      </w:r>
      <w:r>
        <w:t>, which may represent microbial efforts to restore redox balance</w:t>
      </w:r>
      <w:r w:rsidR="0053457E">
        <w:t xml:space="preserve"> (Fig 5 D &amp; E)</w:t>
      </w:r>
      <w: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5D3964D8"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w:t>
      </w:r>
      <w:ins w:id="103" w:author="Beehner, Jacinta" w:date="2025-07-16T13:50:00Z" w16du:dateUtc="2025-07-16T17:50:00Z">
        <w:r w:rsidR="007A7BA9">
          <w:t xml:space="preserve"> is(?)</w:t>
        </w:r>
      </w:ins>
      <w:r>
        <w:t xml:space="preserve"> </w:t>
      </w:r>
      <w:commentRangeStart w:id="104"/>
      <w:r>
        <w:t>mediated</w:t>
      </w:r>
      <w:commentRangeEnd w:id="104"/>
      <w:r w:rsidR="007A7BA9">
        <w:rPr>
          <w:rStyle w:val="CommentReference"/>
        </w:rPr>
        <w:commentReference w:id="104"/>
      </w:r>
      <w:r>
        <w:t xml:space="preserve"> by the gut microbiome in a wild endotherm population.</w:t>
      </w:r>
      <w:r w:rsidRPr="00CF2FB2">
        <w:t xml:space="preserve"> </w:t>
      </w:r>
      <w:commentRangeStart w:id="105"/>
      <w:r>
        <w:t xml:space="preserve">They offer critical insight into how rising temperatures due to climate change may impact wild animals through their microbiomes.  </w:t>
      </w:r>
      <w:commentRangeEnd w:id="105"/>
      <w:r w:rsidR="002A5D9C">
        <w:rPr>
          <w:rStyle w:val="CommentReference"/>
        </w:rPr>
        <w:commentReference w:id="105"/>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3925D8A2" w:rsidR="00AF0CD3" w:rsidRDefault="00AF0CD3" w:rsidP="00AF0CD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4D067A">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4D067A" w:rsidRPr="004D067A">
        <w:t>(</w:t>
      </w:r>
      <w:r w:rsidR="004D067A" w:rsidRPr="004D067A">
        <w:rPr>
          <w:i/>
          <w:iCs/>
        </w:rPr>
        <w:t>113</w:t>
      </w:r>
      <w:r w:rsidR="004D067A" w:rsidRPr="004D067A">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3B5D1FE"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4D067A">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4D067A" w:rsidRPr="004D067A">
        <w:t>(</w:t>
      </w:r>
      <w:r w:rsidR="004D067A" w:rsidRPr="004D067A">
        <w:rPr>
          <w:i/>
          <w:iCs/>
        </w:rPr>
        <w:t>53</w:t>
      </w:r>
      <w:r w:rsidR="004D067A" w:rsidRPr="004D067A">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4D067A">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4D067A" w:rsidRPr="004D067A">
        <w:t>(</w:t>
      </w:r>
      <w:r w:rsidR="004D067A" w:rsidRPr="004D067A">
        <w:rPr>
          <w:i/>
          <w:iCs/>
        </w:rPr>
        <w:t>114</w:t>
      </w:r>
      <w:r w:rsidR="004D067A" w:rsidRPr="004D067A">
        <w:t>)</w:t>
      </w:r>
      <w:r>
        <w:rPr>
          <w:bCs/>
        </w:rPr>
        <w:fldChar w:fldCharType="end"/>
      </w:r>
      <w:r>
        <w:rPr>
          <w:bCs/>
        </w:rPr>
        <w:t xml:space="preserve">. </w:t>
      </w:r>
      <w:r>
        <w:t xml:space="preserve">We collected urine samples using a clean catch method </w:t>
      </w:r>
      <w:r>
        <w:rPr>
          <w:bCs/>
        </w:rPr>
        <w:fldChar w:fldCharType="begin"/>
      </w:r>
      <w:r w:rsidR="004D067A">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4D067A" w:rsidRPr="004D067A">
        <w:t>(</w:t>
      </w:r>
      <w:r w:rsidR="004D067A" w:rsidRPr="004D067A">
        <w:rPr>
          <w:i/>
          <w:iCs/>
        </w:rPr>
        <w:t>115</w:t>
      </w:r>
      <w:r w:rsidR="004D067A" w:rsidRPr="004D067A">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4D067A">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4D067A" w:rsidRPr="004D067A">
        <w:t>(</w:t>
      </w:r>
      <w:r w:rsidR="004D067A" w:rsidRPr="004D067A">
        <w:rPr>
          <w:i/>
          <w:iCs/>
        </w:rPr>
        <w:t>116</w:t>
      </w:r>
      <w:r w:rsidR="004D067A" w:rsidRPr="004D067A">
        <w:t>)</w:t>
      </w:r>
      <w:r>
        <w:rPr>
          <w:bCs/>
        </w:rPr>
        <w:fldChar w:fldCharType="end"/>
      </w:r>
      <w:r>
        <w:rPr>
          <w:bCs/>
        </w:rPr>
        <w:t xml:space="preserve">. </w:t>
      </w:r>
    </w:p>
    <w:p w14:paraId="21F125CC" w14:textId="595322F3" w:rsidR="00AF0CD3" w:rsidRDefault="00AF0CD3" w:rsidP="00AF0CD3">
      <w:pPr>
        <w:ind w:firstLine="720"/>
      </w:pPr>
      <w:r>
        <w:t xml:space="preserve">Temperature observations for 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714EDC">
        <w:rPr>
          <w:rStyle w:val="Emphasis"/>
          <w:i w:val="0"/>
          <w:iCs w:val="0"/>
        </w:rPr>
        <w:t>Taboga</w:t>
      </w:r>
      <w:proofErr w:type="spellEnd"/>
      <w:r w:rsidRPr="00714EDC">
        <w:rPr>
          <w:rStyle w:val="Emphasis"/>
          <w:i w:val="0"/>
          <w:iCs w:val="0"/>
        </w:rPr>
        <w:t xml:space="preserve"> Forest Reserve</w:t>
      </w:r>
      <w:r>
        <w:t xml:space="preserve">. Like </w:t>
      </w:r>
      <w:proofErr w:type="spellStart"/>
      <w:r w:rsidRPr="00714EDC">
        <w:rPr>
          <w:rStyle w:val="Emphasis"/>
          <w:i w:val="0"/>
          <w:iCs w:val="0"/>
        </w:rPr>
        <w:t>Taboga</w:t>
      </w:r>
      <w:proofErr w:type="spellEnd"/>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4D067A">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4D067A" w:rsidRPr="004D067A">
        <w:t>(</w:t>
      </w:r>
      <w:r w:rsidR="004D067A" w:rsidRPr="004D067A">
        <w:rPr>
          <w:i/>
          <w:iCs/>
        </w:rPr>
        <w:t>117</w:t>
      </w:r>
      <w:r w:rsidR="004D067A" w:rsidRPr="004D067A">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proofErr w:type="spellStart"/>
      <w:r w:rsidRPr="00714EDC">
        <w:rPr>
          <w:rStyle w:val="Emphasis"/>
          <w:i w:val="0"/>
          <w:iCs w:val="0"/>
        </w:rPr>
        <w:t>Taboga</w:t>
      </w:r>
      <w:proofErr w:type="spellEnd"/>
      <w:r w:rsidRPr="00714EDC">
        <w:rPr>
          <w:i/>
          <w:iCs/>
        </w:rPr>
        <w:t xml:space="preserve"> </w:t>
      </w:r>
      <w:r w:rsidRPr="000A6861">
        <w:t>white</w:t>
      </w:r>
      <w:r>
        <w:t xml:space="preserve">-faced capuchin population </w:t>
      </w:r>
      <w:r>
        <w:fldChar w:fldCharType="begin"/>
      </w:r>
      <w:r w:rsidR="004D067A">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0678DDE3"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4D067A">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4D067A" w:rsidRPr="004D067A">
        <w:t>(</w:t>
      </w:r>
      <w:r w:rsidR="004D067A" w:rsidRPr="004D067A">
        <w:rPr>
          <w:i/>
          <w:iCs/>
        </w:rPr>
        <w:t>118</w:t>
      </w:r>
      <w:r w:rsidR="004D067A" w:rsidRPr="004D067A">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4D067A">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 xml:space="preserve">, </w:t>
      </w:r>
      <w:r w:rsidR="004D067A" w:rsidRPr="004D067A">
        <w:rPr>
          <w:i/>
          <w:iCs/>
        </w:rPr>
        <w:t>118</w:t>
      </w:r>
      <w:r w:rsidR="004D067A" w:rsidRPr="004D067A">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24A67511" w:rsidR="00AF0CD3" w:rsidRPr="00147548" w:rsidRDefault="00AF0CD3" w:rsidP="00AF0CD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4D067A">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4D067A">
        <w:rPr>
          <w:rFonts w:ascii="Cambria Math" w:hAnsi="Cambria Math" w:cs="Cambria Math"/>
        </w:rPr>
        <w:instrText>∼</w:instrText>
      </w:r>
      <w:r w:rsidR="004D067A">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4D067A">
        <w:rPr>
          <w:rFonts w:ascii="Cambria Math" w:hAnsi="Cambria Math" w:cs="Cambria Math"/>
        </w:rPr>
        <w:instrText>∼</w:instrText>
      </w:r>
      <w:r w:rsidR="004D067A">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4D067A" w:rsidRPr="004D067A">
        <w:t>(</w:t>
      </w:r>
      <w:r w:rsidR="004D067A" w:rsidRPr="004D067A">
        <w:rPr>
          <w:i/>
          <w:iCs/>
        </w:rPr>
        <w:t>119</w:t>
      </w:r>
      <w:r w:rsidR="004D067A" w:rsidRPr="004D067A">
        <w:t>–</w:t>
      </w:r>
      <w:r w:rsidR="004D067A" w:rsidRPr="004D067A">
        <w:rPr>
          <w:i/>
          <w:iCs/>
        </w:rPr>
        <w:t>121</w:t>
      </w:r>
      <w:r w:rsidR="004D067A" w:rsidRPr="004D067A">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74EDC77B"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2" w:history="1">
        <w:r w:rsidRPr="00383820">
          <w:rPr>
            <w:rStyle w:val="Hyperlink"/>
          </w:rPr>
          <w:t>www.earthmicrobiome.org</w:t>
        </w:r>
      </w:hyperlink>
      <w:r w:rsidRPr="009C594A">
        <w:t>)</w:t>
      </w:r>
      <w:r>
        <w:t xml:space="preserve"> and a dual-indexing approach </w:t>
      </w:r>
      <w:r>
        <w:fldChar w:fldCharType="begin"/>
      </w:r>
      <w:r w:rsidR="004D067A">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4D067A" w:rsidRPr="004D067A">
        <w:t>(</w:t>
      </w:r>
      <w:r w:rsidR="004D067A" w:rsidRPr="004D067A">
        <w:rPr>
          <w:i/>
          <w:iCs/>
        </w:rPr>
        <w:t>122</w:t>
      </w:r>
      <w:r w:rsidR="004D067A" w:rsidRPr="004D067A">
        <w:t>)</w:t>
      </w:r>
      <w:r>
        <w:fldChar w:fldCharType="end"/>
      </w:r>
      <w:r>
        <w:t xml:space="preserve">; see previously described protocol for details </w:t>
      </w:r>
      <w:r>
        <w:fldChar w:fldCharType="begin"/>
      </w:r>
      <w:r w:rsidR="004D067A">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4D067A" w:rsidRPr="004D067A">
        <w:t>(</w:t>
      </w:r>
      <w:r w:rsidR="004D067A" w:rsidRPr="004D067A">
        <w:rPr>
          <w:i/>
          <w:iCs/>
        </w:rPr>
        <w:t>123</w:t>
      </w:r>
      <w:r w:rsidR="004D067A" w:rsidRPr="004D067A">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27993D" w14:textId="0E0BEF7D" w:rsidR="00AF0CD3" w:rsidRDefault="00AF0CD3" w:rsidP="00AF0CD3">
      <w:pPr>
        <w:ind w:firstLine="720"/>
      </w:pPr>
      <w:r>
        <w:t xml:space="preserve">We analyzed the resulting data using the Quantitative Insights into Microbial Ecology (QIIME2) platform </w:t>
      </w:r>
      <w:r>
        <w:fldChar w:fldCharType="begin"/>
      </w:r>
      <w:r w:rsidR="004D067A">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4D067A" w:rsidRPr="004D067A">
        <w:t>(</w:t>
      </w:r>
      <w:r w:rsidR="004D067A" w:rsidRPr="004D067A">
        <w:rPr>
          <w:i/>
          <w:iCs/>
        </w:rPr>
        <w:t>124</w:t>
      </w:r>
      <w:r w:rsidR="004D067A" w:rsidRPr="004D067A">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4D067A">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4D067A" w:rsidRPr="004D067A">
        <w:t>(</w:t>
      </w:r>
      <w:r w:rsidR="004D067A" w:rsidRPr="004D067A">
        <w:rPr>
          <w:i/>
          <w:iCs/>
        </w:rPr>
        <w:t>125</w:t>
      </w:r>
      <w:r w:rsidR="004D067A" w:rsidRPr="004D067A">
        <w:t>)</w:t>
      </w:r>
      <w:r>
        <w:fldChar w:fldCharType="end"/>
      </w:r>
      <w:r>
        <w:t xml:space="preserve"> via the q2-dada2 pipeline, which infers Amplicon Sequence Variants (ASVs) by identifying exact sequences. We assigned taxonomy to ASV’s using the q2-feature classifier </w:t>
      </w:r>
      <w:r>
        <w:fldChar w:fldCharType="begin"/>
      </w:r>
      <w:r w:rsidR="004D067A">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4D067A" w:rsidRPr="004D067A">
        <w:t>(</w:t>
      </w:r>
      <w:r w:rsidR="004D067A" w:rsidRPr="004D067A">
        <w:rPr>
          <w:i/>
          <w:iCs/>
        </w:rPr>
        <w:t>126</w:t>
      </w:r>
      <w:r w:rsidR="004D067A" w:rsidRPr="004D067A">
        <w:t>)</w:t>
      </w:r>
      <w:r>
        <w:fldChar w:fldCharType="end"/>
      </w:r>
      <w:r>
        <w:t xml:space="preserve"> against version 2022.10 of the Greengenes2 database </w:t>
      </w:r>
      <w:r>
        <w:fldChar w:fldCharType="begin"/>
      </w:r>
      <w:r w:rsidR="004D067A">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4D067A" w:rsidRPr="004D067A">
        <w:t>(</w:t>
      </w:r>
      <w:r w:rsidR="004D067A" w:rsidRPr="004D067A">
        <w:rPr>
          <w:i/>
          <w:iCs/>
        </w:rPr>
        <w:t>127</w:t>
      </w:r>
      <w:r w:rsidR="004D067A" w:rsidRPr="004D067A">
        <w:t xml:space="preserve">, </w:t>
      </w:r>
      <w:r w:rsidR="004D067A" w:rsidRPr="004D067A">
        <w:rPr>
          <w:i/>
          <w:iCs/>
        </w:rPr>
        <w:t>128</w:t>
      </w:r>
      <w:r w:rsidR="004D067A" w:rsidRPr="004D067A">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1F78E9B0" w:rsidR="00AF0CD3" w:rsidRDefault="00AF0CD3" w:rsidP="00AF0CD3">
      <w:pPr>
        <w:ind w:firstLine="720"/>
      </w:pPr>
      <w:r>
        <w:t xml:space="preserve">We imported the ASV count and taxonomy files generated by QIIME2 into R using the {qiime2R} package </w:t>
      </w:r>
      <w:r>
        <w:fldChar w:fldCharType="begin"/>
      </w:r>
      <w:r w:rsidR="004D067A">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4D067A" w:rsidRPr="004D067A">
        <w:t>(</w:t>
      </w:r>
      <w:r w:rsidR="004D067A" w:rsidRPr="004D067A">
        <w:rPr>
          <w:i/>
          <w:iCs/>
        </w:rPr>
        <w:t>129</w:t>
      </w:r>
      <w:r w:rsidR="004D067A" w:rsidRPr="004D067A">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4D067A">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4D067A" w:rsidRPr="004D067A">
        <w:t>(</w:t>
      </w:r>
      <w:r w:rsidR="004D067A" w:rsidRPr="004D067A">
        <w:rPr>
          <w:i/>
          <w:iCs/>
        </w:rPr>
        <w:t>130</w:t>
      </w:r>
      <w:r w:rsidR="004D067A" w:rsidRPr="004D067A">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4D067A">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4D067A" w:rsidRPr="004D067A">
        <w:t>(</w:t>
      </w:r>
      <w:r w:rsidR="004D067A" w:rsidRPr="004D067A">
        <w:rPr>
          <w:i/>
          <w:iCs/>
        </w:rPr>
        <w:t>131</w:t>
      </w:r>
      <w:r w:rsidR="004D067A" w:rsidRPr="004D067A">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4E41B3A" w:rsidR="00AF0CD3" w:rsidRDefault="00AF0CD3" w:rsidP="00AF0CD3">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4D067A">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4D067A" w:rsidRPr="004D067A">
        <w:t>(</w:t>
      </w:r>
      <w:r w:rsidR="004D067A" w:rsidRPr="004D067A">
        <w:rPr>
          <w:i/>
          <w:iCs/>
        </w:rPr>
        <w:t>132</w:t>
      </w:r>
      <w:r w:rsidR="004D067A" w:rsidRPr="004D067A">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4D067A">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40197144"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4D067A">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w:t>
      </w:r>
    </w:p>
    <w:p w14:paraId="59034874" w14:textId="04E8C9C5"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4D067A">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 xml:space="preserve">, </w:t>
      </w:r>
      <w:r w:rsidR="004D067A" w:rsidRPr="004D067A">
        <w:rPr>
          <w:i/>
          <w:iCs/>
        </w:rPr>
        <w:t>133</w:t>
      </w:r>
      <w:r w:rsidR="004D067A" w:rsidRPr="004D067A">
        <w:t>)</w:t>
      </w:r>
      <w:r>
        <w:fldChar w:fldCharType="end"/>
      </w:r>
      <w:r>
        <w:t>. We quantified diet diversity by modeling diet richness (</w:t>
      </w:r>
      <w:del w:id="106" w:author="Beehner, Jacinta" w:date="2025-07-16T13:24:00Z" w16du:dateUtc="2025-07-16T17:24:00Z">
        <w:r w:rsidDel="00671A14">
          <w:delText xml:space="preserve">i.e. </w:delText>
        </w:r>
      </w:del>
      <w:ins w:id="107" w:author="Beehner, Jacinta" w:date="2025-07-16T13:24:00Z" w16du:dateUtc="2025-07-16T17:24:00Z">
        <w:r w:rsidR="00671A14">
          <w:t xml:space="preserve">i.e., </w:t>
        </w:r>
      </w:ins>
      <w:r>
        <w:t xml:space="preserve">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4D067A">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4D067A" w:rsidRPr="004D067A">
        <w:t>(</w:t>
      </w:r>
      <w:r w:rsidR="004D067A" w:rsidRPr="004D067A">
        <w:rPr>
          <w:i/>
          <w:iCs/>
        </w:rPr>
        <w:t>134</w:t>
      </w:r>
      <w:r w:rsidR="004D067A" w:rsidRPr="004D067A">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t>Community</w:t>
      </w:r>
      <w:r>
        <w:rPr>
          <w:u w:val="single"/>
        </w:rPr>
        <w:t>-level composition a</w:t>
      </w:r>
      <w:r w:rsidRPr="00D807D7">
        <w:rPr>
          <w:u w:val="single"/>
        </w:rPr>
        <w:t>nalysis</w:t>
      </w:r>
    </w:p>
    <w:p w14:paraId="6614BED5" w14:textId="71913400" w:rsidR="00AF0CD3" w:rsidRDefault="00AF0CD3" w:rsidP="00AF0CD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w:t>
      </w:r>
      <w:del w:id="108" w:author="Beehner, Jacinta" w:date="2025-07-16T13:24:00Z" w16du:dateUtc="2025-07-16T17:24:00Z">
        <w:r w:rsidDel="00671A14">
          <w:delText xml:space="preserve">i.e. </w:delText>
        </w:r>
      </w:del>
      <w:ins w:id="109" w:author="Beehner, Jacinta" w:date="2025-07-16T13:24:00Z" w16du:dateUtc="2025-07-16T17:24:00Z">
        <w:r w:rsidR="00671A14">
          <w:t xml:space="preserve">i.e., </w:t>
        </w:r>
      </w:ins>
      <w:r>
        <w:t>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4D067A">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4D067A" w:rsidRPr="004D067A">
        <w:t>(</w:t>
      </w:r>
      <w:r w:rsidR="004D067A" w:rsidRPr="004D067A">
        <w:rPr>
          <w:i/>
          <w:iCs/>
        </w:rPr>
        <w:t>135</w:t>
      </w:r>
      <w:r w:rsidR="004D067A" w:rsidRPr="004D067A">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4D067A">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4D067A" w:rsidRPr="004D067A">
        <w:t>(</w:t>
      </w:r>
      <w:r w:rsidR="004D067A" w:rsidRPr="004D067A">
        <w:rPr>
          <w:i/>
          <w:iCs/>
        </w:rPr>
        <w:t>136</w:t>
      </w:r>
      <w:r w:rsidR="004D067A" w:rsidRPr="004D067A">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4D067A">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4D067A" w:rsidRPr="004D067A">
        <w:t>(</w:t>
      </w:r>
      <w:r w:rsidR="004D067A" w:rsidRPr="004D067A">
        <w:rPr>
          <w:i/>
          <w:iCs/>
        </w:rPr>
        <w:t>137</w:t>
      </w:r>
      <w:r w:rsidR="004D067A" w:rsidRPr="004D067A">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4D067A">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4D067A" w:rsidRPr="004D067A">
        <w:t>(</w:t>
      </w:r>
      <w:r w:rsidR="004D067A" w:rsidRPr="004D067A">
        <w:rPr>
          <w:i/>
          <w:iCs/>
        </w:rPr>
        <w:t>138</w:t>
      </w:r>
      <w:r w:rsidR="004D067A" w:rsidRPr="004D067A">
        <w:t>)</w:t>
      </w:r>
      <w:r>
        <w:fldChar w:fldCharType="end"/>
      </w:r>
      <w:r>
        <w:t xml:space="preserve">. We then performed a </w:t>
      </w:r>
      <w:commentRangeStart w:id="110"/>
      <w:commentRangeStart w:id="111"/>
      <w:r>
        <w:t xml:space="preserve">Principle </w:t>
      </w:r>
      <w:commentRangeEnd w:id="110"/>
      <w:r w:rsidR="00673BCB">
        <w:rPr>
          <w:rStyle w:val="CommentReference"/>
        </w:rPr>
        <w:commentReference w:id="110"/>
      </w:r>
      <w:r>
        <w:t xml:space="preserve">Components Analysis </w:t>
      </w:r>
      <w:commentRangeEnd w:id="111"/>
      <w:r w:rsidR="00671A14">
        <w:rPr>
          <w:rStyle w:val="CommentReference"/>
        </w:rPr>
        <w:commentReference w:id="111"/>
      </w:r>
      <w:r>
        <w:t>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6A84CEFF" w:rsidR="00AF0CD3" w:rsidRDefault="00AF0CD3" w:rsidP="00AF0CD3">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4D067A">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4D067A" w:rsidRPr="004D067A">
        <w:t>(</w:t>
      </w:r>
      <w:r w:rsidR="004D067A" w:rsidRPr="004D067A">
        <w:rPr>
          <w:i/>
          <w:iCs/>
        </w:rPr>
        <w:t>139</w:t>
      </w:r>
      <w:r w:rsidR="004D067A" w:rsidRPr="004D067A">
        <w:t xml:space="preserve">, </w:t>
      </w:r>
      <w:r w:rsidR="004D067A" w:rsidRPr="004D067A">
        <w:rPr>
          <w:i/>
          <w:iCs/>
        </w:rPr>
        <w:t>140</w:t>
      </w:r>
      <w:r w:rsidR="004D067A" w:rsidRPr="004D067A">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w:t>
      </w:r>
      <w:del w:id="112" w:author="Beehner, Jacinta" w:date="2025-07-16T13:24:00Z" w16du:dateUtc="2025-07-16T17:24:00Z">
        <w:r w:rsidDel="00671A14">
          <w:delText xml:space="preserve">i.e. </w:delText>
        </w:r>
      </w:del>
      <w:ins w:id="113" w:author="Beehner, Jacinta" w:date="2025-07-16T13:24:00Z" w16du:dateUtc="2025-07-16T17:24:00Z">
        <w:r w:rsidR="00671A14">
          <w:t xml:space="preserve">i.e., </w:t>
        </w:r>
      </w:ins>
      <w:r>
        <w:t>age, rainfall, diet diversity, fruit consumption, temperature) for ease of coefficient interpretation. We fit all models as linear mixed models (LMM</w:t>
      </w:r>
      <w:del w:id="114" w:author="Beehner, Jacinta" w:date="2025-07-16T13:24:00Z" w16du:dateUtc="2025-07-16T17:24:00Z">
        <w:r w:rsidDel="00671A14">
          <w:delText>’</w:delText>
        </w:r>
      </w:del>
      <w:r>
        <w:t xml:space="preserve">s) with a Gaussian distribution except for observed taxonomic richness, which was fit using a Gamma distribution with a log link function because the variable was </w:t>
      </w:r>
      <w:r w:rsidRPr="00364B0D">
        <w:t>continuous, positive, and left</w:t>
      </w:r>
      <w:r>
        <w:t>-</w:t>
      </w:r>
      <w:r w:rsidRPr="00364B0D">
        <w:t xml:space="preserve">skewed with a </w:t>
      </w:r>
      <w:commentRangeStart w:id="115"/>
      <w:r w:rsidRPr="00364B0D">
        <w:t>long right tail</w:t>
      </w:r>
      <w:commentRangeEnd w:id="115"/>
      <w:r w:rsidR="00673BCB">
        <w:rPr>
          <w:rStyle w:val="CommentReference"/>
        </w:rPr>
        <w:commentReference w:id="115"/>
      </w:r>
      <w:r>
        <w:t xml:space="preserve">. We used the model weights from the </w:t>
      </w:r>
      <w:proofErr w:type="spellStart"/>
      <w:r>
        <w:t>AICc</w:t>
      </w:r>
      <w:proofErr w:type="spellEnd"/>
      <w:r>
        <w:t xml:space="preserve"> comparison to evaluate the importance of temperature as a predictor of community composition.</w:t>
      </w:r>
    </w:p>
    <w:p w14:paraId="5C648421" w14:textId="3858661D" w:rsidR="00AF0CD3" w:rsidRDefault="00AF0CD3" w:rsidP="00AF0CD3">
      <w:pPr>
        <w:ind w:firstLine="720"/>
      </w:pPr>
      <w:r>
        <w:t>Since rarefaction to account for differences in sequencing depth (i.e.</w:t>
      </w:r>
      <w:ins w:id="116" w:author="Beehner, Jacinta" w:date="2025-07-16T13:24:00Z" w16du:dateUtc="2025-07-16T17:24:00Z">
        <w:r w:rsidR="00671A14">
          <w:t>,</w:t>
        </w:r>
      </w:ins>
      <w:r>
        <w:t xml:space="preserve"> choosing a fixed sequencing depth and randomly subsampling all samples to that depth) is strongly discouraged because it discards valuable data </w:t>
      </w:r>
      <w:r>
        <w:fldChar w:fldCharType="begin"/>
      </w:r>
      <w:r w:rsidR="004D067A">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4D067A" w:rsidRPr="004D067A">
        <w:t>(</w:t>
      </w:r>
      <w:r w:rsidR="004D067A" w:rsidRPr="004D067A">
        <w:rPr>
          <w:i/>
          <w:iCs/>
        </w:rPr>
        <w:t>141</w:t>
      </w:r>
      <w:r w:rsidR="004D067A" w:rsidRPr="004D067A">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4D067A">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4D067A" w:rsidRPr="004D067A">
        <w:t>(</w:t>
      </w:r>
      <w:r w:rsidR="004D067A" w:rsidRPr="004D067A">
        <w:rPr>
          <w:i/>
          <w:iCs/>
        </w:rPr>
        <w:t>142</w:t>
      </w:r>
      <w:r w:rsidR="004D067A" w:rsidRPr="004D067A">
        <w:t xml:space="preserve">, </w:t>
      </w:r>
      <w:r w:rsidR="004D067A" w:rsidRPr="004D067A">
        <w:rPr>
          <w:i/>
          <w:iCs/>
        </w:rPr>
        <w:t>143</w:t>
      </w:r>
      <w:r w:rsidR="004D067A" w:rsidRPr="004D067A">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0DA3B97E" w:rsidR="00AF0CD3" w:rsidRPr="00FB4C69" w:rsidRDefault="00AF0CD3" w:rsidP="00AF0CD3">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package. We used this to calculate the relative abundance of each taxon by dividing the number of reads per taxon by the total number of reads per sample and removed taxa with less than 0.2% average relative abundance across all samples to avoid analyzing extremely low</w:t>
      </w:r>
      <w:r w:rsidR="00233DD2">
        <w:t>-</w:t>
      </w:r>
      <w:r>
        <w:t xml:space="preserve">abundance taxa. This resulted in 134 genera and 79 families to be used for differential abundance testing. </w:t>
      </w:r>
    </w:p>
    <w:p w14:paraId="1A19027C" w14:textId="143A4A6D"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w:t>
      </w:r>
      <w:ins w:id="117" w:author="Beehner, Jacinta" w:date="2025-07-16T13:25:00Z" w16du:dateUtc="2025-07-16T17:25:00Z">
        <w:r w:rsidR="00671A14">
          <w:t>n</w:t>
        </w:r>
      </w:ins>
      <w:del w:id="118" w:author="Beehner, Jacinta" w:date="2025-07-16T13:25:00Z" w16du:dateUtc="2025-07-16T17:25:00Z">
        <w:r w:rsidDel="00671A14">
          <w:delText>N</w:delText>
        </w:r>
      </w:del>
      <w:r>
        <w:t xml:space="preserve">egative binomial GLMMs because they can effectively model over-dispersed count data with an abundance of zeros, a pattern typical of microbiome datasets </w:t>
      </w:r>
      <w:r>
        <w:fldChar w:fldCharType="begin"/>
      </w:r>
      <w:r w:rsidR="004D067A">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D067A" w:rsidRPr="004D067A">
        <w:t>(</w:t>
      </w:r>
      <w:r w:rsidR="004D067A" w:rsidRPr="004D067A">
        <w:rPr>
          <w:i/>
          <w:iCs/>
        </w:rPr>
        <w:t>144</w:t>
      </w:r>
      <w:r w:rsidR="004D067A" w:rsidRPr="004D067A">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4549E2D5" w:rsidR="00AF0CD3" w:rsidRDefault="00AF0CD3" w:rsidP="00AF0CD3">
      <w:pPr>
        <w:ind w:firstLine="720"/>
      </w:pPr>
      <w:r>
        <w:t xml:space="preserve">The modeling approach for the metabolic pathway data mirrored that used for the taxonomic data, except we modeled </w:t>
      </w:r>
      <w:proofErr w:type="spellStart"/>
      <w:r>
        <w:t>clr</w:t>
      </w:r>
      <w:proofErr w:type="spellEnd"/>
      <w:r w:rsidR="00233DD2">
        <w:t>-</w:t>
      </w:r>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t>Immune and temperature interaction analysis</w:t>
      </w:r>
    </w:p>
    <w:p w14:paraId="541DA8E0" w14:textId="5B30115D" w:rsidR="00AF0CD3" w:rsidRDefault="00AF0CD3" w:rsidP="00AF0CD3">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w:t>
      </w:r>
      <w:del w:id="119" w:author="Beehner, Jacinta" w:date="2025-07-16T13:24:00Z" w16du:dateUtc="2025-07-16T17:24:00Z">
        <w:r w:rsidDel="00671A14">
          <w:delText xml:space="preserve">i.e. </w:delText>
        </w:r>
      </w:del>
      <w:ins w:id="120" w:author="Beehner, Jacinta" w:date="2025-07-16T13:24:00Z" w16du:dateUtc="2025-07-16T17:24:00Z">
        <w:r w:rsidR="00671A14">
          <w:t xml:space="preserve">i.e., </w:t>
        </w:r>
      </w:ins>
      <w:r>
        <w:t xml:space="preserve">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5E16FF2A" w:rsidR="00AF0CD3" w:rsidRDefault="00AF0CD3" w:rsidP="00AF0CD3">
      <w:pPr>
        <w:ind w:firstLine="720"/>
      </w:pPr>
      <w:r>
        <w:t>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w:t>
      </w:r>
      <w:del w:id="121" w:author="Beehner, Jacinta" w:date="2025-07-16T13:24:00Z" w16du:dateUtc="2025-07-16T17:24:00Z">
        <w:r w:rsidDel="00671A14">
          <w:delText xml:space="preserve">i.e. </w:delText>
        </w:r>
      </w:del>
      <w:ins w:id="122" w:author="Beehner, Jacinta" w:date="2025-07-16T13:24:00Z" w16du:dateUtc="2025-07-16T17:24:00Z">
        <w:r w:rsidR="00671A14">
          <w:t xml:space="preserve">i.e., </w:t>
        </w:r>
      </w:ins>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4DB48A83"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a GitHub repository that will be made public</w:t>
      </w:r>
      <w:r w:rsidR="00EA48E4">
        <w:t xml:space="preserve"> upon acceptance</w:t>
      </w:r>
      <w:r>
        <w:t xml:space="preserve">. </w:t>
      </w:r>
      <w:r w:rsidR="00595889">
        <w:t>Raw sequence data generated by 16s rRNA amplicon sequencing and shotgun metagenomics will be deposited on NCBI</w:t>
      </w:r>
      <w:r w:rsidR="007D7132">
        <w:t xml:space="preserve"> upon publication.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 xml:space="preserve">Conception and design of the manuscript: J.M.L. and A.J.M. </w:t>
      </w:r>
    </w:p>
    <w:p w14:paraId="43D68C50" w14:textId="77777777" w:rsidR="00AA2BE7" w:rsidRDefault="00AA2BE7" w:rsidP="00AA2BE7">
      <w:r>
        <w:t xml:space="preserve">Drafting of the manuscript: J.M.L., A.J.M., and K.R.M. </w:t>
      </w:r>
    </w:p>
    <w:p w14:paraId="1C814975" w14:textId="77777777" w:rsidR="00DC0AF6" w:rsidRDefault="00AA2BE7" w:rsidP="00AA2BE7">
      <w:r>
        <w:t xml:space="preserve">Statistical analysis and figures: J.M.L. and A.J.M.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w:t>
      </w:r>
      <w:commentRangeStart w:id="123"/>
      <w:r>
        <w:t xml:space="preserve">J.M.L., </w:t>
      </w:r>
      <w:r w:rsidRPr="00AA2BE7">
        <w:t>A.F.W.</w:t>
      </w:r>
      <w:r>
        <w:t>, and</w:t>
      </w:r>
      <w:r w:rsidRPr="00AA2BE7">
        <w:t xml:space="preserve"> J.C.O.</w:t>
      </w:r>
      <w:commentRangeEnd w:id="123"/>
      <w:r w:rsidR="00673BCB">
        <w:rPr>
          <w:rStyle w:val="CommentReference"/>
        </w:rPr>
        <w:commentReference w:id="123"/>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 logistics, and management:</w:t>
      </w:r>
      <w:r w:rsidRPr="00AA2BE7">
        <w:t xml:space="preserve"> M.E.B., J.C.B., T.J.B. and J.C.O.</w:t>
      </w:r>
    </w:p>
    <w:p w14:paraId="336018DA" w14:textId="77777777" w:rsidR="00AA2BE7" w:rsidRDefault="00AA2BE7" w:rsidP="00AA2BE7"/>
    <w:p w14:paraId="6E6F8C17" w14:textId="05383C8D" w:rsidR="00AA2BE7" w:rsidRDefault="00DC0AF6" w:rsidP="00DC0AF6">
      <w:r>
        <w:t>Competing interests: The authors declare that they have no competing interests.</w:t>
      </w:r>
    </w:p>
    <w:p w14:paraId="77483006" w14:textId="77777777" w:rsidR="00DC0AF6" w:rsidRDefault="00DC0AF6" w:rsidP="00DC0AF6"/>
    <w:p w14:paraId="151FE5D4" w14:textId="1DE2E301" w:rsidR="00DC0AF6" w:rsidRDefault="00DC0AF6" w:rsidP="00DC0AF6">
      <w:r>
        <w:t>Funding information:</w:t>
      </w:r>
      <w:r w:rsidR="0041471A">
        <w:t xml:space="preserve"> </w:t>
      </w:r>
      <w:r>
        <w:t>This research was supported by National Science Foundation gran</w:t>
      </w:r>
      <w:del w:id="124" w:author="Beehner, Jacinta" w:date="2025-07-16T12:46:00Z" w16du:dateUtc="2025-07-16T16:46:00Z">
        <w:r w:rsidDel="00673BCB">
          <w:delText xml:space="preserve"> </w:delText>
        </w:r>
      </w:del>
      <w:r>
        <w:t>t</w:t>
      </w:r>
      <w:ins w:id="125" w:author="Beehner, Jacinta" w:date="2025-07-16T12:46:00Z" w16du:dateUtc="2025-07-16T16:46:00Z">
        <w:r w:rsidR="00673BCB">
          <w:t xml:space="preserve"> </w:t>
        </w:r>
      </w:ins>
      <w:r>
        <w:t xml:space="preserve">BA-DDRIG 2236061 awarded to J.M.L.; </w:t>
      </w:r>
      <w:r w:rsidR="0041471A">
        <w:t xml:space="preserve"> </w:t>
      </w:r>
      <w:r>
        <w:t>National Science Foundation grant BCS 1945121 awarded to T.J.B. (PI), M.E.B (Co-PI), and J.C.B. (Co-PI);</w:t>
      </w:r>
      <w:r w:rsidR="0041471A">
        <w:t xml:space="preserve"> </w:t>
      </w:r>
      <w:r>
        <w:t>National Science Foundation grant BCS 2127373 awarded to M.E.B.; a</w:t>
      </w:r>
      <w:r w:rsidR="0041471A">
        <w:t xml:space="preserve"> </w:t>
      </w:r>
      <w:r>
        <w:t>Leakey Foundation Research grant awarded to J.M.L.;</w:t>
      </w:r>
      <w:r w:rsidR="007D7132">
        <w:t xml:space="preserve"> </w:t>
      </w:r>
      <w:r w:rsidR="0041471A">
        <w:t>a</w:t>
      </w:r>
      <w:r>
        <w:t>n International Primatological Society Research Award awarded to J.M.L., a University of</w:t>
      </w:r>
      <w:r w:rsidR="0041471A">
        <w:t xml:space="preserve"> </w:t>
      </w:r>
      <w:r>
        <w:t>Michigan International Institute grant awarded to J.M.L.; and a University of Michigan Rackham</w:t>
      </w:r>
      <w:r w:rsidR="0041471A">
        <w:t xml:space="preserve"> </w:t>
      </w:r>
      <w:r>
        <w:t>Graduate School grant awarded to J.M.L.</w:t>
      </w:r>
    </w:p>
    <w:p w14:paraId="2E5ED192" w14:textId="77777777" w:rsidR="00BE58E8" w:rsidRDefault="00BE58E8" w:rsidP="00DC0AF6"/>
    <w:p w14:paraId="1FD7DDD7" w14:textId="43BB72D0" w:rsidR="009F0888" w:rsidRDefault="00BE58E8" w:rsidP="009F0888">
      <w:r>
        <w:t>Acknowledgements:</w:t>
      </w:r>
      <w:r w:rsidR="009F0888">
        <w:t xml:space="preserve"> We would like to thank the Costa Rican institutions </w:t>
      </w:r>
      <w:proofErr w:type="spellStart"/>
      <w:r w:rsidR="009F0888">
        <w:t>el</w:t>
      </w:r>
      <w:proofErr w:type="spellEnd"/>
      <w:r w:rsidR="009F0888">
        <w:t xml:space="preserve"> Sistema Nacional</w:t>
      </w:r>
    </w:p>
    <w:p w14:paraId="3766399A" w14:textId="77777777" w:rsidR="009F0888" w:rsidRDefault="009F0888" w:rsidP="009F0888">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67BCA122" w14:textId="336E7EFB" w:rsidR="009F0888" w:rsidRDefault="009F0888" w:rsidP="009F0888">
      <w:r>
        <w:t xml:space="preserve">(CONAGEBIO), the </w:t>
      </w:r>
      <w:proofErr w:type="spellStart"/>
      <w:ins w:id="126" w:author="Beehner, Jacinta" w:date="2025-07-16T12:46:00Z" w16du:dateUtc="2025-07-16T16:46:00Z">
        <w:r w:rsidR="00673BCB" w:rsidRPr="00673BCB">
          <w:t>Ministerio</w:t>
        </w:r>
        <w:proofErr w:type="spellEnd"/>
        <w:r w:rsidR="00673BCB" w:rsidRPr="00673BCB">
          <w:t xml:space="preserve"> de </w:t>
        </w:r>
        <w:proofErr w:type="spellStart"/>
        <w:r w:rsidR="00673BCB" w:rsidRPr="00673BCB">
          <w:t>Ambiente</w:t>
        </w:r>
        <w:proofErr w:type="spellEnd"/>
        <w:r w:rsidR="00673BCB" w:rsidRPr="00673BCB">
          <w:t xml:space="preserve"> y Energía</w:t>
        </w:r>
        <w:r w:rsidR="00673BCB" w:rsidRPr="00A16306">
          <w:rPr>
            <w:rFonts w:ascii="Helvetica" w:hAnsi="Helvetica"/>
            <w:sz w:val="22"/>
            <w:szCs w:val="22"/>
          </w:rPr>
          <w:t xml:space="preserve"> </w:t>
        </w:r>
      </w:ins>
      <w:del w:id="127" w:author="Beehner, Jacinta" w:date="2025-07-16T12:46:00Z" w16du:dateUtc="2025-07-16T16:46:00Z">
        <w:r w:rsidDel="00673BCB">
          <w:delText xml:space="preserve">Minesterio de Ambien y Energia </w:delText>
        </w:r>
      </w:del>
      <w:r>
        <w:t>(MINAE), and the Universidad Técnica</w:t>
      </w:r>
    </w:p>
    <w:p w14:paraId="4A7E8D89" w14:textId="77777777" w:rsidR="009F0888" w:rsidRDefault="009F0888" w:rsidP="009F0888">
      <w:r>
        <w:t xml:space="preserve">Nacional (UTN) for supporting our research. We acknowledge the Capuchinos de </w:t>
      </w:r>
      <w:proofErr w:type="spellStart"/>
      <w:r>
        <w:t>Taboga</w:t>
      </w:r>
      <w:proofErr w:type="spellEnd"/>
      <w:r>
        <w:t xml:space="preserve"> field</w:t>
      </w:r>
    </w:p>
    <w:p w14:paraId="5F6E2D6E" w14:textId="0534DDFF" w:rsidR="009F0888" w:rsidRDefault="009F0888" w:rsidP="009F0888">
      <w:r>
        <w:t>team for contributing to site logistics and data collection. We specifically want to thank L. F. Sinclair, V.</w:t>
      </w:r>
      <w:r w:rsidR="00B85BCA">
        <w:t xml:space="preserve"> </w:t>
      </w:r>
      <w:r>
        <w:t>A. Martins, S.</w:t>
      </w:r>
      <w:r w:rsidR="00B85BCA">
        <w:t xml:space="preserve"> </w:t>
      </w:r>
      <w:r>
        <w:t xml:space="preserve">A. </w:t>
      </w:r>
      <w:proofErr w:type="spellStart"/>
      <w:r>
        <w:t>Kovalaskas</w:t>
      </w:r>
      <w:proofErr w:type="spellEnd"/>
      <w:r>
        <w:t>,</w:t>
      </w:r>
      <w:r w:rsidR="00B85BCA">
        <w:t xml:space="preserve"> </w:t>
      </w:r>
      <w:r>
        <w:t xml:space="preserve">W. E. Acevedo, E. M. </w:t>
      </w:r>
      <w:proofErr w:type="spellStart"/>
      <w:r>
        <w:t>Saborío</w:t>
      </w:r>
      <w:proofErr w:type="spellEnd"/>
      <w:r>
        <w:t xml:space="preserve">, M. Chaves, C. I. Wright, C. Berry, and N. </w:t>
      </w:r>
      <w:proofErr w:type="spellStart"/>
      <w:r>
        <w:t>Guisneuf</w:t>
      </w:r>
      <w:proofErr w:type="spellEnd"/>
      <w:r>
        <w:t xml:space="preserve">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13"/>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11FCF6EA" w:rsidR="007579EA" w:rsidRDefault="007579EA" w:rsidP="007579EA">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r>
        <w:rPr>
          <w:noProof/>
          <w14:ligatures w14:val="standardContextual"/>
        </w:rPr>
        <w:drawing>
          <wp:anchor distT="0" distB="0" distL="114300" distR="114300" simplePos="0" relativeHeight="251660288" behindDoc="0" locked="0" layoutInCell="1" allowOverlap="1" wp14:anchorId="23CEFD77" wp14:editId="2BDF9324">
            <wp:simplePos x="0" y="0"/>
            <wp:positionH relativeFrom="column">
              <wp:posOffset>-83820</wp:posOffset>
            </wp:positionH>
            <wp:positionV relativeFrom="paragraph">
              <wp:posOffset>-231</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14"/>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p>
    <w:p w14:paraId="4B725AAA" w14:textId="31A10475" w:rsidR="004A666D" w:rsidRDefault="004A666D" w:rsidP="004A666D">
      <w:commentRangeStart w:id="128"/>
      <w:r>
        <w:rPr>
          <w:b/>
          <w:bCs/>
        </w:rPr>
        <w:t>F</w:t>
      </w:r>
      <w:r w:rsidRPr="001B7A29">
        <w:rPr>
          <w:b/>
          <w:bCs/>
        </w:rPr>
        <w:t>igure 2:</w:t>
      </w:r>
      <w:r>
        <w:t xml:space="preserve"> </w:t>
      </w:r>
      <w:commentRangeEnd w:id="128"/>
      <w:r w:rsidR="007A7BA9">
        <w:rPr>
          <w:rStyle w:val="CommentReference"/>
        </w:rPr>
        <w:commentReference w:id="128"/>
      </w:r>
      <w:r>
        <w:t>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w:t>
      </w:r>
      <w:r w:rsidR="007D7132">
        <w:t xml:space="preserve"> </w:t>
      </w:r>
      <w:r>
        <w:t xml:space="preserve">50% of the model weight are classified as temperature sensitive and are </w:t>
      </w:r>
      <w:del w:id="129" w:author="Beehner, Jacinta" w:date="2025-07-16T12:39:00Z" w16du:dateUtc="2025-07-16T16:39:00Z">
        <w:r w:rsidDel="00673BCB">
          <w:delText xml:space="preserve">marked </w:delText>
        </w:r>
      </w:del>
      <w:ins w:id="130" w:author="Beehner, Jacinta" w:date="2025-07-16T12:39:00Z" w16du:dateUtc="2025-07-16T16:39:00Z">
        <w:r w:rsidR="00673BCB">
          <w:t xml:space="preserve">depicted </w:t>
        </w:r>
      </w:ins>
      <w:r>
        <w:t>with red (negative association) or blue (positive association) circles at the branch tips. Genera with &lt;</w:t>
      </w:r>
      <w:r w:rsidR="007D7132">
        <w:t xml:space="preserve"> </w:t>
      </w:r>
      <w:r>
        <w:t xml:space="preserve">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w:t>
      </w:r>
      <w:r w:rsidR="007D7132">
        <w:t xml:space="preserve"> and </w:t>
      </w:r>
      <w:proofErr w:type="spellStart"/>
      <w:r w:rsidR="007D7132">
        <w:t>Campylobacterota</w:t>
      </w:r>
      <w:proofErr w:type="spellEnd"/>
      <w:r>
        <w:t xml:space="preserve">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r w:rsidRPr="005728B3">
        <w:rPr>
          <w:noProof/>
        </w:rPr>
        <w:drawing>
          <wp:anchor distT="0" distB="0" distL="114300" distR="114300" simplePos="0" relativeHeight="251661312" behindDoc="0" locked="0" layoutInCell="1" allowOverlap="1" wp14:anchorId="509F4786" wp14:editId="09CD2DC9">
            <wp:simplePos x="0" y="0"/>
            <wp:positionH relativeFrom="column">
              <wp:posOffset>-914820</wp:posOffset>
            </wp:positionH>
            <wp:positionV relativeFrom="paragraph">
              <wp:posOffset>629</wp:posOffset>
            </wp:positionV>
            <wp:extent cx="7673437" cy="8579491"/>
            <wp:effectExtent l="0" t="0" r="0" b="5715"/>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5"/>
                    <a:stretch>
                      <a:fillRect/>
                    </a:stretch>
                  </pic:blipFill>
                  <pic:spPr>
                    <a:xfrm>
                      <a:off x="0" y="0"/>
                      <a:ext cx="7698876" cy="8607934"/>
                    </a:xfrm>
                    <a:prstGeom prst="rect">
                      <a:avLst/>
                    </a:prstGeom>
                  </pic:spPr>
                </pic:pic>
              </a:graphicData>
            </a:graphic>
            <wp14:sizeRelH relativeFrom="page">
              <wp14:pctWidth>0</wp14:pctWidth>
            </wp14:sizeRelH>
            <wp14:sizeRelV relativeFrom="page">
              <wp14:pctHeight>0</wp14:pctHeight>
            </wp14:sizeRelV>
          </wp:anchor>
        </w:drawing>
      </w:r>
    </w:p>
    <w:p w14:paraId="209FD949" w14:textId="5AE6B0CC" w:rsidR="002B09F8" w:rsidRDefault="002B09F8" w:rsidP="002B09F8">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commentRangeStart w:id="131"/>
      <w:r w:rsidRPr="00AD254A">
        <w:rPr>
          <w:noProof/>
        </w:rPr>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6"/>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commentRangeEnd w:id="131"/>
      <w:r w:rsidR="00673BCB">
        <w:rPr>
          <w:rStyle w:val="CommentReference"/>
        </w:rPr>
        <w:commentReference w:id="131"/>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labeled on the right side of each row. A complete list of all taxa included in the plots is available in Supplementary Table 3. </w:t>
      </w:r>
    </w:p>
    <w:p w14:paraId="6B296FC5" w14:textId="219EDC01" w:rsidR="00F156E2" w:rsidRDefault="00F66497" w:rsidP="004F2F35">
      <w:r w:rsidRPr="00F66497">
        <w:rPr>
          <w:noProof/>
        </w:rPr>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7"/>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for which the relationship becomes increasingly negative</w:t>
      </w:r>
      <w:r w:rsidR="0053457E">
        <w:t xml:space="preserve"> at higher neopterin</w:t>
      </w:r>
      <w:r w:rsidR="008F171B">
        <w:t xml:space="preserve">, either through a slope that switches from positive to negative (Row </w:t>
      </w:r>
      <w:r w:rsidR="008F171B">
        <w:rPr>
          <w:b/>
          <w:bCs/>
        </w:rPr>
        <w:t>A</w:t>
      </w:r>
      <w:r w:rsidR="008F171B">
        <w:t xml:space="preserve">), a slope that becomes less positive (Row </w:t>
      </w:r>
      <w:r w:rsidR="008F171B">
        <w:rPr>
          <w:b/>
          <w:bCs/>
        </w:rPr>
        <w:t>B</w:t>
      </w:r>
      <w:r w:rsidR="008F171B">
        <w:t xml:space="preserve">), or an increasingly negative slope (Row </w:t>
      </w:r>
      <w:r w:rsidR="008F171B">
        <w:rPr>
          <w:b/>
          <w:bCs/>
        </w:rPr>
        <w:t>C</w:t>
      </w:r>
      <w:r w:rsidR="008F171B">
        <w:t xml:space="preserve">). Rows </w:t>
      </w:r>
      <w:r w:rsidR="008F171B">
        <w:rPr>
          <w:b/>
          <w:bCs/>
        </w:rPr>
        <w:t xml:space="preserve">D </w:t>
      </w:r>
      <w:r w:rsidR="008F171B">
        <w:t xml:space="preserve">and </w:t>
      </w:r>
      <w:r w:rsidR="008F171B">
        <w:rPr>
          <w:b/>
          <w:bCs/>
        </w:rPr>
        <w:t>E</w:t>
      </w:r>
      <w:r w:rsidR="008F171B">
        <w:t xml:space="preserve"> include pathways for which the relationship between temperature and abundance becomes increasingly positive at higher neopterin, either through a slope that switches from negative to positive (Row </w:t>
      </w:r>
      <w:r w:rsidR="008F171B">
        <w:rPr>
          <w:b/>
          <w:bCs/>
        </w:rPr>
        <w:t>D</w:t>
      </w:r>
      <w:r w:rsidR="008F171B">
        <w:t xml:space="preserve">) or an increasingly positive slope (Row </w:t>
      </w:r>
      <w:r w:rsidR="008F171B">
        <w:rPr>
          <w:b/>
          <w:bCs/>
        </w:rPr>
        <w:t>E</w:t>
      </w:r>
      <w:r w:rsidR="008F171B">
        <w:t xml:space="preserve">). Pathways highlighted in the results and discussion are labeled on the right side of each row. A complete list of all pathways included in the plots is available in Supplementary Table 4. </w:t>
      </w:r>
    </w:p>
    <w:p w14:paraId="18DB00AA" w14:textId="77777777" w:rsidR="00D21653" w:rsidRDefault="00D21653" w:rsidP="00DC0AF6"/>
    <w:p w14:paraId="723CF0BC" w14:textId="77777777" w:rsidR="007D7132" w:rsidRDefault="007D7132" w:rsidP="00DC0AF6"/>
    <w:p w14:paraId="54383129" w14:textId="77777777" w:rsidR="007D7132" w:rsidRDefault="007D7132" w:rsidP="00DC0AF6"/>
    <w:p w14:paraId="6F818C48" w14:textId="77777777" w:rsidR="007D7132" w:rsidRDefault="007D7132" w:rsidP="00DC0AF6"/>
    <w:p w14:paraId="208E806E" w14:textId="77777777" w:rsidR="007D7132" w:rsidRDefault="007D7132" w:rsidP="00DC0AF6"/>
    <w:p w14:paraId="12A058FC" w14:textId="77777777" w:rsidR="007D7132" w:rsidRDefault="007D7132" w:rsidP="00DC0AF6"/>
    <w:p w14:paraId="25B00AE9" w14:textId="77777777" w:rsidR="007D7132" w:rsidRDefault="007D7132" w:rsidP="00DC0AF6"/>
    <w:p w14:paraId="140978CE" w14:textId="77777777" w:rsidR="007D7132" w:rsidRDefault="007D7132" w:rsidP="00DC0AF6"/>
    <w:p w14:paraId="32669352" w14:textId="77777777" w:rsidR="007D7132" w:rsidRDefault="007D7132" w:rsidP="00DC0AF6"/>
    <w:p w14:paraId="4A581D2F" w14:textId="2B997BF7" w:rsidR="00AF0CD3" w:rsidRDefault="00AF0CD3" w:rsidP="00DC0AF6">
      <w:r w:rsidRPr="00AF0CD3">
        <w:rPr>
          <w:noProof/>
        </w:rPr>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8"/>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030D8958" w14:textId="77777777" w:rsidR="00AE5F46" w:rsidRDefault="00AE5F46" w:rsidP="00AF0CD3"/>
    <w:p w14:paraId="653C57C0" w14:textId="075889C6" w:rsidR="00AE5F46" w:rsidRDefault="00AE5F46" w:rsidP="00AF0CD3">
      <w:r>
        <w:rPr>
          <w:noProof/>
          <w14:ligatures w14:val="standardContextual"/>
        </w:rPr>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9"/>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xml:space="preserve">. The analysis compares a baseline model, </w:t>
      </w:r>
      <w:proofErr w:type="spellStart"/>
      <w:r w:rsidR="00E37B3B" w:rsidRPr="00E37B3B">
        <w:rPr>
          <w:i/>
          <w:iCs/>
        </w:rPr>
        <w:t>m_main</w:t>
      </w:r>
      <w:proofErr w:type="spellEnd"/>
      <w:r w:rsidR="00E37B3B">
        <w:t xml:space="preserve">, which includes predictors for social group, age, sex, rainfall, and fruit consumption, to a full model, </w:t>
      </w:r>
      <w:proofErr w:type="spellStart"/>
      <w:r w:rsidR="00E37B3B" w:rsidRPr="00E37B3B">
        <w:rPr>
          <w:i/>
          <w:iCs/>
        </w:rPr>
        <w:t>m_full</w:t>
      </w:r>
      <w:proofErr w:type="spellEnd"/>
      <w:r w:rsidR="00E37B3B">
        <w:t xml:space="preserve">, that includes all the same predictors plus temperature.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proofErr w:type="spellStart"/>
      <w:r w:rsidRPr="00E37B3B">
        <w:rPr>
          <w:i/>
          <w:iCs/>
        </w:rPr>
        <w:t>m_full</w:t>
      </w:r>
      <w:proofErr w:type="spellEnd"/>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proofErr w:type="spellStart"/>
      <w:r w:rsidRPr="00AE5F46">
        <w:rPr>
          <w:i/>
          <w:iCs/>
        </w:rPr>
        <w:t>m_full</w:t>
      </w:r>
      <w:proofErr w:type="spellEnd"/>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metabolic pathways to evaluate their relationship with temperature.</w:t>
      </w:r>
      <w:r>
        <w:t xml:space="preserve"> The analysis compare</w:t>
      </w:r>
      <w:r w:rsidR="00B40CA0">
        <w:t>s</w:t>
      </w:r>
      <w:r>
        <w:t xml:space="preserve">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 xml:space="preserve">pathway </w:t>
      </w:r>
      <w:proofErr w:type="spellStart"/>
      <w:r w:rsidR="00F5641E">
        <w:t>Metacyc</w:t>
      </w:r>
      <w:proofErr w:type="spellEnd"/>
      <w:r w:rsidR="00F5641E">
        <w:t xml:space="preserve"> ID</w:t>
      </w:r>
    </w:p>
    <w:p w14:paraId="3432A902" w14:textId="77777777" w:rsidR="000702CE" w:rsidRDefault="000702CE" w:rsidP="000702CE">
      <w:pPr>
        <w:pStyle w:val="ListParagraph"/>
        <w:numPr>
          <w:ilvl w:val="0"/>
          <w:numId w:val="2"/>
        </w:numPr>
      </w:pPr>
      <w:r>
        <w:t xml:space="preserve">Column 2: Temperature coefficient from the </w:t>
      </w:r>
      <w:proofErr w:type="spellStart"/>
      <w:r w:rsidRPr="00E37B3B">
        <w:rPr>
          <w:i/>
          <w:iCs/>
        </w:rPr>
        <w:t>m_full</w:t>
      </w:r>
      <w:proofErr w:type="spellEnd"/>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xml:space="preserve">: Model weight for the </w:t>
      </w:r>
      <w:proofErr w:type="spellStart"/>
      <w:r>
        <w:t>m_full</w:t>
      </w:r>
      <w:proofErr w:type="spellEnd"/>
      <w:r>
        <w:t xml:space="preserve">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1B4A1F">
      <w:pPr>
        <w:pStyle w:val="ListParagraph"/>
        <w:numPr>
          <w:ilvl w:val="0"/>
          <w:numId w:val="2"/>
        </w:numPr>
      </w:pPr>
      <w:r>
        <w:t>Columns 13-14: 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20"/>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77777777"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proofErr w:type="spellStart"/>
      <w:r w:rsidRPr="00DF2C6D">
        <w:rPr>
          <w:i/>
          <w:iCs/>
        </w:rPr>
        <w:t>m_immune_full</w:t>
      </w:r>
      <w:proofErr w:type="spellEnd"/>
      <w:r>
        <w:t xml:space="preserve"> model</w:t>
      </w:r>
    </w:p>
    <w:p w14:paraId="58534869" w14:textId="66AB7808" w:rsidR="00AE5F46" w:rsidRDefault="00AE5F46" w:rsidP="00AE5F46">
      <w:pPr>
        <w:pStyle w:val="ListParagraph"/>
        <w:numPr>
          <w:ilvl w:val="0"/>
          <w:numId w:val="2"/>
        </w:numPr>
      </w:pPr>
      <w:r>
        <w:t>Column 11: Category of the interaction effect, whether the relationship between temperature and abundance becomes more negative (</w:t>
      </w:r>
      <w:del w:id="132" w:author="Beehner, Jacinta" w:date="2025-07-16T13:24:00Z" w16du:dateUtc="2025-07-16T17:24:00Z">
        <w:r w:rsidDel="00671A14">
          <w:delText xml:space="preserve">i.e. </w:delText>
        </w:r>
      </w:del>
      <w:ins w:id="133"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34" w:author="Beehner, Jacinta" w:date="2025-07-16T13:24:00Z" w16du:dateUtc="2025-07-16T17:24:00Z">
        <w:r w:rsidDel="00671A14">
          <w:delText xml:space="preserve">i.e. </w:delText>
        </w:r>
      </w:del>
      <w:ins w:id="135" w:author="Beehner, Jacinta" w:date="2025-07-16T13:24:00Z" w16du:dateUtc="2025-07-16T17:24:00Z">
        <w:r w:rsidR="00671A14">
          <w:t xml:space="preserve">i.e., </w:t>
        </w:r>
      </w:ins>
      <w:r>
        <w:t>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 xml:space="preserve">Column 1: pathway </w:t>
      </w:r>
      <w:proofErr w:type="spellStart"/>
      <w:r>
        <w:t>Metacyc</w:t>
      </w:r>
      <w:proofErr w:type="spellEnd"/>
      <w:r>
        <w:t xml:space="preserve"> ID</w:t>
      </w:r>
    </w:p>
    <w:p w14:paraId="7B90AD14"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proofErr w:type="spellStart"/>
      <w:r w:rsidRPr="00DF2C6D">
        <w:rPr>
          <w:i/>
          <w:iCs/>
        </w:rPr>
        <w:t>m_immune_full</w:t>
      </w:r>
      <w:proofErr w:type="spellEnd"/>
      <w:r>
        <w:t xml:space="preserve"> model</w:t>
      </w:r>
    </w:p>
    <w:p w14:paraId="4F31E791" w14:textId="45EDEF63" w:rsidR="00AE5F46" w:rsidRPr="00B40CA0" w:rsidRDefault="00AE5F46" w:rsidP="00AE5F46">
      <w:pPr>
        <w:pStyle w:val="ListParagraph"/>
        <w:numPr>
          <w:ilvl w:val="0"/>
          <w:numId w:val="2"/>
        </w:numPr>
      </w:pPr>
      <w:r>
        <w:t>Column 10: Category of the interaction effect, whether the relationship between temperature and abundance becomes more negative (</w:t>
      </w:r>
      <w:del w:id="136" w:author="Beehner, Jacinta" w:date="2025-07-16T13:24:00Z" w16du:dateUtc="2025-07-16T17:24:00Z">
        <w:r w:rsidDel="00671A14">
          <w:delText xml:space="preserve">i.e. </w:delText>
        </w:r>
      </w:del>
      <w:ins w:id="137" w:author="Beehner, Jacinta" w:date="2025-07-16T13:24:00Z" w16du:dateUtc="2025-07-16T17:24:00Z">
        <w:r w:rsidR="00671A14">
          <w:t xml:space="preserve">i.e., </w:t>
        </w:r>
      </w:ins>
      <w:r>
        <w:t>the slopes decrease) at higher neopterin concentrations or the relationship between temperature and abundance becomes more</w:t>
      </w:r>
      <w:r w:rsidRPr="009C62EC">
        <w:t xml:space="preserve"> </w:t>
      </w:r>
      <w:r>
        <w:t>positive (</w:t>
      </w:r>
      <w:del w:id="138" w:author="Beehner, Jacinta" w:date="2025-07-16T13:24:00Z" w16du:dateUtc="2025-07-16T17:24:00Z">
        <w:r w:rsidDel="00671A14">
          <w:delText xml:space="preserve">i.e. </w:delText>
        </w:r>
      </w:del>
      <w:ins w:id="139" w:author="Beehner, Jacinta" w:date="2025-07-16T13:24:00Z" w16du:dateUtc="2025-07-16T17:24:00Z">
        <w:r w:rsidR="00671A14">
          <w:t xml:space="preserve">i.e., </w:t>
        </w:r>
      </w:ins>
      <w:r>
        <w:t>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21"/>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22"/>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23"/>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 w14:paraId="176581C4" w14:textId="77777777" w:rsidR="00B64BE6" w:rsidRPr="00B64BE6" w:rsidRDefault="00586432" w:rsidP="00B64BE6">
      <w:pPr>
        <w:pStyle w:val="Bibliography"/>
      </w:pPr>
      <w:r>
        <w:fldChar w:fldCharType="begin"/>
      </w:r>
      <w:r w:rsidR="00B64BE6">
        <w:instrText xml:space="preserve"> ADDIN ZOTERO_BIBL {"uncited":[],"omitted":[],"custom":[]} CSL_BIBLIOGRAPHY </w:instrText>
      </w:r>
      <w:r>
        <w:fldChar w:fldCharType="separate"/>
      </w:r>
      <w:r w:rsidR="00B64BE6" w:rsidRPr="00B64BE6">
        <w:t xml:space="preserve">1. </w:t>
      </w:r>
      <w:r w:rsidR="00B64BE6" w:rsidRPr="00B64BE6">
        <w:tab/>
        <w:t xml:space="preserve">C. Bellard, C. Bertelsmeier, P. Leadley, W. Thuiller, F. Courchamp, Impacts of climate change on the future of biodiversity. </w:t>
      </w:r>
      <w:r w:rsidR="00B64BE6" w:rsidRPr="00B64BE6">
        <w:rPr>
          <w:i/>
          <w:iCs/>
        </w:rPr>
        <w:t>Ecology Letters</w:t>
      </w:r>
      <w:r w:rsidR="00B64BE6" w:rsidRPr="00B64BE6">
        <w:t xml:space="preserve"> </w:t>
      </w:r>
      <w:r w:rsidR="00B64BE6" w:rsidRPr="00B64BE6">
        <w:rPr>
          <w:b/>
          <w:bCs/>
        </w:rPr>
        <w:t>15</w:t>
      </w:r>
      <w:r w:rsidR="00B64BE6" w:rsidRPr="00B64BE6">
        <w:t>, 365–377 (2012).</w:t>
      </w:r>
    </w:p>
    <w:p w14:paraId="2C2FFEBE" w14:textId="77777777" w:rsidR="00B64BE6" w:rsidRPr="00B64BE6" w:rsidRDefault="00B64BE6" w:rsidP="00B64BE6">
      <w:pPr>
        <w:pStyle w:val="Bibliography"/>
      </w:pPr>
      <w:r w:rsidRPr="00B64BE6">
        <w:t xml:space="preserve">2. </w:t>
      </w:r>
      <w:r w:rsidRPr="00B64BE6">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64BE6">
        <w:rPr>
          <w:i/>
          <w:iCs/>
        </w:rPr>
        <w:t>Nat Commun</w:t>
      </w:r>
      <w:r w:rsidRPr="00B64BE6">
        <w:t xml:space="preserve"> </w:t>
      </w:r>
      <w:r w:rsidRPr="00B64BE6">
        <w:rPr>
          <w:b/>
          <w:bCs/>
        </w:rPr>
        <w:t>12</w:t>
      </w:r>
      <w:r w:rsidRPr="00B64BE6">
        <w:t>, 1198 (2021).</w:t>
      </w:r>
    </w:p>
    <w:p w14:paraId="484C7DE3" w14:textId="77777777" w:rsidR="00B64BE6" w:rsidRPr="00B64BE6" w:rsidRDefault="00B64BE6" w:rsidP="00B64BE6">
      <w:pPr>
        <w:pStyle w:val="Bibliography"/>
      </w:pPr>
      <w:r w:rsidRPr="00B64BE6">
        <w:t xml:space="preserve">3. </w:t>
      </w:r>
      <w:r w:rsidRPr="00B64BE6">
        <w:tab/>
        <w:t xml:space="preserve">W. W. Dowd, F. A. King, M. W. Denny, Thermal variation, thermal extremes and the physiological performance of individuals. </w:t>
      </w:r>
      <w:r w:rsidRPr="00B64BE6">
        <w:rPr>
          <w:i/>
          <w:iCs/>
        </w:rPr>
        <w:t>Journal of Experimental Biology</w:t>
      </w:r>
      <w:r w:rsidRPr="00B64BE6">
        <w:t xml:space="preserve"> </w:t>
      </w:r>
      <w:r w:rsidRPr="00B64BE6">
        <w:rPr>
          <w:b/>
          <w:bCs/>
        </w:rPr>
        <w:t>218</w:t>
      </w:r>
      <w:r w:rsidRPr="00B64BE6">
        <w:t>, 1956–1967 (2015).</w:t>
      </w:r>
    </w:p>
    <w:p w14:paraId="39865684" w14:textId="77777777" w:rsidR="00B64BE6" w:rsidRPr="00B64BE6" w:rsidRDefault="00B64BE6" w:rsidP="00B64BE6">
      <w:pPr>
        <w:pStyle w:val="Bibliography"/>
      </w:pPr>
      <w:r w:rsidRPr="00B64BE6">
        <w:t xml:space="preserve">4. </w:t>
      </w:r>
      <w:r w:rsidRPr="00B64BE6">
        <w:tab/>
        <w:t xml:space="preserve">H. O. Pörtner, R. Knust, Climate Change Affects Marine Fishes Through the Oxygen Limitation of Thermal Tolerance. </w:t>
      </w:r>
      <w:r w:rsidRPr="00B64BE6">
        <w:rPr>
          <w:i/>
          <w:iCs/>
        </w:rPr>
        <w:t>Science</w:t>
      </w:r>
      <w:r w:rsidRPr="00B64BE6">
        <w:t xml:space="preserve"> </w:t>
      </w:r>
      <w:r w:rsidRPr="00B64BE6">
        <w:rPr>
          <w:b/>
          <w:bCs/>
        </w:rPr>
        <w:t>315</w:t>
      </w:r>
      <w:r w:rsidRPr="00B64BE6">
        <w:t>, 95–97 (2007).</w:t>
      </w:r>
    </w:p>
    <w:p w14:paraId="71B1D2C0" w14:textId="77777777" w:rsidR="00B64BE6" w:rsidRPr="00B64BE6" w:rsidRDefault="00B64BE6" w:rsidP="00B64BE6">
      <w:pPr>
        <w:pStyle w:val="Bibliography"/>
      </w:pPr>
      <w:r w:rsidRPr="00B64BE6">
        <w:t xml:space="preserve">5. </w:t>
      </w:r>
      <w:r w:rsidRPr="00B64BE6">
        <w:tab/>
        <w:t xml:space="preserve">B. J. Sinclair, K. E. Marshall, M. A. Sewell, D. L. Levesque, C. S. Willett, S. Slotsbo, Y. Dong, C. D. G. Harley, D. J. Marshall, B. S. Helmuth, R. B. Huey, Can we predict ectotherm responses to climate change using thermal performance curves and body temperatures? </w:t>
      </w:r>
      <w:r w:rsidRPr="00B64BE6">
        <w:rPr>
          <w:i/>
          <w:iCs/>
        </w:rPr>
        <w:t>Ecology Letters</w:t>
      </w:r>
      <w:r w:rsidRPr="00B64BE6">
        <w:t xml:space="preserve"> </w:t>
      </w:r>
      <w:r w:rsidRPr="00B64BE6">
        <w:rPr>
          <w:b/>
          <w:bCs/>
        </w:rPr>
        <w:t>19</w:t>
      </w:r>
      <w:r w:rsidRPr="00B64BE6">
        <w:t>, 1372–1385 (2016).</w:t>
      </w:r>
    </w:p>
    <w:p w14:paraId="4DEF16EC" w14:textId="77777777" w:rsidR="00B64BE6" w:rsidRPr="00B64BE6" w:rsidRDefault="00B64BE6" w:rsidP="00B64BE6">
      <w:pPr>
        <w:pStyle w:val="Bibliography"/>
      </w:pPr>
      <w:r w:rsidRPr="00B64BE6">
        <w:t xml:space="preserve">6. </w:t>
      </w:r>
      <w:r w:rsidRPr="00B64BE6">
        <w:tab/>
        <w:t xml:space="preserve">R. S. Telemeco, M. J. Elphick, R. Shine, Nesting lizards (Bassiana duperreyi) compensate partly, but not completely, for climate change. </w:t>
      </w:r>
      <w:r w:rsidRPr="00B64BE6">
        <w:rPr>
          <w:i/>
          <w:iCs/>
        </w:rPr>
        <w:t>Ecology</w:t>
      </w:r>
      <w:r w:rsidRPr="00B64BE6">
        <w:t xml:space="preserve"> </w:t>
      </w:r>
      <w:r w:rsidRPr="00B64BE6">
        <w:rPr>
          <w:b/>
          <w:bCs/>
        </w:rPr>
        <w:t>90</w:t>
      </w:r>
      <w:r w:rsidRPr="00B64BE6">
        <w:t>, 17–22 (2009).</w:t>
      </w:r>
    </w:p>
    <w:p w14:paraId="684F2948" w14:textId="77777777" w:rsidR="00B64BE6" w:rsidRPr="00B64BE6" w:rsidRDefault="00B64BE6" w:rsidP="00B64BE6">
      <w:pPr>
        <w:pStyle w:val="Bibliography"/>
      </w:pPr>
      <w:r w:rsidRPr="00B64BE6">
        <w:t xml:space="preserve">7. </w:t>
      </w:r>
      <w:r w:rsidRPr="00B64BE6">
        <w:tab/>
        <w:t xml:space="preserve">B. G. Lovegrove, C. Canale, D. Levesque, G. Fluch, M. Řeháková-Petrů, T. Ruf, Are Tropical Small Mammals Physiologically Vulnerable to Arrhenius Effects and Climate Change? </w:t>
      </w:r>
      <w:r w:rsidRPr="00B64BE6">
        <w:rPr>
          <w:i/>
          <w:iCs/>
        </w:rPr>
        <w:t>Physiological and Biochemical Zoology</w:t>
      </w:r>
      <w:r w:rsidRPr="00B64BE6">
        <w:t xml:space="preserve"> </w:t>
      </w:r>
      <w:r w:rsidRPr="00B64BE6">
        <w:rPr>
          <w:b/>
          <w:bCs/>
        </w:rPr>
        <w:t>87</w:t>
      </w:r>
      <w:r w:rsidRPr="00B64BE6">
        <w:t>, 30–45 (2014).</w:t>
      </w:r>
    </w:p>
    <w:p w14:paraId="3FEFAF49" w14:textId="77777777" w:rsidR="00B64BE6" w:rsidRPr="00B64BE6" w:rsidRDefault="00B64BE6" w:rsidP="00B64BE6">
      <w:pPr>
        <w:pStyle w:val="Bibliography"/>
      </w:pPr>
      <w:r w:rsidRPr="00B64BE6">
        <w:t xml:space="preserve">8. </w:t>
      </w:r>
      <w:r w:rsidRPr="00B64BE6">
        <w:tab/>
        <w:t xml:space="preserve">J. M. Lucore, J. C. Beehner, A. F. White, L. F. Sinclair, V. A. Martins, S. A. Kovalaskas, J. C. Ordoñez, T. J. Bergman, M. E. Benítez, A. J. Marshall, High temperatures are associated with decreased immune system performance in a wild primate. </w:t>
      </w:r>
      <w:r w:rsidRPr="00B64BE6">
        <w:rPr>
          <w:i/>
          <w:iCs/>
        </w:rPr>
        <w:t>Science Advances</w:t>
      </w:r>
      <w:r w:rsidRPr="00B64BE6">
        <w:t xml:space="preserve"> </w:t>
      </w:r>
      <w:r w:rsidRPr="00B64BE6">
        <w:rPr>
          <w:b/>
          <w:bCs/>
        </w:rPr>
        <w:t>10</w:t>
      </w:r>
      <w:r w:rsidRPr="00B64BE6">
        <w:t>, eadq6629 (2024).</w:t>
      </w:r>
    </w:p>
    <w:p w14:paraId="69244E39" w14:textId="77777777" w:rsidR="00B64BE6" w:rsidRPr="00B64BE6" w:rsidRDefault="00B64BE6" w:rsidP="00B64BE6">
      <w:pPr>
        <w:pStyle w:val="Bibliography"/>
      </w:pPr>
      <w:r w:rsidRPr="00B64BE6">
        <w:t xml:space="preserve">9. </w:t>
      </w:r>
      <w:r w:rsidRPr="00B64BE6">
        <w:tab/>
        <w:t xml:space="preserve">N. N. Moghadam, Thorshauge ,Pia Mai, Kristensen ,Torsten N., de Jonge ,Nadieh, Bahrndorff ,Simon, Kjeldal ,Henrik, J. L. and Nielsen, Strong responses of Drosophila melanogaster microbiota to developmental temperature. </w:t>
      </w:r>
      <w:r w:rsidRPr="00B64BE6">
        <w:rPr>
          <w:i/>
          <w:iCs/>
        </w:rPr>
        <w:t>Fly</w:t>
      </w:r>
      <w:r w:rsidRPr="00B64BE6">
        <w:t xml:space="preserve"> </w:t>
      </w:r>
      <w:r w:rsidRPr="00B64BE6">
        <w:rPr>
          <w:b/>
          <w:bCs/>
        </w:rPr>
        <w:t>12</w:t>
      </w:r>
      <w:r w:rsidRPr="00B64BE6">
        <w:t>, 1–12 (2018).</w:t>
      </w:r>
    </w:p>
    <w:p w14:paraId="30D9BE38" w14:textId="77777777" w:rsidR="00B64BE6" w:rsidRPr="00B64BE6" w:rsidRDefault="00B64BE6" w:rsidP="00B64BE6">
      <w:pPr>
        <w:pStyle w:val="Bibliography"/>
      </w:pPr>
      <w:r w:rsidRPr="00B64BE6">
        <w:t xml:space="preserve">10. </w:t>
      </w:r>
      <w:r w:rsidRPr="00B64BE6">
        <w:tab/>
        <w:t xml:space="preserve">M. Ziegler, F. O. Seneca, L. K. Yum, S. R. Palumbi, C. R. Voolstra, Bacterial community dynamics are linked to patterns of coral heat tolerance. </w:t>
      </w:r>
      <w:r w:rsidRPr="00B64BE6">
        <w:rPr>
          <w:i/>
          <w:iCs/>
        </w:rPr>
        <w:t>Nat Commun</w:t>
      </w:r>
      <w:r w:rsidRPr="00B64BE6">
        <w:t xml:space="preserve"> </w:t>
      </w:r>
      <w:r w:rsidRPr="00B64BE6">
        <w:rPr>
          <w:b/>
          <w:bCs/>
        </w:rPr>
        <w:t>8</w:t>
      </w:r>
      <w:r w:rsidRPr="00B64BE6">
        <w:t>, 14213 (2017).</w:t>
      </w:r>
    </w:p>
    <w:p w14:paraId="2C633832" w14:textId="77777777" w:rsidR="00B64BE6" w:rsidRPr="00B64BE6" w:rsidRDefault="00B64BE6" w:rsidP="00B64BE6">
      <w:pPr>
        <w:pStyle w:val="Bibliography"/>
      </w:pPr>
      <w:r w:rsidRPr="00B64BE6">
        <w:t xml:space="preserve">11. </w:t>
      </w:r>
      <w:r w:rsidRPr="00B64BE6">
        <w:tab/>
        <w:t xml:space="preserve">L. Baldassarre, H. Ying, A. M. Reitzel, S. Franzenburg, S. Fraune, Microbiota mediated plasticity promotes thermal adaptation in the sea anemone Nematostella vectensis. </w:t>
      </w:r>
      <w:r w:rsidRPr="00B64BE6">
        <w:rPr>
          <w:i/>
          <w:iCs/>
        </w:rPr>
        <w:t>Nat Commun</w:t>
      </w:r>
      <w:r w:rsidRPr="00B64BE6">
        <w:t xml:space="preserve"> </w:t>
      </w:r>
      <w:r w:rsidRPr="00B64BE6">
        <w:rPr>
          <w:b/>
          <w:bCs/>
        </w:rPr>
        <w:t>13</w:t>
      </w:r>
      <w:r w:rsidRPr="00B64BE6">
        <w:t>, 3804 (2022).</w:t>
      </w:r>
    </w:p>
    <w:p w14:paraId="756FA56F" w14:textId="77777777" w:rsidR="00B64BE6" w:rsidRPr="00B64BE6" w:rsidRDefault="00B64BE6" w:rsidP="00B64BE6">
      <w:pPr>
        <w:pStyle w:val="Bibliography"/>
      </w:pPr>
      <w:r w:rsidRPr="00B64BE6">
        <w:t xml:space="preserve">12. </w:t>
      </w:r>
      <w:r w:rsidRPr="00B64BE6">
        <w:tab/>
        <w:t xml:space="preserve">S. S. Fontaine, K. D. Kohl, Ectotherm heat tolerance and the microbiome: current understanding, future directions and potential applications. </w:t>
      </w:r>
      <w:r w:rsidRPr="00B64BE6">
        <w:rPr>
          <w:i/>
          <w:iCs/>
        </w:rPr>
        <w:t>Journal of Experimental Biology</w:t>
      </w:r>
      <w:r w:rsidRPr="00B64BE6">
        <w:t xml:space="preserve"> </w:t>
      </w:r>
      <w:r w:rsidRPr="00B64BE6">
        <w:rPr>
          <w:b/>
          <w:bCs/>
        </w:rPr>
        <w:t>226</w:t>
      </w:r>
      <w:r w:rsidRPr="00B64BE6">
        <w:t>, jeb245761 (2023).</w:t>
      </w:r>
    </w:p>
    <w:p w14:paraId="572A9A45" w14:textId="77777777" w:rsidR="00B64BE6" w:rsidRPr="00B64BE6" w:rsidRDefault="00B64BE6" w:rsidP="00B64BE6">
      <w:pPr>
        <w:pStyle w:val="Bibliography"/>
      </w:pPr>
      <w:r w:rsidRPr="00B64BE6">
        <w:t xml:space="preserve">13. </w:t>
      </w:r>
      <w:r w:rsidRPr="00B64BE6">
        <w:tab/>
        <w:t xml:space="preserve">T. E. Hector, K. L. Hoang, J. Li, K. C. King, Symbiosis and host responses to heating. </w:t>
      </w:r>
      <w:r w:rsidRPr="00B64BE6">
        <w:rPr>
          <w:i/>
          <w:iCs/>
        </w:rPr>
        <w:t>Trends in Ecology &amp; Evolution</w:t>
      </w:r>
      <w:r w:rsidRPr="00B64BE6">
        <w:t xml:space="preserve"> </w:t>
      </w:r>
      <w:r w:rsidRPr="00B64BE6">
        <w:rPr>
          <w:b/>
          <w:bCs/>
        </w:rPr>
        <w:t>37</w:t>
      </w:r>
      <w:r w:rsidRPr="00B64BE6">
        <w:t>, 611–624 (2022).</w:t>
      </w:r>
    </w:p>
    <w:p w14:paraId="186D2827" w14:textId="77777777" w:rsidR="00B64BE6" w:rsidRPr="00B64BE6" w:rsidRDefault="00B64BE6" w:rsidP="00B64BE6">
      <w:pPr>
        <w:pStyle w:val="Bibliography"/>
      </w:pPr>
      <w:r w:rsidRPr="00B64BE6">
        <w:t xml:space="preserve">14. </w:t>
      </w:r>
      <w:r w:rsidRPr="00B64BE6">
        <w:tab/>
        <w:t xml:space="preserve">A. Jaramillo, L. E. Castañeda, Gut Microbiota of Drosophila subobscura Contributes to Its Heat Tolerance and Is Sensitive to Transient Thermal Stress. </w:t>
      </w:r>
      <w:r w:rsidRPr="00B64BE6">
        <w:rPr>
          <w:i/>
          <w:iCs/>
        </w:rPr>
        <w:t>Front. Microbiol.</w:t>
      </w:r>
      <w:r w:rsidRPr="00B64BE6">
        <w:t xml:space="preserve"> </w:t>
      </w:r>
      <w:r w:rsidRPr="00B64BE6">
        <w:rPr>
          <w:b/>
          <w:bCs/>
        </w:rPr>
        <w:t>12</w:t>
      </w:r>
      <w:r w:rsidRPr="00B64BE6">
        <w:t xml:space="preserve"> (2021).</w:t>
      </w:r>
    </w:p>
    <w:p w14:paraId="2EAA26E7" w14:textId="77777777" w:rsidR="00B64BE6" w:rsidRPr="00B64BE6" w:rsidRDefault="00B64BE6" w:rsidP="00B64BE6">
      <w:pPr>
        <w:pStyle w:val="Bibliography"/>
      </w:pPr>
      <w:r w:rsidRPr="00B64BE6">
        <w:t xml:space="preserve">15. </w:t>
      </w:r>
      <w:r w:rsidRPr="00B64BE6">
        <w:tab/>
        <w:t xml:space="preserve">B. Zhang, S. P. Leonard, Y. Li, N. A. Moran, Obligate bacterial endosymbionts limit thermal tolerance of insect host species. </w:t>
      </w:r>
      <w:r w:rsidRPr="00B64BE6">
        <w:rPr>
          <w:i/>
          <w:iCs/>
        </w:rPr>
        <w:t>Proceedings of the National Academy of Sciences</w:t>
      </w:r>
      <w:r w:rsidRPr="00B64BE6">
        <w:t xml:space="preserve"> </w:t>
      </w:r>
      <w:r w:rsidRPr="00B64BE6">
        <w:rPr>
          <w:b/>
          <w:bCs/>
        </w:rPr>
        <w:t>116</w:t>
      </w:r>
      <w:r w:rsidRPr="00B64BE6">
        <w:t>, 24712–24718 (2019).</w:t>
      </w:r>
    </w:p>
    <w:p w14:paraId="50A33160" w14:textId="77777777" w:rsidR="00B64BE6" w:rsidRPr="00B64BE6" w:rsidRDefault="00B64BE6" w:rsidP="00B64BE6">
      <w:pPr>
        <w:pStyle w:val="Bibliography"/>
      </w:pPr>
      <w:r w:rsidRPr="00B64BE6">
        <w:t xml:space="preserve">16. </w:t>
      </w:r>
      <w:r w:rsidRPr="00B64BE6">
        <w:tab/>
        <w:t xml:space="preserve">K. R. Amato, Incorporating the gut microbiota into models of human and non-human primate ecology and evolution. </w:t>
      </w:r>
      <w:r w:rsidRPr="00B64BE6">
        <w:rPr>
          <w:i/>
          <w:iCs/>
        </w:rPr>
        <w:t>American Journal of Physical Anthropology</w:t>
      </w:r>
      <w:r w:rsidRPr="00B64BE6">
        <w:t xml:space="preserve"> </w:t>
      </w:r>
      <w:r w:rsidRPr="00B64BE6">
        <w:rPr>
          <w:b/>
          <w:bCs/>
        </w:rPr>
        <w:t>159</w:t>
      </w:r>
      <w:r w:rsidRPr="00B64BE6">
        <w:t>, 196–215 (2016).</w:t>
      </w:r>
    </w:p>
    <w:p w14:paraId="1FAA1854" w14:textId="77777777" w:rsidR="00B64BE6" w:rsidRPr="00B64BE6" w:rsidRDefault="00B64BE6" w:rsidP="00B64BE6">
      <w:pPr>
        <w:pStyle w:val="Bibliography"/>
      </w:pPr>
      <w:r w:rsidRPr="00B64BE6">
        <w:t xml:space="preserve">17. </w:t>
      </w:r>
      <w:r w:rsidRPr="00B64BE6">
        <w:tab/>
        <w:t xml:space="preserve">J. Sepulveda, A. H. Moeller, The Effects of Temperature on Animal Gut Microbiomes. </w:t>
      </w:r>
      <w:r w:rsidRPr="00B64BE6">
        <w:rPr>
          <w:i/>
          <w:iCs/>
        </w:rPr>
        <w:t>Front. Microbiol.</w:t>
      </w:r>
      <w:r w:rsidRPr="00B64BE6">
        <w:t xml:space="preserve"> </w:t>
      </w:r>
      <w:r w:rsidRPr="00B64BE6">
        <w:rPr>
          <w:b/>
          <w:bCs/>
        </w:rPr>
        <w:t>11</w:t>
      </w:r>
      <w:r w:rsidRPr="00B64BE6">
        <w:t>, 384 (2020).</w:t>
      </w:r>
    </w:p>
    <w:p w14:paraId="5B7409EF" w14:textId="77777777" w:rsidR="00B64BE6" w:rsidRPr="00B64BE6" w:rsidRDefault="00B64BE6" w:rsidP="00B64BE6">
      <w:pPr>
        <w:pStyle w:val="Bibliography"/>
      </w:pPr>
      <w:r w:rsidRPr="00B64BE6">
        <w:t xml:space="preserve">18. </w:t>
      </w:r>
      <w:r w:rsidRPr="00B64BE6">
        <w:tab/>
        <w:t xml:space="preserve">S. Chen, J. Wang, D. Peng, G. Li, J. Chen, X. Gu, Exposure to heat-stress environment affects the physiology, circulation levels of cytokines, and microbiome in dairy cows. </w:t>
      </w:r>
      <w:r w:rsidRPr="00B64BE6">
        <w:rPr>
          <w:i/>
          <w:iCs/>
        </w:rPr>
        <w:t>Sci Rep</w:t>
      </w:r>
      <w:r w:rsidRPr="00B64BE6">
        <w:t xml:space="preserve"> </w:t>
      </w:r>
      <w:r w:rsidRPr="00B64BE6">
        <w:rPr>
          <w:b/>
          <w:bCs/>
        </w:rPr>
        <w:t>8</w:t>
      </w:r>
      <w:r w:rsidRPr="00B64BE6">
        <w:t>, 14606 (2018).</w:t>
      </w:r>
    </w:p>
    <w:p w14:paraId="0DADF13D" w14:textId="77777777" w:rsidR="00B64BE6" w:rsidRPr="00B64BE6" w:rsidRDefault="00B64BE6" w:rsidP="00B64BE6">
      <w:pPr>
        <w:pStyle w:val="Bibliography"/>
      </w:pPr>
      <w:r w:rsidRPr="00B64BE6">
        <w:t xml:space="preserve">19. </w:t>
      </w:r>
      <w:r w:rsidRPr="00B64BE6">
        <w:tab/>
        <w:t xml:space="preserve">S. S. Fontaine, A. J. Novarro, K. D. Kohl, Environmental temperature alters the digestive performance and gut microbiota of a terrestrial amphibian. </w:t>
      </w:r>
      <w:r w:rsidRPr="00B64BE6">
        <w:rPr>
          <w:i/>
          <w:iCs/>
        </w:rPr>
        <w:t>Journal of Experimental Biology</w:t>
      </w:r>
      <w:r w:rsidRPr="00B64BE6">
        <w:t xml:space="preserve"> </w:t>
      </w:r>
      <w:r w:rsidRPr="00B64BE6">
        <w:rPr>
          <w:b/>
          <w:bCs/>
        </w:rPr>
        <w:t>221</w:t>
      </w:r>
      <w:r w:rsidRPr="00B64BE6">
        <w:t>, jeb187559 (2018).</w:t>
      </w:r>
    </w:p>
    <w:p w14:paraId="650C7BB6" w14:textId="77777777" w:rsidR="00B64BE6" w:rsidRPr="00B64BE6" w:rsidRDefault="00B64BE6" w:rsidP="00B64BE6">
      <w:pPr>
        <w:pStyle w:val="Bibliography"/>
      </w:pPr>
      <w:r w:rsidRPr="00B64BE6">
        <w:t xml:space="preserve">20. </w:t>
      </w:r>
      <w:r w:rsidRPr="00B64BE6">
        <w:tab/>
        <w:t xml:space="preserve">K. Tajima, I. Nonaka, K. Higuchi, N. Takusari, M. Kurihara, A. Takenaka, M. Mitsumori, H. Kajikawa, R. I. Aminov, Influence of high temperature and humidity on rumen bacterial diversity in Holstein heifers. </w:t>
      </w:r>
      <w:r w:rsidRPr="00B64BE6">
        <w:rPr>
          <w:i/>
          <w:iCs/>
        </w:rPr>
        <w:t>Anaerobe</w:t>
      </w:r>
      <w:r w:rsidRPr="00B64BE6">
        <w:t xml:space="preserve"> </w:t>
      </w:r>
      <w:r w:rsidRPr="00B64BE6">
        <w:rPr>
          <w:b/>
          <w:bCs/>
        </w:rPr>
        <w:t>13</w:t>
      </w:r>
      <w:r w:rsidRPr="00B64BE6">
        <w:t>, 57–64 (2007).</w:t>
      </w:r>
    </w:p>
    <w:p w14:paraId="2AF2EB0E" w14:textId="77777777" w:rsidR="00B64BE6" w:rsidRPr="00B64BE6" w:rsidRDefault="00B64BE6" w:rsidP="00B64BE6">
      <w:pPr>
        <w:pStyle w:val="Bibliography"/>
      </w:pPr>
      <w:r w:rsidRPr="00B64BE6">
        <w:t xml:space="preserve">21. </w:t>
      </w:r>
      <w:r w:rsidRPr="00B64BE6">
        <w:tab/>
        <w:t xml:space="preserve">L. Zhu, R. Liao, N. Wu, G. Zhu, C. Yang, Heat stress mediates changes in fecal microbiome and functional pathways of laying hens. </w:t>
      </w:r>
      <w:r w:rsidRPr="00B64BE6">
        <w:rPr>
          <w:i/>
          <w:iCs/>
        </w:rPr>
        <w:t>Appl Microbiol Biotechnol</w:t>
      </w:r>
      <w:r w:rsidRPr="00B64BE6">
        <w:t xml:space="preserve"> </w:t>
      </w:r>
      <w:r w:rsidRPr="00B64BE6">
        <w:rPr>
          <w:b/>
          <w:bCs/>
        </w:rPr>
        <w:t>103</w:t>
      </w:r>
      <w:r w:rsidRPr="00B64BE6">
        <w:t>, 461–472 (2019).</w:t>
      </w:r>
    </w:p>
    <w:p w14:paraId="44304E2E" w14:textId="77777777" w:rsidR="00B64BE6" w:rsidRPr="00B64BE6" w:rsidRDefault="00B64BE6" w:rsidP="00B64BE6">
      <w:pPr>
        <w:pStyle w:val="Bibliography"/>
      </w:pPr>
      <w:r w:rsidRPr="00B64BE6">
        <w:t xml:space="preserve">22. </w:t>
      </w:r>
      <w:r w:rsidRPr="00B64BE6">
        <w:tab/>
        <w:t xml:space="preserve">I. Belhadj Slimen, N. Taha, G. Abdeljelil, D. Hajer, B. M. Moncef, A. Manef, Reactive oxygen species, heat stress and oxidative-induced mitochondrial damage. A review. </w:t>
      </w:r>
      <w:r w:rsidRPr="00B64BE6">
        <w:rPr>
          <w:i/>
          <w:iCs/>
        </w:rPr>
        <w:t>International Journal of Hyperthermia</w:t>
      </w:r>
      <w:r w:rsidRPr="00B64BE6">
        <w:t xml:space="preserve"> </w:t>
      </w:r>
      <w:r w:rsidRPr="00B64BE6">
        <w:rPr>
          <w:b/>
          <w:bCs/>
        </w:rPr>
        <w:t>30</w:t>
      </w:r>
      <w:r w:rsidRPr="00B64BE6">
        <w:t>, 513–523 (2014).</w:t>
      </w:r>
    </w:p>
    <w:p w14:paraId="0C34093D" w14:textId="77777777" w:rsidR="00B64BE6" w:rsidRPr="00B64BE6" w:rsidRDefault="00B64BE6" w:rsidP="00B64BE6">
      <w:pPr>
        <w:pStyle w:val="Bibliography"/>
      </w:pPr>
      <w:r w:rsidRPr="00B64BE6">
        <w:t xml:space="preserve">23. </w:t>
      </w:r>
      <w:r w:rsidRPr="00B64BE6">
        <w:tab/>
        <w:t xml:space="preserve">M. Dodson, R. Castro-Portuguez, D. D. Zhang, NRF2 plays a critical role in mitigating lipid peroxidation and ferroptosis. </w:t>
      </w:r>
      <w:r w:rsidRPr="00B64BE6">
        <w:rPr>
          <w:i/>
          <w:iCs/>
        </w:rPr>
        <w:t>Redox Biology</w:t>
      </w:r>
      <w:r w:rsidRPr="00B64BE6">
        <w:t xml:space="preserve"> </w:t>
      </w:r>
      <w:r w:rsidRPr="00B64BE6">
        <w:rPr>
          <w:b/>
          <w:bCs/>
        </w:rPr>
        <w:t>23</w:t>
      </w:r>
      <w:r w:rsidRPr="00B64BE6">
        <w:t>, 101107 (2019).</w:t>
      </w:r>
    </w:p>
    <w:p w14:paraId="43532A6C" w14:textId="77777777" w:rsidR="00B64BE6" w:rsidRPr="00B64BE6" w:rsidRDefault="00B64BE6" w:rsidP="00B64BE6">
      <w:pPr>
        <w:pStyle w:val="Bibliography"/>
      </w:pPr>
      <w:r w:rsidRPr="00B64BE6">
        <w:t xml:space="preserve">24. </w:t>
      </w:r>
      <w:r w:rsidRPr="00B64BE6">
        <w:tab/>
        <w:t xml:space="preserve">G. P. Lambert, C. V. Gisolfi, D. J. Berg, P. L. Moseley, L. W. Oberley, K. C. Kregel, Selected Contribution: Hyperthermia-induced intestinal  permeability and the role of oxidative  and nitrosative stress. </w:t>
      </w:r>
      <w:r w:rsidRPr="00B64BE6">
        <w:rPr>
          <w:i/>
          <w:iCs/>
        </w:rPr>
        <w:t>Journal of Applied Physiology</w:t>
      </w:r>
      <w:r w:rsidRPr="00B64BE6">
        <w:t xml:space="preserve"> </w:t>
      </w:r>
      <w:r w:rsidRPr="00B64BE6">
        <w:rPr>
          <w:b/>
          <w:bCs/>
        </w:rPr>
        <w:t>92</w:t>
      </w:r>
      <w:r w:rsidRPr="00B64BE6">
        <w:t>, 1750–1761 (2002).</w:t>
      </w:r>
    </w:p>
    <w:p w14:paraId="688F5317" w14:textId="77777777" w:rsidR="00B64BE6" w:rsidRPr="00B64BE6" w:rsidRDefault="00B64BE6" w:rsidP="00B64BE6">
      <w:pPr>
        <w:pStyle w:val="Bibliography"/>
      </w:pPr>
      <w:r w:rsidRPr="00B64BE6">
        <w:t xml:space="preserve">25. </w:t>
      </w:r>
      <w:r w:rsidRPr="00B64BE6">
        <w:tab/>
        <w:t xml:space="preserve">F. Koch, U. Thom, E. Albrecht, R. Weikard, W. Nolte, B. Kuhla, C. Kuehn, Heat stress directly impairs gut integrity and recruits distinct immune cell populations into the bovine intestine. </w:t>
      </w:r>
      <w:r w:rsidRPr="00B64BE6">
        <w:rPr>
          <w:i/>
          <w:iCs/>
        </w:rPr>
        <w:t>Proceedings of the National Academy of Sciences</w:t>
      </w:r>
      <w:r w:rsidRPr="00B64BE6">
        <w:t xml:space="preserve"> </w:t>
      </w:r>
      <w:r w:rsidRPr="00B64BE6">
        <w:rPr>
          <w:b/>
          <w:bCs/>
        </w:rPr>
        <w:t>116</w:t>
      </w:r>
      <w:r w:rsidRPr="00B64BE6">
        <w:t>, 10333–10338 (2019).</w:t>
      </w:r>
    </w:p>
    <w:p w14:paraId="5D737BBC" w14:textId="77777777" w:rsidR="00B64BE6" w:rsidRPr="00B64BE6" w:rsidRDefault="00B64BE6" w:rsidP="00B64BE6">
      <w:pPr>
        <w:pStyle w:val="Bibliography"/>
      </w:pPr>
      <w:r w:rsidRPr="00B64BE6">
        <w:t xml:space="preserve">26. </w:t>
      </w:r>
      <w:r w:rsidRPr="00B64BE6">
        <w:tab/>
        <w:t xml:space="preserve">C. Kunst, S. Schmid, M. Michalski, D. Tümen, J. Buttenschön, M. Müller, K. Gülow, The Influence of Gut Microbiota on Oxidative Stress and the Immune System. </w:t>
      </w:r>
      <w:r w:rsidRPr="00B64BE6">
        <w:rPr>
          <w:i/>
          <w:iCs/>
        </w:rPr>
        <w:t>Biomedicines</w:t>
      </w:r>
      <w:r w:rsidRPr="00B64BE6">
        <w:t xml:space="preserve"> </w:t>
      </w:r>
      <w:r w:rsidRPr="00B64BE6">
        <w:rPr>
          <w:b/>
          <w:bCs/>
        </w:rPr>
        <w:t>11</w:t>
      </w:r>
      <w:r w:rsidRPr="00B64BE6">
        <w:t>, 1388 (2023).</w:t>
      </w:r>
    </w:p>
    <w:p w14:paraId="325EC818" w14:textId="77777777" w:rsidR="00B64BE6" w:rsidRPr="00B64BE6" w:rsidRDefault="00B64BE6" w:rsidP="00B64BE6">
      <w:pPr>
        <w:pStyle w:val="Bibliography"/>
      </w:pPr>
      <w:r w:rsidRPr="00B64BE6">
        <w:t xml:space="preserve">27. </w:t>
      </w:r>
      <w:r w:rsidRPr="00B64BE6">
        <w:tab/>
        <w:t xml:space="preserve">Y. Sun, X. Wang, L. Li, C. Zhong, Y. Zhang, X. Yang, M. Li, C. Yang, The role of gut microbiota in intestinal disease: from an oxidative stress perspective. </w:t>
      </w:r>
      <w:r w:rsidRPr="00B64BE6">
        <w:rPr>
          <w:i/>
          <w:iCs/>
        </w:rPr>
        <w:t>Front. Microbiol.</w:t>
      </w:r>
      <w:r w:rsidRPr="00B64BE6">
        <w:t xml:space="preserve"> </w:t>
      </w:r>
      <w:r w:rsidRPr="00B64BE6">
        <w:rPr>
          <w:b/>
          <w:bCs/>
        </w:rPr>
        <w:t>15</w:t>
      </w:r>
      <w:r w:rsidRPr="00B64BE6">
        <w:t xml:space="preserve"> (2024).</w:t>
      </w:r>
    </w:p>
    <w:p w14:paraId="792F10AA" w14:textId="77777777" w:rsidR="00B64BE6" w:rsidRPr="00B64BE6" w:rsidRDefault="00B64BE6" w:rsidP="00B64BE6">
      <w:pPr>
        <w:pStyle w:val="Bibliography"/>
      </w:pPr>
      <w:r w:rsidRPr="00B64BE6">
        <w:t xml:space="preserve">28. </w:t>
      </w:r>
      <w:r w:rsidRPr="00B64BE6">
        <w:tab/>
        <w:t xml:space="preserve">T. Yardeni, C. E. Tanes, K. Bittinger, L. M. Mattei, P. M. Schaefer, L. N. Singh, G. D. Wu, D. G. Murdock, D. C. Wallace, Host mitochondria influence gut microbiome diversity: A role for ROS. </w:t>
      </w:r>
      <w:r w:rsidRPr="00B64BE6">
        <w:rPr>
          <w:i/>
          <w:iCs/>
        </w:rPr>
        <w:t>Science Signaling</w:t>
      </w:r>
      <w:r w:rsidRPr="00B64BE6">
        <w:t xml:space="preserve"> </w:t>
      </w:r>
      <w:r w:rsidRPr="00B64BE6">
        <w:rPr>
          <w:b/>
          <w:bCs/>
        </w:rPr>
        <w:t>12</w:t>
      </w:r>
      <w:r w:rsidRPr="00B64BE6">
        <w:t>, eaaw3159 (2019).</w:t>
      </w:r>
    </w:p>
    <w:p w14:paraId="1D9F42B2" w14:textId="77777777" w:rsidR="00B64BE6" w:rsidRPr="00B64BE6" w:rsidRDefault="00B64BE6" w:rsidP="00B64BE6">
      <w:pPr>
        <w:pStyle w:val="Bibliography"/>
      </w:pPr>
      <w:r w:rsidRPr="00B64BE6">
        <w:t xml:space="preserve">29. </w:t>
      </w:r>
      <w:r w:rsidRPr="00B64BE6">
        <w:tab/>
        <w:t xml:space="preserve">M. Fang, Z. Lei, M. Ruilin, W. Jing, D. Leqiang, High temperature stress induced oxidative stress, gut inflammation and disordered metabolome and microbiome in tsinling lenok trout. </w:t>
      </w:r>
      <w:r w:rsidRPr="00B64BE6">
        <w:rPr>
          <w:i/>
          <w:iCs/>
        </w:rPr>
        <w:t>Ecotoxicology and Environmental Safety</w:t>
      </w:r>
      <w:r w:rsidRPr="00B64BE6">
        <w:t xml:space="preserve"> </w:t>
      </w:r>
      <w:r w:rsidRPr="00B64BE6">
        <w:rPr>
          <w:b/>
          <w:bCs/>
        </w:rPr>
        <w:t>266</w:t>
      </w:r>
      <w:r w:rsidRPr="00B64BE6">
        <w:t>, 115607 (2023).</w:t>
      </w:r>
    </w:p>
    <w:p w14:paraId="01CE6096" w14:textId="77777777" w:rsidR="00B64BE6" w:rsidRPr="00B64BE6" w:rsidRDefault="00B64BE6" w:rsidP="00B64BE6">
      <w:pPr>
        <w:pStyle w:val="Bibliography"/>
      </w:pPr>
      <w:r w:rsidRPr="00B64BE6">
        <w:t xml:space="preserve">30. </w:t>
      </w:r>
      <w:r w:rsidRPr="00B64BE6">
        <w:tab/>
        <w:t xml:space="preserve">X. Liu, Z. Ma, Y. Wang, H. Jia, Z. Wang, L. Zhang, Heat stress exposure cause alterations in intestinal microbiota, transcriptome, and metabolome of broilers. </w:t>
      </w:r>
      <w:r w:rsidRPr="00B64BE6">
        <w:rPr>
          <w:i/>
          <w:iCs/>
        </w:rPr>
        <w:t>Front. Microbiol.</w:t>
      </w:r>
      <w:r w:rsidRPr="00B64BE6">
        <w:t xml:space="preserve"> </w:t>
      </w:r>
      <w:r w:rsidRPr="00B64BE6">
        <w:rPr>
          <w:b/>
          <w:bCs/>
        </w:rPr>
        <w:t>14</w:t>
      </w:r>
      <w:r w:rsidRPr="00B64BE6">
        <w:t xml:space="preserve"> (2023).</w:t>
      </w:r>
    </w:p>
    <w:p w14:paraId="655C1DA0" w14:textId="77777777" w:rsidR="00B64BE6" w:rsidRPr="00B64BE6" w:rsidRDefault="00B64BE6" w:rsidP="00B64BE6">
      <w:pPr>
        <w:pStyle w:val="Bibliography"/>
      </w:pPr>
      <w:r w:rsidRPr="00B64BE6">
        <w:t xml:space="preserve">31. </w:t>
      </w:r>
      <w:r w:rsidRPr="00B64BE6">
        <w:tab/>
        <w:t xml:space="preserve">B. Xia, W. Wu, W. Fang, X. Wen, J. Xie, H. Zhang, Heat stress-induced mucosal barrier dysfunction is potentially associated with gut microbiota dysbiosis in pigs. </w:t>
      </w:r>
      <w:r w:rsidRPr="00B64BE6">
        <w:rPr>
          <w:i/>
          <w:iCs/>
        </w:rPr>
        <w:t>Animal Nutrition</w:t>
      </w:r>
      <w:r w:rsidRPr="00B64BE6">
        <w:t xml:space="preserve"> </w:t>
      </w:r>
      <w:r w:rsidRPr="00B64BE6">
        <w:rPr>
          <w:b/>
          <w:bCs/>
        </w:rPr>
        <w:t>8</w:t>
      </w:r>
      <w:r w:rsidRPr="00B64BE6">
        <w:t>, 289–299 (2022).</w:t>
      </w:r>
    </w:p>
    <w:p w14:paraId="19E979BE" w14:textId="77777777" w:rsidR="00B64BE6" w:rsidRPr="00B64BE6" w:rsidRDefault="00B64BE6" w:rsidP="00B64BE6">
      <w:pPr>
        <w:pStyle w:val="Bibliography"/>
      </w:pPr>
      <w:r w:rsidRPr="00B64BE6">
        <w:t xml:space="preserve">32. </w:t>
      </w:r>
      <w:r w:rsidRPr="00B64BE6">
        <w:tab/>
        <w:t xml:space="preserve">X. Bai, Y. Shi, L. Tang, L. Chen, H. Fan, H. Wang, J. Wang, X. Jia, S. Chen, S. Lai, Heat Stress Affects Faecal Microbial and Metabolic Alterations of Rabbits. </w:t>
      </w:r>
      <w:r w:rsidRPr="00B64BE6">
        <w:rPr>
          <w:i/>
          <w:iCs/>
        </w:rPr>
        <w:t>Front. Microbiol.</w:t>
      </w:r>
      <w:r w:rsidRPr="00B64BE6">
        <w:t xml:space="preserve"> </w:t>
      </w:r>
      <w:r w:rsidRPr="00B64BE6">
        <w:rPr>
          <w:b/>
          <w:bCs/>
        </w:rPr>
        <w:t>12</w:t>
      </w:r>
      <w:r w:rsidRPr="00B64BE6">
        <w:t xml:space="preserve"> (2022).</w:t>
      </w:r>
    </w:p>
    <w:p w14:paraId="2CF026BF" w14:textId="77777777" w:rsidR="00B64BE6" w:rsidRPr="00B64BE6" w:rsidRDefault="00B64BE6" w:rsidP="00B64BE6">
      <w:pPr>
        <w:pStyle w:val="Bibliography"/>
      </w:pPr>
      <w:r w:rsidRPr="00B64BE6">
        <w:t xml:space="preserve">33. </w:t>
      </w:r>
      <w:r w:rsidRPr="00B64BE6">
        <w:tab/>
        <w:t xml:space="preserve">E. Bestion, S. Jacob, L. Zinger, L. Di Gesu, M. Richard, J. White, J. Cote, Climate warming reduces gut microbiota diversity in a vertebrate ectotherm. </w:t>
      </w:r>
      <w:r w:rsidRPr="00B64BE6">
        <w:rPr>
          <w:i/>
          <w:iCs/>
        </w:rPr>
        <w:t>Nat Ecol Evol</w:t>
      </w:r>
      <w:r w:rsidRPr="00B64BE6">
        <w:t xml:space="preserve"> </w:t>
      </w:r>
      <w:r w:rsidRPr="00B64BE6">
        <w:rPr>
          <w:b/>
          <w:bCs/>
        </w:rPr>
        <w:t>1</w:t>
      </w:r>
      <w:r w:rsidRPr="00B64BE6">
        <w:t>, 1–3 (2017).</w:t>
      </w:r>
    </w:p>
    <w:p w14:paraId="140B341F" w14:textId="77777777" w:rsidR="00B64BE6" w:rsidRPr="00B64BE6" w:rsidRDefault="00B64BE6" w:rsidP="00B64BE6">
      <w:pPr>
        <w:pStyle w:val="Bibliography"/>
      </w:pPr>
      <w:r w:rsidRPr="00B64BE6">
        <w:t xml:space="preserve">34. </w:t>
      </w:r>
      <w:r w:rsidRPr="00B64BE6">
        <w:tab/>
        <w:t xml:space="preserve">Z. Lu, R. Sethu, J. A. Imlay, Endogenous superoxide is a key effector of the oxygen sensitivity of a model obligate anaerobe. </w:t>
      </w:r>
      <w:r w:rsidRPr="00B64BE6">
        <w:rPr>
          <w:i/>
          <w:iCs/>
        </w:rPr>
        <w:t>Proceedings of the National Academy of Sciences</w:t>
      </w:r>
      <w:r w:rsidRPr="00B64BE6">
        <w:t xml:space="preserve"> </w:t>
      </w:r>
      <w:r w:rsidRPr="00B64BE6">
        <w:rPr>
          <w:b/>
          <w:bCs/>
        </w:rPr>
        <w:t>115</w:t>
      </w:r>
      <w:r w:rsidRPr="00B64BE6">
        <w:t>, E3266–E3275 (2018).</w:t>
      </w:r>
    </w:p>
    <w:p w14:paraId="0CDB4EB9" w14:textId="77777777" w:rsidR="00B64BE6" w:rsidRPr="00B64BE6" w:rsidRDefault="00B64BE6" w:rsidP="00B64BE6">
      <w:pPr>
        <w:pStyle w:val="Bibliography"/>
      </w:pPr>
      <w:r w:rsidRPr="00B64BE6">
        <w:t xml:space="preserve">35. </w:t>
      </w:r>
      <w:r w:rsidRPr="00B64BE6">
        <w:tab/>
        <w:t xml:space="preserve">J. M. McCord, B. B. Keele, I. Fridovich, An Enzyme-Based Theory of Obligate Anaerobiosis: The Physiological Function of Superoxide Dismutase. </w:t>
      </w:r>
      <w:r w:rsidRPr="00B64BE6">
        <w:rPr>
          <w:i/>
          <w:iCs/>
        </w:rPr>
        <w:t>Proceedings of the National Academy of Sciences</w:t>
      </w:r>
      <w:r w:rsidRPr="00B64BE6">
        <w:t xml:space="preserve"> </w:t>
      </w:r>
      <w:r w:rsidRPr="00B64BE6">
        <w:rPr>
          <w:b/>
          <w:bCs/>
        </w:rPr>
        <w:t>68</w:t>
      </w:r>
      <w:r w:rsidRPr="00B64BE6">
        <w:t>, 1024–1027 (1971).</w:t>
      </w:r>
    </w:p>
    <w:p w14:paraId="5467D14B" w14:textId="77777777" w:rsidR="00B64BE6" w:rsidRPr="00B64BE6" w:rsidRDefault="00B64BE6" w:rsidP="00B64BE6">
      <w:pPr>
        <w:pStyle w:val="Bibliography"/>
      </w:pPr>
      <w:r w:rsidRPr="00B64BE6">
        <w:t xml:space="preserve">36. </w:t>
      </w:r>
      <w:r w:rsidRPr="00B64BE6">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64BE6">
        <w:rPr>
          <w:i/>
          <w:iCs/>
        </w:rPr>
        <w:t>Gastroenterology</w:t>
      </w:r>
      <w:r w:rsidRPr="00B64BE6">
        <w:t xml:space="preserve"> </w:t>
      </w:r>
      <w:r w:rsidRPr="00B64BE6">
        <w:rPr>
          <w:b/>
          <w:bCs/>
        </w:rPr>
        <w:t>147</w:t>
      </w:r>
      <w:r w:rsidRPr="00B64BE6">
        <w:t>, 1055-1063.e8 (2014).</w:t>
      </w:r>
    </w:p>
    <w:p w14:paraId="2DD50C07" w14:textId="77777777" w:rsidR="00B64BE6" w:rsidRPr="00B64BE6" w:rsidRDefault="00B64BE6" w:rsidP="00B64BE6">
      <w:pPr>
        <w:pStyle w:val="Bibliography"/>
      </w:pPr>
      <w:r w:rsidRPr="00B64BE6">
        <w:t xml:space="preserve">37. </w:t>
      </w:r>
      <w:r w:rsidRPr="00B64BE6">
        <w:tab/>
        <w:t xml:space="preserve">N.-R. Shin, T. W. Whon, J.-W. Bae, </w:t>
      </w:r>
      <w:r w:rsidRPr="00B64BE6">
        <w:rPr>
          <w:i/>
          <w:iCs/>
        </w:rPr>
        <w:t>Proteobacteria</w:t>
      </w:r>
      <w:r w:rsidRPr="00B64BE6">
        <w:t xml:space="preserve">: microbial signature of dysbiosis in gut microbiota. </w:t>
      </w:r>
      <w:r w:rsidRPr="00B64BE6">
        <w:rPr>
          <w:i/>
          <w:iCs/>
        </w:rPr>
        <w:t>Trends in Biotechnology</w:t>
      </w:r>
      <w:r w:rsidRPr="00B64BE6">
        <w:t xml:space="preserve"> </w:t>
      </w:r>
      <w:r w:rsidRPr="00B64BE6">
        <w:rPr>
          <w:b/>
          <w:bCs/>
        </w:rPr>
        <w:t>33</w:t>
      </w:r>
      <w:r w:rsidRPr="00B64BE6">
        <w:t>, 496–503 (2015).</w:t>
      </w:r>
    </w:p>
    <w:p w14:paraId="613B43F4" w14:textId="77777777" w:rsidR="00B64BE6" w:rsidRPr="00B64BE6" w:rsidRDefault="00B64BE6" w:rsidP="00B64BE6">
      <w:pPr>
        <w:pStyle w:val="Bibliography"/>
      </w:pPr>
      <w:r w:rsidRPr="00B64BE6">
        <w:t xml:space="preserve">38. </w:t>
      </w:r>
      <w:r w:rsidRPr="00B64BE6">
        <w:tab/>
        <w:t xml:space="preserve">H. J. Flint, Scott ,Karen P., Duncan ,Sylvia H., Louis ,Petra, E. and Forano, Microbial degradation of complex carbohydrates in the gut. </w:t>
      </w:r>
      <w:r w:rsidRPr="00B64BE6">
        <w:rPr>
          <w:i/>
          <w:iCs/>
        </w:rPr>
        <w:t>Gut Microbes</w:t>
      </w:r>
      <w:r w:rsidRPr="00B64BE6">
        <w:t xml:space="preserve"> </w:t>
      </w:r>
      <w:r w:rsidRPr="00B64BE6">
        <w:rPr>
          <w:b/>
          <w:bCs/>
        </w:rPr>
        <w:t>3</w:t>
      </w:r>
      <w:r w:rsidRPr="00B64BE6">
        <w:t>, 289–306 (2012).</w:t>
      </w:r>
    </w:p>
    <w:p w14:paraId="39AAD88F" w14:textId="77777777" w:rsidR="00B64BE6" w:rsidRPr="00B64BE6" w:rsidRDefault="00B64BE6" w:rsidP="00B64BE6">
      <w:pPr>
        <w:pStyle w:val="Bibliography"/>
      </w:pPr>
      <w:r w:rsidRPr="00B64BE6">
        <w:t xml:space="preserve">39. </w:t>
      </w:r>
      <w:r w:rsidRPr="00B64BE6">
        <w:tab/>
        <w:t xml:space="preserve">L. V. Hooper, T. Midtvedt, J. I. Gordon, How host-microbial interactions shape the nutrient environment of the mammalian intestine. </w:t>
      </w:r>
      <w:r w:rsidRPr="00B64BE6">
        <w:rPr>
          <w:i/>
          <w:iCs/>
        </w:rPr>
        <w:t>Annual Review of Nutrition</w:t>
      </w:r>
      <w:r w:rsidRPr="00B64BE6">
        <w:t xml:space="preserve"> </w:t>
      </w:r>
      <w:r w:rsidRPr="00B64BE6">
        <w:rPr>
          <w:b/>
          <w:bCs/>
        </w:rPr>
        <w:t>22</w:t>
      </w:r>
      <w:r w:rsidRPr="00B64BE6">
        <w:t>, 283–307 (2002).</w:t>
      </w:r>
    </w:p>
    <w:p w14:paraId="6A42B585" w14:textId="77777777" w:rsidR="00B64BE6" w:rsidRPr="00B64BE6" w:rsidRDefault="00B64BE6" w:rsidP="00B64BE6">
      <w:pPr>
        <w:pStyle w:val="Bibliography"/>
      </w:pPr>
      <w:r w:rsidRPr="00B64BE6">
        <w:t xml:space="preserve">40. </w:t>
      </w:r>
      <w:r w:rsidRPr="00B64BE6">
        <w:tab/>
        <w:t xml:space="preserve">E. Maier, R. C. Anderson, N. C. Roy, Understanding How Commensal Obligate Anaerobic Bacteria Regulate Immune Functions in the Large Intestine. </w:t>
      </w:r>
      <w:r w:rsidRPr="00B64BE6">
        <w:rPr>
          <w:i/>
          <w:iCs/>
        </w:rPr>
        <w:t>Nutrients</w:t>
      </w:r>
      <w:r w:rsidRPr="00B64BE6">
        <w:t xml:space="preserve"> </w:t>
      </w:r>
      <w:r w:rsidRPr="00B64BE6">
        <w:rPr>
          <w:b/>
          <w:bCs/>
        </w:rPr>
        <w:t>7</w:t>
      </w:r>
      <w:r w:rsidRPr="00B64BE6">
        <w:t>, 45–73 (2014).</w:t>
      </w:r>
    </w:p>
    <w:p w14:paraId="1C3AABC6" w14:textId="77777777" w:rsidR="00B64BE6" w:rsidRPr="00B64BE6" w:rsidRDefault="00B64BE6" w:rsidP="00B64BE6">
      <w:pPr>
        <w:pStyle w:val="Bibliography"/>
      </w:pPr>
      <w:r w:rsidRPr="00B64BE6">
        <w:t xml:space="preserve">41. </w:t>
      </w:r>
      <w:r w:rsidRPr="00B64BE6">
        <w:tab/>
        <w:t xml:space="preserve">R. Corrêa-Oliveira, J. L. Fachi, A. Vieira, F. T. Sato, M. A. R. Vinolo, Regulation of immune cell function by short-chain fatty acids. </w:t>
      </w:r>
      <w:r w:rsidRPr="00B64BE6">
        <w:rPr>
          <w:i/>
          <w:iCs/>
        </w:rPr>
        <w:t>Clinical &amp; Translational Immunology</w:t>
      </w:r>
      <w:r w:rsidRPr="00B64BE6">
        <w:t xml:space="preserve"> </w:t>
      </w:r>
      <w:r w:rsidRPr="00B64BE6">
        <w:rPr>
          <w:b/>
          <w:bCs/>
        </w:rPr>
        <w:t>5</w:t>
      </w:r>
      <w:r w:rsidRPr="00B64BE6">
        <w:t>, e73 (2016).</w:t>
      </w:r>
    </w:p>
    <w:p w14:paraId="11DC9975" w14:textId="77777777" w:rsidR="00B64BE6" w:rsidRPr="00B64BE6" w:rsidRDefault="00B64BE6" w:rsidP="00B64BE6">
      <w:pPr>
        <w:pStyle w:val="Bibliography"/>
      </w:pPr>
      <w:r w:rsidRPr="00B64BE6">
        <w:t xml:space="preserve">42. </w:t>
      </w:r>
      <w:r w:rsidRPr="00B64BE6">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64BE6">
        <w:rPr>
          <w:i/>
          <w:iCs/>
        </w:rPr>
        <w:t>Nature</w:t>
      </w:r>
      <w:r w:rsidRPr="00B64BE6">
        <w:t xml:space="preserve"> </w:t>
      </w:r>
      <w:r w:rsidRPr="00B64BE6">
        <w:rPr>
          <w:b/>
          <w:bCs/>
        </w:rPr>
        <w:t>504</w:t>
      </w:r>
      <w:r w:rsidRPr="00B64BE6">
        <w:t>, 446–450 (2013).</w:t>
      </w:r>
    </w:p>
    <w:p w14:paraId="56F7DEC4" w14:textId="77777777" w:rsidR="00B64BE6" w:rsidRPr="00B64BE6" w:rsidRDefault="00B64BE6" w:rsidP="00B64BE6">
      <w:pPr>
        <w:pStyle w:val="Bibliography"/>
      </w:pPr>
      <w:r w:rsidRPr="00B64BE6">
        <w:t xml:space="preserve">43. </w:t>
      </w:r>
      <w:r w:rsidRPr="00B64BE6">
        <w:tab/>
        <w:t xml:space="preserve">L. Klampfer, J. Huang, T. Sasazuki, S. Shirasawa, L. Augenlicht, Inhibition of Interferon γ Signaling by the Short Chain Fatty Acid Butyrate1. </w:t>
      </w:r>
      <w:r w:rsidRPr="00B64BE6">
        <w:rPr>
          <w:i/>
          <w:iCs/>
        </w:rPr>
        <w:t>Molecular Cancer Research</w:t>
      </w:r>
      <w:r w:rsidRPr="00B64BE6">
        <w:t xml:space="preserve"> </w:t>
      </w:r>
      <w:r w:rsidRPr="00B64BE6">
        <w:rPr>
          <w:b/>
          <w:bCs/>
        </w:rPr>
        <w:t>1</w:t>
      </w:r>
      <w:r w:rsidRPr="00B64BE6">
        <w:t>, 855–862 (2003).</w:t>
      </w:r>
    </w:p>
    <w:p w14:paraId="7E29E70E" w14:textId="77777777" w:rsidR="00B64BE6" w:rsidRPr="00B64BE6" w:rsidRDefault="00B64BE6" w:rsidP="00B64BE6">
      <w:pPr>
        <w:pStyle w:val="Bibliography"/>
      </w:pPr>
      <w:r w:rsidRPr="00B64BE6">
        <w:t xml:space="preserve">44. </w:t>
      </w:r>
      <w:r w:rsidRPr="00B64BE6">
        <w:tab/>
        <w:t xml:space="preserve">X. Liu, J. Shao, Y.-T. Liao, L.-N. Wang, Y. Jia, P. Dong, Z. Liu, D. He, C. Li, X. Zhang, Regulation of short-chain fatty acids in the immune system. </w:t>
      </w:r>
      <w:r w:rsidRPr="00B64BE6">
        <w:rPr>
          <w:i/>
          <w:iCs/>
        </w:rPr>
        <w:t>Front Immunol</w:t>
      </w:r>
      <w:r w:rsidRPr="00B64BE6">
        <w:t xml:space="preserve"> </w:t>
      </w:r>
      <w:r w:rsidRPr="00B64BE6">
        <w:rPr>
          <w:b/>
          <w:bCs/>
        </w:rPr>
        <w:t>14</w:t>
      </w:r>
      <w:r w:rsidRPr="00B64BE6">
        <w:t>, 1186892 (2023).</w:t>
      </w:r>
    </w:p>
    <w:p w14:paraId="28920CD5" w14:textId="77777777" w:rsidR="00B64BE6" w:rsidRPr="00B64BE6" w:rsidRDefault="00B64BE6" w:rsidP="00B64BE6">
      <w:pPr>
        <w:pStyle w:val="Bibliography"/>
      </w:pPr>
      <w:r w:rsidRPr="00B64BE6">
        <w:t xml:space="preserve">45. </w:t>
      </w:r>
      <w:r w:rsidRPr="00B64BE6">
        <w:tab/>
        <w:t xml:space="preserve">Z. Yu, J. M. Cantet, H. A. Paz, J. D. Kaufman, M. S. Orellano, I. R. Ipharraguerre, A. G. Ríus, Heat stress–associated changes in the intestinal barrier, inflammatory signals, and microbiome communities in dairy calves. </w:t>
      </w:r>
      <w:r w:rsidRPr="00B64BE6">
        <w:rPr>
          <w:i/>
          <w:iCs/>
        </w:rPr>
        <w:t>Journal of Dairy Science</w:t>
      </w:r>
      <w:r w:rsidRPr="00B64BE6">
        <w:t xml:space="preserve"> </w:t>
      </w:r>
      <w:r w:rsidRPr="00B64BE6">
        <w:rPr>
          <w:b/>
          <w:bCs/>
        </w:rPr>
        <w:t>107</w:t>
      </w:r>
      <w:r w:rsidRPr="00B64BE6">
        <w:t>, 1175–1196 (2024).</w:t>
      </w:r>
    </w:p>
    <w:p w14:paraId="06030DE4" w14:textId="77777777" w:rsidR="00B64BE6" w:rsidRPr="00B64BE6" w:rsidRDefault="00B64BE6" w:rsidP="00B64BE6">
      <w:pPr>
        <w:pStyle w:val="Bibliography"/>
      </w:pPr>
      <w:r w:rsidRPr="00B64BE6">
        <w:t xml:space="preserve">46. </w:t>
      </w:r>
      <w:r w:rsidRPr="00B64BE6">
        <w:tab/>
        <w:t xml:space="preserve">J. He, Y. He, D. Pan, J. Cao, Y. Sun, X. Zeng, Associations of Gut Microbiota With Heat Stress-Induced Changes of Growth, Fat Deposition, Intestinal Morphology, and Antioxidant Capacity in Ducks. </w:t>
      </w:r>
      <w:r w:rsidRPr="00B64BE6">
        <w:rPr>
          <w:i/>
          <w:iCs/>
        </w:rPr>
        <w:t>Front. Microbiol.</w:t>
      </w:r>
      <w:r w:rsidRPr="00B64BE6">
        <w:t xml:space="preserve"> </w:t>
      </w:r>
      <w:r w:rsidRPr="00B64BE6">
        <w:rPr>
          <w:b/>
          <w:bCs/>
        </w:rPr>
        <w:t>10</w:t>
      </w:r>
      <w:r w:rsidRPr="00B64BE6">
        <w:t xml:space="preserve"> (2019).</w:t>
      </w:r>
    </w:p>
    <w:p w14:paraId="3E389462" w14:textId="77777777" w:rsidR="00B64BE6" w:rsidRPr="00B64BE6" w:rsidRDefault="00B64BE6" w:rsidP="00B64BE6">
      <w:pPr>
        <w:pStyle w:val="Bibliography"/>
      </w:pPr>
      <w:r w:rsidRPr="00B64BE6">
        <w:t xml:space="preserve">47. </w:t>
      </w:r>
      <w:r w:rsidRPr="00B64BE6">
        <w:tab/>
        <w:t xml:space="preserve">Y.-J. Seo, L. Chiwoong, L. Byeonghwi, K. Jun-Mo, Microbial-transcriptome integrative analysis of heat stress effects on amino acid metabolism and lipid peroxidation in poultry jejunum. </w:t>
      </w:r>
      <w:r w:rsidRPr="00B64BE6">
        <w:rPr>
          <w:i/>
          <w:iCs/>
        </w:rPr>
        <w:t>Animal Biotechnology</w:t>
      </w:r>
      <w:r w:rsidRPr="00B64BE6">
        <w:t xml:space="preserve"> </w:t>
      </w:r>
      <w:r w:rsidRPr="00B64BE6">
        <w:rPr>
          <w:b/>
          <w:bCs/>
        </w:rPr>
        <w:t>35</w:t>
      </w:r>
      <w:r w:rsidRPr="00B64BE6">
        <w:t>, 2331179 (2024).</w:t>
      </w:r>
    </w:p>
    <w:p w14:paraId="1BA1420E" w14:textId="77777777" w:rsidR="00B64BE6" w:rsidRPr="00B64BE6" w:rsidRDefault="00B64BE6" w:rsidP="00B64BE6">
      <w:pPr>
        <w:pStyle w:val="Bibliography"/>
      </w:pPr>
      <w:r w:rsidRPr="00B64BE6">
        <w:t xml:space="preserve">48. </w:t>
      </w:r>
      <w:r w:rsidRPr="00B64BE6">
        <w:tab/>
        <w:t xml:space="preserve">K. J. Emerson, S. S. Fontaine, K. D. Kohl, S. K. Woodley, Temperature and the microbial environment alter brain morphology in a larval amphibian. </w:t>
      </w:r>
      <w:r w:rsidRPr="00B64BE6">
        <w:rPr>
          <w:i/>
          <w:iCs/>
        </w:rPr>
        <w:t>Journal of Experimental Biology</w:t>
      </w:r>
      <w:r w:rsidRPr="00B64BE6">
        <w:t xml:space="preserve"> </w:t>
      </w:r>
      <w:r w:rsidRPr="00B64BE6">
        <w:rPr>
          <w:b/>
          <w:bCs/>
        </w:rPr>
        <w:t>226</w:t>
      </w:r>
      <w:r w:rsidRPr="00B64BE6">
        <w:t>, jeb245333 (2023).</w:t>
      </w:r>
    </w:p>
    <w:p w14:paraId="146FCD62" w14:textId="77777777" w:rsidR="00B64BE6" w:rsidRPr="00B64BE6" w:rsidRDefault="00B64BE6" w:rsidP="00B64BE6">
      <w:pPr>
        <w:pStyle w:val="Bibliography"/>
      </w:pPr>
      <w:r w:rsidRPr="00B64BE6">
        <w:t xml:space="preserve">49. </w:t>
      </w:r>
      <w:r w:rsidRPr="00B64BE6">
        <w:tab/>
        <w:t xml:space="preserve">A. H. Moeller, K. Ivey, M. B. Cornwall, K. Herr, J. Rede, E. N. Taylor, A. R. Gunderson, The Lizard Gut Microbiome Changes with Temperature and Is Associated with Heat Tolerance. </w:t>
      </w:r>
      <w:r w:rsidRPr="00B64BE6">
        <w:rPr>
          <w:i/>
          <w:iCs/>
        </w:rPr>
        <w:t>Applied and Environmental Microbiology</w:t>
      </w:r>
      <w:r w:rsidRPr="00B64BE6">
        <w:t xml:space="preserve"> </w:t>
      </w:r>
      <w:r w:rsidRPr="00B64BE6">
        <w:rPr>
          <w:b/>
          <w:bCs/>
        </w:rPr>
        <w:t>86</w:t>
      </w:r>
      <w:r w:rsidRPr="00B64BE6">
        <w:t>, e01181-20 (2020).</w:t>
      </w:r>
    </w:p>
    <w:p w14:paraId="2026E838" w14:textId="77777777" w:rsidR="00B64BE6" w:rsidRPr="00B64BE6" w:rsidRDefault="00B64BE6" w:rsidP="00B64BE6">
      <w:pPr>
        <w:pStyle w:val="Bibliography"/>
      </w:pPr>
      <w:r w:rsidRPr="00B64BE6">
        <w:t xml:space="preserve">50. </w:t>
      </w:r>
      <w:r w:rsidRPr="00B64BE6">
        <w:tab/>
        <w:t xml:space="preserve">G. Wang, X. Li, Y. Zhou, J. Feng, M. Zhang, Effects of Heat Stress on Gut-Microbial Metabolites, Gastrointestinal Peptides, Glycolipid Metabolism, and Performance of Broilers. </w:t>
      </w:r>
      <w:r w:rsidRPr="00B64BE6">
        <w:rPr>
          <w:i/>
          <w:iCs/>
        </w:rPr>
        <w:t>Animals</w:t>
      </w:r>
      <w:r w:rsidRPr="00B64BE6">
        <w:t xml:space="preserve"> </w:t>
      </w:r>
      <w:r w:rsidRPr="00B64BE6">
        <w:rPr>
          <w:b/>
          <w:bCs/>
        </w:rPr>
        <w:t>11</w:t>
      </w:r>
      <w:r w:rsidRPr="00B64BE6">
        <w:t>, 1286 (2021).</w:t>
      </w:r>
    </w:p>
    <w:p w14:paraId="0FA767FD" w14:textId="77777777" w:rsidR="00B64BE6" w:rsidRPr="00B64BE6" w:rsidRDefault="00B64BE6" w:rsidP="00B64BE6">
      <w:pPr>
        <w:pStyle w:val="Bibliography"/>
      </w:pPr>
      <w:r w:rsidRPr="00B64BE6">
        <w:t xml:space="preserve">51. </w:t>
      </w:r>
      <w:r w:rsidRPr="00B64BE6">
        <w:tab/>
        <w:t xml:space="preserve">A. Baniel, K. R. Amato, J. C. Beehner, T. J. Bergman, A. Mercer, R. F. Perlman, L. Petrullo, L. Reitsema, S. Sams, A. Lu, N. Snyder-Mackler, Seasonal shifts in the gut microbiome indicate plastic responses to diet in wild geladas. </w:t>
      </w:r>
      <w:r w:rsidRPr="00B64BE6">
        <w:rPr>
          <w:i/>
          <w:iCs/>
        </w:rPr>
        <w:t>Microbiome</w:t>
      </w:r>
      <w:r w:rsidRPr="00B64BE6">
        <w:t xml:space="preserve"> </w:t>
      </w:r>
      <w:r w:rsidRPr="00B64BE6">
        <w:rPr>
          <w:b/>
          <w:bCs/>
        </w:rPr>
        <w:t>9</w:t>
      </w:r>
      <w:r w:rsidRPr="00B64BE6">
        <w:t>, 26 (2021).</w:t>
      </w:r>
    </w:p>
    <w:p w14:paraId="244D1EDE" w14:textId="77777777" w:rsidR="00B64BE6" w:rsidRPr="00B64BE6" w:rsidRDefault="00B64BE6" w:rsidP="00B64BE6">
      <w:pPr>
        <w:pStyle w:val="Bibliography"/>
      </w:pPr>
      <w:r w:rsidRPr="00B64BE6">
        <w:t xml:space="preserve">52. </w:t>
      </w:r>
      <w:r w:rsidRPr="00B64BE6">
        <w:tab/>
        <w:t xml:space="preserve">J. D. Orkin, F. A. Campos, M. S. Myers, S. E. Cheves Hernandez, A. Guadamuz, A. D. Melin, Seasonality of the gut microbiota of free-ranging white-faced capuchins in a tropical dry forest. </w:t>
      </w:r>
      <w:r w:rsidRPr="00B64BE6">
        <w:rPr>
          <w:i/>
          <w:iCs/>
        </w:rPr>
        <w:t>The ISME Journal</w:t>
      </w:r>
      <w:r w:rsidRPr="00B64BE6">
        <w:t xml:space="preserve"> </w:t>
      </w:r>
      <w:r w:rsidRPr="00B64BE6">
        <w:rPr>
          <w:b/>
          <w:bCs/>
        </w:rPr>
        <w:t>13</w:t>
      </w:r>
      <w:r w:rsidRPr="00B64BE6">
        <w:t>, 183–196 (2019).</w:t>
      </w:r>
    </w:p>
    <w:p w14:paraId="3DA5E8D7" w14:textId="77777777" w:rsidR="00B64BE6" w:rsidRPr="00B64BE6" w:rsidRDefault="00B64BE6" w:rsidP="00B64BE6">
      <w:pPr>
        <w:pStyle w:val="Bibliography"/>
      </w:pPr>
      <w:r w:rsidRPr="00B64BE6">
        <w:t xml:space="preserve">53. </w:t>
      </w:r>
      <w:r w:rsidRPr="00B64BE6">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64BE6">
        <w:rPr>
          <w:i/>
          <w:iCs/>
        </w:rPr>
        <w:t>ISME J</w:t>
      </w:r>
      <w:r w:rsidRPr="00B64BE6">
        <w:t xml:space="preserve"> </w:t>
      </w:r>
      <w:r w:rsidRPr="00B64BE6">
        <w:rPr>
          <w:b/>
          <w:bCs/>
        </w:rPr>
        <w:t>7</w:t>
      </w:r>
      <w:r w:rsidRPr="00B64BE6">
        <w:t>, 1344–1353 (2013).</w:t>
      </w:r>
    </w:p>
    <w:p w14:paraId="20E250CE" w14:textId="77777777" w:rsidR="00B64BE6" w:rsidRPr="00B64BE6" w:rsidRDefault="00B64BE6" w:rsidP="00B64BE6">
      <w:pPr>
        <w:pStyle w:val="Bibliography"/>
      </w:pPr>
      <w:r w:rsidRPr="00B64BE6">
        <w:t xml:space="preserve">54. </w:t>
      </w:r>
      <w:r w:rsidRPr="00B64BE6">
        <w:tab/>
        <w:t xml:space="preserve">C. Barelli, D. Albanese, C. Donati, M. Pindo, C. Dallago, F. Rovero, D. Cavalieri, K. M. Tuohy, H. C. Hauffe, C. De Filippo, Habitat fragmentation is associated to gut microbiota diversity of an endangered primate: implications for conservation. </w:t>
      </w:r>
      <w:r w:rsidRPr="00B64BE6">
        <w:rPr>
          <w:i/>
          <w:iCs/>
        </w:rPr>
        <w:t>Sci Rep</w:t>
      </w:r>
      <w:r w:rsidRPr="00B64BE6">
        <w:t xml:space="preserve"> </w:t>
      </w:r>
      <w:r w:rsidRPr="00B64BE6">
        <w:rPr>
          <w:b/>
          <w:bCs/>
        </w:rPr>
        <w:t>5</w:t>
      </w:r>
      <w:r w:rsidRPr="00B64BE6">
        <w:t>, 14862 (2015).</w:t>
      </w:r>
    </w:p>
    <w:p w14:paraId="2542BA5E" w14:textId="77777777" w:rsidR="00B64BE6" w:rsidRPr="00B64BE6" w:rsidRDefault="00B64BE6" w:rsidP="00B64BE6">
      <w:pPr>
        <w:pStyle w:val="Bibliography"/>
      </w:pPr>
      <w:r w:rsidRPr="00B64BE6">
        <w:t xml:space="preserve">55. </w:t>
      </w:r>
      <w:r w:rsidRPr="00B64BE6">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64BE6">
        <w:rPr>
          <w:i/>
          <w:iCs/>
        </w:rPr>
        <w:t>Oecologia</w:t>
      </w:r>
      <w:r w:rsidRPr="00B64BE6">
        <w:t xml:space="preserve"> </w:t>
      </w:r>
      <w:r w:rsidRPr="00B64BE6">
        <w:rPr>
          <w:b/>
          <w:bCs/>
        </w:rPr>
        <w:t>180</w:t>
      </w:r>
      <w:r w:rsidRPr="00B64BE6">
        <w:t>, 717–733 (2016).</w:t>
      </w:r>
    </w:p>
    <w:p w14:paraId="0BF45F39" w14:textId="77777777" w:rsidR="00B64BE6" w:rsidRPr="00B64BE6" w:rsidRDefault="00B64BE6" w:rsidP="00B64BE6">
      <w:pPr>
        <w:pStyle w:val="Bibliography"/>
      </w:pPr>
      <w:r w:rsidRPr="00B64BE6">
        <w:t xml:space="preserve">56. </w:t>
      </w:r>
      <w:r w:rsidRPr="00B64BE6">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64BE6">
        <w:rPr>
          <w:i/>
          <w:iCs/>
        </w:rPr>
        <w:t>mSystems</w:t>
      </w:r>
      <w:r w:rsidRPr="00B64BE6">
        <w:t xml:space="preserve"> </w:t>
      </w:r>
      <w:r w:rsidRPr="00B64BE6">
        <w:rPr>
          <w:b/>
          <w:bCs/>
        </w:rPr>
        <w:t>6</w:t>
      </w:r>
      <w:r w:rsidRPr="00B64BE6">
        <w:t>, e01269-20 (2021).</w:t>
      </w:r>
    </w:p>
    <w:p w14:paraId="38F5D497" w14:textId="77777777" w:rsidR="00B64BE6" w:rsidRPr="00B64BE6" w:rsidRDefault="00B64BE6" w:rsidP="00B64BE6">
      <w:pPr>
        <w:pStyle w:val="Bibliography"/>
      </w:pPr>
      <w:r w:rsidRPr="00B64BE6">
        <w:t xml:space="preserve">57. </w:t>
      </w:r>
      <w:r w:rsidRPr="00B64BE6">
        <w:tab/>
        <w:t xml:space="preserve">C. Murr, B. Widner, B. Wirleitner, D. Fuchs, Neopterin as a marker for immune system activation. </w:t>
      </w:r>
      <w:r w:rsidRPr="00B64BE6">
        <w:rPr>
          <w:i/>
          <w:iCs/>
        </w:rPr>
        <w:t>Curr Drug Metab</w:t>
      </w:r>
      <w:r w:rsidRPr="00B64BE6">
        <w:t xml:space="preserve"> </w:t>
      </w:r>
      <w:r w:rsidRPr="00B64BE6">
        <w:rPr>
          <w:b/>
          <w:bCs/>
        </w:rPr>
        <w:t>3</w:t>
      </w:r>
      <w:r w:rsidRPr="00B64BE6">
        <w:t>, 175–187 (2002).</w:t>
      </w:r>
    </w:p>
    <w:p w14:paraId="49E97840" w14:textId="77777777" w:rsidR="00B64BE6" w:rsidRPr="00B64BE6" w:rsidRDefault="00B64BE6" w:rsidP="00B64BE6">
      <w:pPr>
        <w:pStyle w:val="Bibliography"/>
      </w:pPr>
      <w:r w:rsidRPr="00B64BE6">
        <w:t xml:space="preserve">58. </w:t>
      </w:r>
      <w:r w:rsidRPr="00B64BE6">
        <w:tab/>
        <w:t xml:space="preserve">B. Kelsall, Recent progress in understanding the phenotype and function of intestinal dendritic cells and macrophages. </w:t>
      </w:r>
      <w:r w:rsidRPr="00B64BE6">
        <w:rPr>
          <w:i/>
          <w:iCs/>
        </w:rPr>
        <w:t>Mucosal Immunology</w:t>
      </w:r>
      <w:r w:rsidRPr="00B64BE6">
        <w:t xml:space="preserve"> </w:t>
      </w:r>
      <w:r w:rsidRPr="00B64BE6">
        <w:rPr>
          <w:b/>
          <w:bCs/>
        </w:rPr>
        <w:t>1</w:t>
      </w:r>
      <w:r w:rsidRPr="00B64BE6">
        <w:t>, 460–469 (2008).</w:t>
      </w:r>
    </w:p>
    <w:p w14:paraId="1CB70F76" w14:textId="77777777" w:rsidR="00B64BE6" w:rsidRPr="00B64BE6" w:rsidRDefault="00B64BE6" w:rsidP="00B64BE6">
      <w:pPr>
        <w:pStyle w:val="Bibliography"/>
      </w:pPr>
      <w:r w:rsidRPr="00B64BE6">
        <w:t xml:space="preserve">59. </w:t>
      </w:r>
      <w:r w:rsidRPr="00B64BE6">
        <w:tab/>
        <w:t xml:space="preserve">J. Wang, W.-D. Chen, Y.-D. Wang, The Relationship Between Gut Microbiota and Inflammatory Diseases: The Role of Macrophages. </w:t>
      </w:r>
      <w:r w:rsidRPr="00B64BE6">
        <w:rPr>
          <w:i/>
          <w:iCs/>
        </w:rPr>
        <w:t>Front. Microbiol.</w:t>
      </w:r>
      <w:r w:rsidRPr="00B64BE6">
        <w:t xml:space="preserve"> </w:t>
      </w:r>
      <w:r w:rsidRPr="00B64BE6">
        <w:rPr>
          <w:b/>
          <w:bCs/>
        </w:rPr>
        <w:t>11</w:t>
      </w:r>
      <w:r w:rsidRPr="00B64BE6">
        <w:t xml:space="preserve"> (2020).</w:t>
      </w:r>
    </w:p>
    <w:p w14:paraId="35D8DE09" w14:textId="77777777" w:rsidR="00B64BE6" w:rsidRPr="00B64BE6" w:rsidRDefault="00B64BE6" w:rsidP="00B64BE6">
      <w:pPr>
        <w:pStyle w:val="Bibliography"/>
      </w:pPr>
      <w:r w:rsidRPr="00B64BE6">
        <w:t xml:space="preserve">60. </w:t>
      </w:r>
      <w:r w:rsidRPr="00B64BE6">
        <w:tab/>
        <w:t xml:space="preserve">C. A. Portillo-Quintero, G. A. Sánchez-Azofeifa, Extent and conservation of tropical dry forests in the Americas. </w:t>
      </w:r>
      <w:r w:rsidRPr="00B64BE6">
        <w:rPr>
          <w:i/>
          <w:iCs/>
        </w:rPr>
        <w:t>Biological Conservation</w:t>
      </w:r>
      <w:r w:rsidRPr="00B64BE6">
        <w:t xml:space="preserve"> </w:t>
      </w:r>
      <w:r w:rsidRPr="00B64BE6">
        <w:rPr>
          <w:b/>
          <w:bCs/>
        </w:rPr>
        <w:t>143</w:t>
      </w:r>
      <w:r w:rsidRPr="00B64BE6">
        <w:t>, 144–155 (2010).</w:t>
      </w:r>
    </w:p>
    <w:p w14:paraId="5BCAD3A3" w14:textId="77777777" w:rsidR="00B64BE6" w:rsidRPr="00B64BE6" w:rsidRDefault="00B64BE6" w:rsidP="00B64BE6">
      <w:pPr>
        <w:pStyle w:val="Bibliography"/>
      </w:pPr>
      <w:r w:rsidRPr="00B64BE6">
        <w:t xml:space="preserve">61. </w:t>
      </w:r>
      <w:r w:rsidRPr="00B64BE6">
        <w:tab/>
        <w:t xml:space="preserve">P. G. Murphy, A. E. Lugo, Ecology of Tropical Dry Forest. </w:t>
      </w:r>
      <w:r w:rsidRPr="00B64BE6">
        <w:rPr>
          <w:i/>
          <w:iCs/>
        </w:rPr>
        <w:t>Annual Review of Ecology and Systematics</w:t>
      </w:r>
      <w:r w:rsidRPr="00B64BE6">
        <w:t xml:space="preserve"> </w:t>
      </w:r>
      <w:r w:rsidRPr="00B64BE6">
        <w:rPr>
          <w:b/>
          <w:bCs/>
        </w:rPr>
        <w:t>17</w:t>
      </w:r>
      <w:r w:rsidRPr="00B64BE6">
        <w:t>, 67–88 (1986).</w:t>
      </w:r>
    </w:p>
    <w:p w14:paraId="0F26024A" w14:textId="77777777" w:rsidR="00B64BE6" w:rsidRPr="00B64BE6" w:rsidRDefault="00B64BE6" w:rsidP="00B64BE6">
      <w:pPr>
        <w:pStyle w:val="Bibliography"/>
      </w:pPr>
      <w:r w:rsidRPr="00B64BE6">
        <w:t xml:space="preserve">62. </w:t>
      </w:r>
      <w:r w:rsidRPr="00B64BE6">
        <w:tab/>
        <w:t xml:space="preserve">M. C. Mansilla, L. E. Cybulski, D. Albanesi, D. de Mendoza, Control of Membrane Lipid Fluidity by Molecular Thermosensors. </w:t>
      </w:r>
      <w:r w:rsidRPr="00B64BE6">
        <w:rPr>
          <w:i/>
          <w:iCs/>
        </w:rPr>
        <w:t>Journal of Bacteriology</w:t>
      </w:r>
      <w:r w:rsidRPr="00B64BE6">
        <w:t xml:space="preserve"> </w:t>
      </w:r>
      <w:r w:rsidRPr="00B64BE6">
        <w:rPr>
          <w:b/>
          <w:bCs/>
        </w:rPr>
        <w:t>186</w:t>
      </w:r>
      <w:r w:rsidRPr="00B64BE6">
        <w:t>, 6681–6688 (2004).</w:t>
      </w:r>
    </w:p>
    <w:p w14:paraId="40327DD7" w14:textId="77777777" w:rsidR="00B64BE6" w:rsidRPr="00B64BE6" w:rsidRDefault="00B64BE6" w:rsidP="00B64BE6">
      <w:pPr>
        <w:pStyle w:val="Bibliography"/>
      </w:pPr>
      <w:r w:rsidRPr="00B64BE6">
        <w:t xml:space="preserve">63. </w:t>
      </w:r>
      <w:r w:rsidRPr="00B64BE6">
        <w:tab/>
        <w:t xml:space="preserve">Y.-M. Zhang, C. O. Rock, Membrane lipid homeostasis in bacteria. </w:t>
      </w:r>
      <w:r w:rsidRPr="00B64BE6">
        <w:rPr>
          <w:i/>
          <w:iCs/>
        </w:rPr>
        <w:t>Nat Rev Microbiol</w:t>
      </w:r>
      <w:r w:rsidRPr="00B64BE6">
        <w:t xml:space="preserve"> </w:t>
      </w:r>
      <w:r w:rsidRPr="00B64BE6">
        <w:rPr>
          <w:b/>
          <w:bCs/>
        </w:rPr>
        <w:t>6</w:t>
      </w:r>
      <w:r w:rsidRPr="00B64BE6">
        <w:t>, 222–233 (2008).</w:t>
      </w:r>
    </w:p>
    <w:p w14:paraId="6C127A58" w14:textId="77777777" w:rsidR="00B64BE6" w:rsidRPr="00B64BE6" w:rsidRDefault="00B64BE6" w:rsidP="00B64BE6">
      <w:pPr>
        <w:pStyle w:val="Bibliography"/>
      </w:pPr>
      <w:r w:rsidRPr="00B64BE6">
        <w:t xml:space="preserve">64. </w:t>
      </w:r>
      <w:r w:rsidRPr="00B64BE6">
        <w:tab/>
        <w:t xml:space="preserve">E. A. Dennis, Diversity of group types, regulation, and function of phospholipase A2. </w:t>
      </w:r>
      <w:r w:rsidRPr="00B64BE6">
        <w:rPr>
          <w:i/>
          <w:iCs/>
        </w:rPr>
        <w:t>Journal of Biological Chemistry</w:t>
      </w:r>
      <w:r w:rsidRPr="00B64BE6">
        <w:t xml:space="preserve"> </w:t>
      </w:r>
      <w:r w:rsidRPr="00B64BE6">
        <w:rPr>
          <w:b/>
          <w:bCs/>
        </w:rPr>
        <w:t>269</w:t>
      </w:r>
      <w:r w:rsidRPr="00B64BE6">
        <w:t>, 13057–13060 (1994).</w:t>
      </w:r>
    </w:p>
    <w:p w14:paraId="1BEC689F" w14:textId="77777777" w:rsidR="00B64BE6" w:rsidRPr="00B64BE6" w:rsidRDefault="00B64BE6" w:rsidP="00B64BE6">
      <w:pPr>
        <w:pStyle w:val="Bibliography"/>
      </w:pPr>
      <w:r w:rsidRPr="00B64BE6">
        <w:t xml:space="preserve">65. </w:t>
      </w:r>
      <w:r w:rsidRPr="00B64BE6">
        <w:tab/>
        <w:t xml:space="preserve">D. M. Hall, K. R. Baumgardner, T. D. Oberley, C. V. Gisolfi, Splanchnic tissues undergo hypoxic stress  during whole body hyperthermia. </w:t>
      </w:r>
      <w:r w:rsidRPr="00B64BE6">
        <w:rPr>
          <w:i/>
          <w:iCs/>
        </w:rPr>
        <w:t>American Journal of Physiology-Gastrointestinal and Liver Physiology</w:t>
      </w:r>
      <w:r w:rsidRPr="00B64BE6">
        <w:t xml:space="preserve"> </w:t>
      </w:r>
      <w:r w:rsidRPr="00B64BE6">
        <w:rPr>
          <w:b/>
          <w:bCs/>
        </w:rPr>
        <w:t>276</w:t>
      </w:r>
      <w:r w:rsidRPr="00B64BE6">
        <w:t>, G1195–G1203 (1999).</w:t>
      </w:r>
    </w:p>
    <w:p w14:paraId="57766FC1" w14:textId="77777777" w:rsidR="00B64BE6" w:rsidRPr="00B64BE6" w:rsidRDefault="00B64BE6" w:rsidP="00B64BE6">
      <w:pPr>
        <w:pStyle w:val="Bibliography"/>
      </w:pPr>
      <w:r w:rsidRPr="00B64BE6">
        <w:t xml:space="preserve">66. </w:t>
      </w:r>
      <w:r w:rsidRPr="00B64BE6">
        <w:tab/>
        <w:t xml:space="preserve">H. Hellmann, S. Mooney, Vitamin B6: A Molecule for Human Health? </w:t>
      </w:r>
      <w:r w:rsidRPr="00B64BE6">
        <w:rPr>
          <w:i/>
          <w:iCs/>
        </w:rPr>
        <w:t>Molecules</w:t>
      </w:r>
      <w:r w:rsidRPr="00B64BE6">
        <w:t xml:space="preserve"> </w:t>
      </w:r>
      <w:r w:rsidRPr="00B64BE6">
        <w:rPr>
          <w:b/>
          <w:bCs/>
        </w:rPr>
        <w:t>15</w:t>
      </w:r>
      <w:r w:rsidRPr="00B64BE6">
        <w:t>, 442–459 (2010).</w:t>
      </w:r>
    </w:p>
    <w:p w14:paraId="75AA30B4" w14:textId="77777777" w:rsidR="00B64BE6" w:rsidRPr="00B64BE6" w:rsidRDefault="00B64BE6" w:rsidP="00B64BE6">
      <w:pPr>
        <w:pStyle w:val="Bibliography"/>
      </w:pPr>
      <w:r w:rsidRPr="00B64BE6">
        <w:t xml:space="preserve">67. </w:t>
      </w:r>
      <w:r w:rsidRPr="00B64BE6">
        <w:tab/>
        <w:t xml:space="preserve">H. J. Powers, Riboflavin (vitamin B-2) and health12. </w:t>
      </w:r>
      <w:r w:rsidRPr="00B64BE6">
        <w:rPr>
          <w:i/>
          <w:iCs/>
        </w:rPr>
        <w:t>The American Journal of Clinical Nutrition</w:t>
      </w:r>
      <w:r w:rsidRPr="00B64BE6">
        <w:t xml:space="preserve"> </w:t>
      </w:r>
      <w:r w:rsidRPr="00B64BE6">
        <w:rPr>
          <w:b/>
          <w:bCs/>
        </w:rPr>
        <w:t>77</w:t>
      </w:r>
      <w:r w:rsidRPr="00B64BE6">
        <w:t>, 1352–1360 (2003).</w:t>
      </w:r>
    </w:p>
    <w:p w14:paraId="1D1B5152" w14:textId="77777777" w:rsidR="00B64BE6" w:rsidRPr="00B64BE6" w:rsidRDefault="00B64BE6" w:rsidP="00B64BE6">
      <w:pPr>
        <w:pStyle w:val="Bibliography"/>
      </w:pPr>
      <w:r w:rsidRPr="00B64BE6">
        <w:t xml:space="preserve">68. </w:t>
      </w:r>
      <w:r w:rsidRPr="00B64BE6">
        <w:tab/>
        <w:t xml:space="preserve">I. Gout, Coenzyme A, protein CoAlation and redox regulation in mammalian cells. </w:t>
      </w:r>
      <w:r w:rsidRPr="00B64BE6">
        <w:rPr>
          <w:i/>
          <w:iCs/>
        </w:rPr>
        <w:t>Biochemical Society Transactions</w:t>
      </w:r>
      <w:r w:rsidRPr="00B64BE6">
        <w:t xml:space="preserve"> </w:t>
      </w:r>
      <w:r w:rsidRPr="00B64BE6">
        <w:rPr>
          <w:b/>
          <w:bCs/>
        </w:rPr>
        <w:t>46</w:t>
      </w:r>
      <w:r w:rsidRPr="00B64BE6">
        <w:t>, 721–728 (2018).</w:t>
      </w:r>
    </w:p>
    <w:p w14:paraId="3C0B67DE" w14:textId="77777777" w:rsidR="00B64BE6" w:rsidRPr="00B64BE6" w:rsidRDefault="00B64BE6" w:rsidP="00B64BE6">
      <w:pPr>
        <w:pStyle w:val="Bibliography"/>
      </w:pPr>
      <w:r w:rsidRPr="00B64BE6">
        <w:t xml:space="preserve">69. </w:t>
      </w:r>
      <w:r w:rsidRPr="00B64BE6">
        <w:tab/>
        <w:t xml:space="preserve">S. C. Lu, Glutathione synthesis. </w:t>
      </w:r>
      <w:r w:rsidRPr="00B64BE6">
        <w:rPr>
          <w:i/>
          <w:iCs/>
        </w:rPr>
        <w:t>Biochimica et Biophysica Acta (BBA) - General Subjects</w:t>
      </w:r>
      <w:r w:rsidRPr="00B64BE6">
        <w:t xml:space="preserve"> </w:t>
      </w:r>
      <w:r w:rsidRPr="00B64BE6">
        <w:rPr>
          <w:b/>
          <w:bCs/>
        </w:rPr>
        <w:t>1830</w:t>
      </w:r>
      <w:r w:rsidRPr="00B64BE6">
        <w:t>, 3143–3153 (2013).</w:t>
      </w:r>
    </w:p>
    <w:p w14:paraId="1C9C8884" w14:textId="77777777" w:rsidR="00B64BE6" w:rsidRPr="00B64BE6" w:rsidRDefault="00B64BE6" w:rsidP="00B64BE6">
      <w:pPr>
        <w:pStyle w:val="Bibliography"/>
      </w:pPr>
      <w:r w:rsidRPr="00B64BE6">
        <w:t xml:space="preserve">70. </w:t>
      </w:r>
      <w:r w:rsidRPr="00B64BE6">
        <w:tab/>
        <w:t xml:space="preserve">J.-H. Martens, H. Barg, M. Warren, D. Jahn, Microbial production of vitamin B12. </w:t>
      </w:r>
      <w:r w:rsidRPr="00B64BE6">
        <w:rPr>
          <w:i/>
          <w:iCs/>
        </w:rPr>
        <w:t>Appl Microbiol Biotechnol</w:t>
      </w:r>
      <w:r w:rsidRPr="00B64BE6">
        <w:t xml:space="preserve"> </w:t>
      </w:r>
      <w:r w:rsidRPr="00B64BE6">
        <w:rPr>
          <w:b/>
          <w:bCs/>
        </w:rPr>
        <w:t>58</w:t>
      </w:r>
      <w:r w:rsidRPr="00B64BE6">
        <w:t>, 275–285 (2002).</w:t>
      </w:r>
    </w:p>
    <w:p w14:paraId="3C2DF3C4" w14:textId="77777777" w:rsidR="00B64BE6" w:rsidRPr="00B64BE6" w:rsidRDefault="00B64BE6" w:rsidP="00B64BE6">
      <w:pPr>
        <w:pStyle w:val="Bibliography"/>
      </w:pPr>
      <w:r w:rsidRPr="00B64BE6">
        <w:t xml:space="preserve">71. </w:t>
      </w:r>
      <w:r w:rsidRPr="00B64BE6">
        <w:tab/>
        <w:t xml:space="preserve">P. Belenky, K. L. Bogan, C. Brenner, NAD+ metabolism in health and disease. </w:t>
      </w:r>
      <w:r w:rsidRPr="00B64BE6">
        <w:rPr>
          <w:i/>
          <w:iCs/>
        </w:rPr>
        <w:t>Trends in Biochemical Sciences</w:t>
      </w:r>
      <w:r w:rsidRPr="00B64BE6">
        <w:t xml:space="preserve"> </w:t>
      </w:r>
      <w:r w:rsidRPr="00B64BE6">
        <w:rPr>
          <w:b/>
          <w:bCs/>
        </w:rPr>
        <w:t>32</w:t>
      </w:r>
      <w:r w:rsidRPr="00B64BE6">
        <w:t>, 12–19 (2007).</w:t>
      </w:r>
    </w:p>
    <w:p w14:paraId="49ED6871" w14:textId="77777777" w:rsidR="00B64BE6" w:rsidRPr="00B64BE6" w:rsidRDefault="00B64BE6" w:rsidP="00B64BE6">
      <w:pPr>
        <w:pStyle w:val="Bibliography"/>
      </w:pPr>
      <w:r w:rsidRPr="00B64BE6">
        <w:t xml:space="preserve">72. </w:t>
      </w:r>
      <w:r w:rsidRPr="00B64BE6">
        <w:tab/>
        <w:t xml:space="preserve">C. L. Linster, E. Van Schaftingen, Vitamin C. </w:t>
      </w:r>
      <w:r w:rsidRPr="00B64BE6">
        <w:rPr>
          <w:i/>
          <w:iCs/>
        </w:rPr>
        <w:t>The FEBS Journal</w:t>
      </w:r>
      <w:r w:rsidRPr="00B64BE6">
        <w:t xml:space="preserve"> </w:t>
      </w:r>
      <w:r w:rsidRPr="00B64BE6">
        <w:rPr>
          <w:b/>
          <w:bCs/>
        </w:rPr>
        <w:t>274</w:t>
      </w:r>
      <w:r w:rsidRPr="00B64BE6">
        <w:t>, 1–22 (2007).</w:t>
      </w:r>
    </w:p>
    <w:p w14:paraId="33CC8068" w14:textId="77777777" w:rsidR="00B64BE6" w:rsidRPr="00B64BE6" w:rsidRDefault="00B64BE6" w:rsidP="00B64BE6">
      <w:pPr>
        <w:pStyle w:val="Bibliography"/>
      </w:pPr>
      <w:r w:rsidRPr="00B64BE6">
        <w:t xml:space="preserve">73. </w:t>
      </w:r>
      <w:r w:rsidRPr="00B64BE6">
        <w:tab/>
        <w:t xml:space="preserve">M. Kilstrup, K. Hammer, P. Ruhdal Jensen, J. Martinussen, Nucleotide metabolism and its control in lactic acid bacteria. </w:t>
      </w:r>
      <w:r w:rsidRPr="00B64BE6">
        <w:rPr>
          <w:i/>
          <w:iCs/>
        </w:rPr>
        <w:t>FEMS Microbiol Rev</w:t>
      </w:r>
      <w:r w:rsidRPr="00B64BE6">
        <w:t xml:space="preserve"> </w:t>
      </w:r>
      <w:r w:rsidRPr="00B64BE6">
        <w:rPr>
          <w:b/>
          <w:bCs/>
        </w:rPr>
        <w:t>29</w:t>
      </w:r>
      <w:r w:rsidRPr="00B64BE6">
        <w:t>, 555–590 (2005).</w:t>
      </w:r>
    </w:p>
    <w:p w14:paraId="4766E8F4" w14:textId="77777777" w:rsidR="00B64BE6" w:rsidRPr="00B64BE6" w:rsidRDefault="00B64BE6" w:rsidP="00B64BE6">
      <w:pPr>
        <w:pStyle w:val="Bibliography"/>
      </w:pPr>
      <w:r w:rsidRPr="00B64BE6">
        <w:t xml:space="preserve">74. </w:t>
      </w:r>
      <w:r w:rsidRPr="00B64BE6">
        <w:tab/>
        <w:t xml:space="preserve">A. N. Lane, T. W.-M. Fan, Regulation of mammalian nucleotide metabolism and biosynthesis. </w:t>
      </w:r>
      <w:r w:rsidRPr="00B64BE6">
        <w:rPr>
          <w:i/>
          <w:iCs/>
        </w:rPr>
        <w:t>Nucleic Acids Research</w:t>
      </w:r>
      <w:r w:rsidRPr="00B64BE6">
        <w:t xml:space="preserve"> </w:t>
      </w:r>
      <w:r w:rsidRPr="00B64BE6">
        <w:rPr>
          <w:b/>
          <w:bCs/>
        </w:rPr>
        <w:t>43</w:t>
      </w:r>
      <w:r w:rsidRPr="00B64BE6">
        <w:t>, 2466–2485 (2015).</w:t>
      </w:r>
    </w:p>
    <w:p w14:paraId="5203A3F1" w14:textId="77777777" w:rsidR="00B64BE6" w:rsidRPr="00B64BE6" w:rsidRDefault="00B64BE6" w:rsidP="00B64BE6">
      <w:pPr>
        <w:pStyle w:val="Bibliography"/>
      </w:pPr>
      <w:r w:rsidRPr="00B64BE6">
        <w:t xml:space="preserve">75. </w:t>
      </w:r>
      <w:r w:rsidRPr="00B64BE6">
        <w:tab/>
        <w:t xml:space="preserve">J. A. Imlay, The molecular mechanisms and physiological consequences of oxidative stress: lessons from a model bacterium. </w:t>
      </w:r>
      <w:r w:rsidRPr="00B64BE6">
        <w:rPr>
          <w:i/>
          <w:iCs/>
        </w:rPr>
        <w:t>Nat Rev Microbiol</w:t>
      </w:r>
      <w:r w:rsidRPr="00B64BE6">
        <w:t xml:space="preserve"> </w:t>
      </w:r>
      <w:r w:rsidRPr="00B64BE6">
        <w:rPr>
          <w:b/>
          <w:bCs/>
        </w:rPr>
        <w:t>11</w:t>
      </w:r>
      <w:r w:rsidRPr="00B64BE6">
        <w:t>, 443–454 (2013).</w:t>
      </w:r>
    </w:p>
    <w:p w14:paraId="70B54371" w14:textId="77777777" w:rsidR="00B64BE6" w:rsidRPr="00B64BE6" w:rsidRDefault="00B64BE6" w:rsidP="00B64BE6">
      <w:pPr>
        <w:pStyle w:val="Bibliography"/>
      </w:pPr>
      <w:r w:rsidRPr="00B64BE6">
        <w:t xml:space="preserve">76. </w:t>
      </w:r>
      <w:r w:rsidRPr="00B64BE6">
        <w:tab/>
        <w:t xml:space="preserve">N. Arpaia, C. Campbell, X. Fan, S. Dikiy, J. van der Veeken, P. deRoos, H. Liu, J. R. Cross, K. Pfeffer, P. J. Coffer, A. Y. Rudensky, Metabolites produced by commensal bacteria promote peripheral regulatory T-cell generation. </w:t>
      </w:r>
      <w:r w:rsidRPr="00B64BE6">
        <w:rPr>
          <w:i/>
          <w:iCs/>
        </w:rPr>
        <w:t>Nature</w:t>
      </w:r>
      <w:r w:rsidRPr="00B64BE6">
        <w:t xml:space="preserve"> </w:t>
      </w:r>
      <w:r w:rsidRPr="00B64BE6">
        <w:rPr>
          <w:b/>
          <w:bCs/>
        </w:rPr>
        <w:t>504</w:t>
      </w:r>
      <w:r w:rsidRPr="00B64BE6">
        <w:t>, 451–455 (2013).</w:t>
      </w:r>
    </w:p>
    <w:p w14:paraId="74E93FA8" w14:textId="77777777" w:rsidR="00B64BE6" w:rsidRPr="00B64BE6" w:rsidRDefault="00B64BE6" w:rsidP="00B64BE6">
      <w:pPr>
        <w:pStyle w:val="Bibliography"/>
      </w:pPr>
      <w:r w:rsidRPr="00B64BE6">
        <w:t xml:space="preserve">77. </w:t>
      </w:r>
      <w:r w:rsidRPr="00B64BE6">
        <w:tab/>
        <w:t xml:space="preserve">H.-C. Hung, S.-F. Tsai, H.-W. Chou, M.-J. Tsai, P.-L. Hsu, Y.-M. Kuo, Dietary fatty acids differentially affect secretion of pro-inflammatory cytokines in human THP-1 monocytes. </w:t>
      </w:r>
      <w:r w:rsidRPr="00B64BE6">
        <w:rPr>
          <w:i/>
          <w:iCs/>
        </w:rPr>
        <w:t>Sci Rep</w:t>
      </w:r>
      <w:r w:rsidRPr="00B64BE6">
        <w:t xml:space="preserve"> </w:t>
      </w:r>
      <w:r w:rsidRPr="00B64BE6">
        <w:rPr>
          <w:b/>
          <w:bCs/>
        </w:rPr>
        <w:t>13</w:t>
      </w:r>
      <w:r w:rsidRPr="00B64BE6">
        <w:t>, 5511 (2023).</w:t>
      </w:r>
    </w:p>
    <w:p w14:paraId="333C08BE" w14:textId="77777777" w:rsidR="00B64BE6" w:rsidRPr="00B64BE6" w:rsidRDefault="00B64BE6" w:rsidP="00B64BE6">
      <w:pPr>
        <w:pStyle w:val="Bibliography"/>
      </w:pPr>
      <w:r w:rsidRPr="00B64BE6">
        <w:t xml:space="preserve">78. </w:t>
      </w:r>
      <w:r w:rsidRPr="00B64BE6">
        <w:tab/>
        <w:t xml:space="preserve">A. Nakamura, M. Matsumoto, Role of polyamines in intestinal mucosal barrier function. </w:t>
      </w:r>
      <w:r w:rsidRPr="00B64BE6">
        <w:rPr>
          <w:i/>
          <w:iCs/>
        </w:rPr>
        <w:t>Semin Immunopathol</w:t>
      </w:r>
      <w:r w:rsidRPr="00B64BE6">
        <w:t xml:space="preserve"> </w:t>
      </w:r>
      <w:r w:rsidRPr="00B64BE6">
        <w:rPr>
          <w:b/>
          <w:bCs/>
        </w:rPr>
        <w:t>47</w:t>
      </w:r>
      <w:r w:rsidRPr="00B64BE6">
        <w:t>, 9 (2025).</w:t>
      </w:r>
    </w:p>
    <w:p w14:paraId="21282C7A" w14:textId="77777777" w:rsidR="00B64BE6" w:rsidRPr="00B64BE6" w:rsidRDefault="00B64BE6" w:rsidP="00B64BE6">
      <w:pPr>
        <w:pStyle w:val="Bibliography"/>
      </w:pPr>
      <w:r w:rsidRPr="00B64BE6">
        <w:t xml:space="preserve">79. </w:t>
      </w:r>
      <w:r w:rsidRPr="00B64BE6">
        <w:tab/>
        <w:t xml:space="preserve">P. Konopelski, I. Mogilnicka, Biological Effects of Indole-3-Propionic Acid, a Gut Microbiota-Derived Metabolite, and Its Precursor Tryptophan in Mammals’ Health and Disease. </w:t>
      </w:r>
      <w:r w:rsidRPr="00B64BE6">
        <w:rPr>
          <w:i/>
          <w:iCs/>
        </w:rPr>
        <w:t>International Journal of Molecular Sciences</w:t>
      </w:r>
      <w:r w:rsidRPr="00B64BE6">
        <w:t xml:space="preserve"> </w:t>
      </w:r>
      <w:r w:rsidRPr="00B64BE6">
        <w:rPr>
          <w:b/>
          <w:bCs/>
        </w:rPr>
        <w:t>23</w:t>
      </w:r>
      <w:r w:rsidRPr="00B64BE6">
        <w:t>, 1222 (2022).</w:t>
      </w:r>
    </w:p>
    <w:p w14:paraId="1D3F1ACA" w14:textId="77777777" w:rsidR="00B64BE6" w:rsidRPr="00B64BE6" w:rsidRDefault="00B64BE6" w:rsidP="00B64BE6">
      <w:pPr>
        <w:pStyle w:val="Bibliography"/>
      </w:pPr>
      <w:r w:rsidRPr="00B64BE6">
        <w:t xml:space="preserve">80. </w:t>
      </w:r>
      <w:r w:rsidRPr="00B64BE6">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64BE6">
        <w:rPr>
          <w:i/>
          <w:iCs/>
        </w:rPr>
        <w:t>Nutrients</w:t>
      </w:r>
      <w:r w:rsidRPr="00B64BE6">
        <w:t xml:space="preserve"> </w:t>
      </w:r>
      <w:r w:rsidRPr="00B64BE6">
        <w:rPr>
          <w:b/>
          <w:bCs/>
        </w:rPr>
        <w:t>12</w:t>
      </w:r>
      <w:r w:rsidRPr="00B64BE6">
        <w:t>, 935 (2020).</w:t>
      </w:r>
    </w:p>
    <w:p w14:paraId="18F38264" w14:textId="77777777" w:rsidR="00B64BE6" w:rsidRPr="00B64BE6" w:rsidRDefault="00B64BE6" w:rsidP="00B64BE6">
      <w:pPr>
        <w:pStyle w:val="Bibliography"/>
      </w:pPr>
      <w:r w:rsidRPr="00B64BE6">
        <w:t xml:space="preserve">81. </w:t>
      </w:r>
      <w:r w:rsidRPr="00B64BE6">
        <w:tab/>
        <w:t xml:space="preserve">B. J. Parker, P. A. Wearsch, A. C. M. Veloo, A. Rodriguez-Palacios, The Genus Alistipes: Gut Bacteria With Emerging Implications to Inflammation, Cancer, and Mental Health. </w:t>
      </w:r>
      <w:r w:rsidRPr="00B64BE6">
        <w:rPr>
          <w:i/>
          <w:iCs/>
        </w:rPr>
        <w:t>Front. Immunol.</w:t>
      </w:r>
      <w:r w:rsidRPr="00B64BE6">
        <w:t xml:space="preserve"> </w:t>
      </w:r>
      <w:r w:rsidRPr="00B64BE6">
        <w:rPr>
          <w:b/>
          <w:bCs/>
        </w:rPr>
        <w:t>11</w:t>
      </w:r>
      <w:r w:rsidRPr="00B64BE6">
        <w:t xml:space="preserve"> (2020).</w:t>
      </w:r>
    </w:p>
    <w:p w14:paraId="50DDE2FC" w14:textId="77777777" w:rsidR="00B64BE6" w:rsidRPr="00B64BE6" w:rsidRDefault="00B64BE6" w:rsidP="00B64BE6">
      <w:pPr>
        <w:pStyle w:val="Bibliography"/>
      </w:pPr>
      <w:r w:rsidRPr="00B64BE6">
        <w:t xml:space="preserve">82. </w:t>
      </w:r>
      <w:r w:rsidRPr="00B64BE6">
        <w:tab/>
        <w:t xml:space="preserve">P. Louis, H. J. Flint, Formation of propionate and butyrate by the human colonic microbiota. </w:t>
      </w:r>
      <w:r w:rsidRPr="00B64BE6">
        <w:rPr>
          <w:i/>
          <w:iCs/>
        </w:rPr>
        <w:t>Environmental Microbiology</w:t>
      </w:r>
      <w:r w:rsidRPr="00B64BE6">
        <w:t xml:space="preserve"> </w:t>
      </w:r>
      <w:r w:rsidRPr="00B64BE6">
        <w:rPr>
          <w:b/>
          <w:bCs/>
        </w:rPr>
        <w:t>19</w:t>
      </w:r>
      <w:r w:rsidRPr="00B64BE6">
        <w:t>, 29–41 (2017).</w:t>
      </w:r>
    </w:p>
    <w:p w14:paraId="6B59C146" w14:textId="77777777" w:rsidR="00B64BE6" w:rsidRPr="00B64BE6" w:rsidRDefault="00B64BE6" w:rsidP="00B64BE6">
      <w:pPr>
        <w:pStyle w:val="Bibliography"/>
      </w:pPr>
      <w:r w:rsidRPr="00B64BE6">
        <w:t xml:space="preserve">83. </w:t>
      </w:r>
      <w:r w:rsidRPr="00B64BE6">
        <w:tab/>
        <w:t xml:space="preserve">F. Wu, X. Guo, J. Zhang, M. Zhang, Z. Ou, Y. Peng, Phascolarctobacterium faecium abundant colonization in human gastrointestinal tract. </w:t>
      </w:r>
      <w:r w:rsidRPr="00B64BE6">
        <w:rPr>
          <w:i/>
          <w:iCs/>
        </w:rPr>
        <w:t>Experimental and Therapeutic Medicine</w:t>
      </w:r>
      <w:r w:rsidRPr="00B64BE6">
        <w:t xml:space="preserve"> </w:t>
      </w:r>
      <w:r w:rsidRPr="00B64BE6">
        <w:rPr>
          <w:b/>
          <w:bCs/>
        </w:rPr>
        <w:t>14</w:t>
      </w:r>
      <w:r w:rsidRPr="00B64BE6">
        <w:t>, 3122–3126 (2017).</w:t>
      </w:r>
    </w:p>
    <w:p w14:paraId="6D589190" w14:textId="77777777" w:rsidR="00B64BE6" w:rsidRPr="00B64BE6" w:rsidRDefault="00B64BE6" w:rsidP="00B64BE6">
      <w:pPr>
        <w:pStyle w:val="Bibliography"/>
      </w:pPr>
      <w:r w:rsidRPr="00B64BE6">
        <w:t xml:space="preserve">84. </w:t>
      </w:r>
      <w:r w:rsidRPr="00B64BE6">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B64BE6">
        <w:rPr>
          <w:i/>
          <w:iCs/>
        </w:rPr>
        <w:t>Front. Oncol.</w:t>
      </w:r>
      <w:r w:rsidRPr="00B64BE6">
        <w:t xml:space="preserve"> </w:t>
      </w:r>
      <w:r w:rsidRPr="00B64BE6">
        <w:rPr>
          <w:b/>
          <w:bCs/>
        </w:rPr>
        <w:t>9</w:t>
      </w:r>
      <w:r w:rsidRPr="00B64BE6">
        <w:t xml:space="preserve"> (2019).</w:t>
      </w:r>
    </w:p>
    <w:p w14:paraId="79D53A2B" w14:textId="77777777" w:rsidR="00B64BE6" w:rsidRPr="00B64BE6" w:rsidRDefault="00B64BE6" w:rsidP="00B64BE6">
      <w:pPr>
        <w:pStyle w:val="Bibliography"/>
      </w:pPr>
      <w:r w:rsidRPr="00B64BE6">
        <w:t xml:space="preserve">85. </w:t>
      </w:r>
      <w:r w:rsidRPr="00B64BE6">
        <w:tab/>
        <w:t xml:space="preserve">M. Rajilić-Stojanović, W. M. de Vos, The first 1000 cultured species of the human gastrointestinal microbiota. </w:t>
      </w:r>
      <w:r w:rsidRPr="00B64BE6">
        <w:rPr>
          <w:i/>
          <w:iCs/>
        </w:rPr>
        <w:t>FEMS Microbiology Reviews</w:t>
      </w:r>
      <w:r w:rsidRPr="00B64BE6">
        <w:t xml:space="preserve"> </w:t>
      </w:r>
      <w:r w:rsidRPr="00B64BE6">
        <w:rPr>
          <w:b/>
          <w:bCs/>
        </w:rPr>
        <w:t>38</w:t>
      </w:r>
      <w:r w:rsidRPr="00B64BE6">
        <w:t>, 996–1047 (2014).</w:t>
      </w:r>
    </w:p>
    <w:p w14:paraId="04258361" w14:textId="77777777" w:rsidR="00B64BE6" w:rsidRPr="00B64BE6" w:rsidRDefault="00B64BE6" w:rsidP="00B64BE6">
      <w:pPr>
        <w:pStyle w:val="Bibliography"/>
      </w:pPr>
      <w:r w:rsidRPr="00B64BE6">
        <w:t xml:space="preserve">86. </w:t>
      </w:r>
      <w:r w:rsidRPr="00B64BE6">
        <w:tab/>
        <w:t xml:space="preserve">S. Ahn, J. Jung, I.-A. Jang, E. L. Madsen, W. Park, Role of Glyoxylate Shunt in Oxidative Stress Response. </w:t>
      </w:r>
      <w:r w:rsidRPr="00B64BE6">
        <w:rPr>
          <w:i/>
          <w:iCs/>
        </w:rPr>
        <w:t>Journal of Biological Chemistry</w:t>
      </w:r>
      <w:r w:rsidRPr="00B64BE6">
        <w:t xml:space="preserve"> </w:t>
      </w:r>
      <w:r w:rsidRPr="00B64BE6">
        <w:rPr>
          <w:b/>
          <w:bCs/>
        </w:rPr>
        <w:t>291</w:t>
      </w:r>
      <w:r w:rsidRPr="00B64BE6">
        <w:t>, 11928–11938 (2016).</w:t>
      </w:r>
    </w:p>
    <w:p w14:paraId="2E2DC82D" w14:textId="77777777" w:rsidR="00B64BE6" w:rsidRPr="00B64BE6" w:rsidRDefault="00B64BE6" w:rsidP="00B64BE6">
      <w:pPr>
        <w:pStyle w:val="Bibliography"/>
      </w:pPr>
      <w:r w:rsidRPr="00B64BE6">
        <w:t xml:space="preserve">87. </w:t>
      </w:r>
      <w:r w:rsidRPr="00B64BE6">
        <w:tab/>
        <w:t xml:space="preserve">M. R. Badger, E. J. Bek, Multiple Rubisco forms in proteobacteria: their functional significance in relation to CO2 acquisition by the CBB cycle. </w:t>
      </w:r>
      <w:r w:rsidRPr="00B64BE6">
        <w:rPr>
          <w:i/>
          <w:iCs/>
        </w:rPr>
        <w:t>Journal of Experimental Botany</w:t>
      </w:r>
      <w:r w:rsidRPr="00B64BE6">
        <w:t xml:space="preserve"> </w:t>
      </w:r>
      <w:r w:rsidRPr="00B64BE6">
        <w:rPr>
          <w:b/>
          <w:bCs/>
        </w:rPr>
        <w:t>59</w:t>
      </w:r>
      <w:r w:rsidRPr="00B64BE6">
        <w:t>, 1525–1541 (2008).</w:t>
      </w:r>
    </w:p>
    <w:p w14:paraId="2D653912" w14:textId="77777777" w:rsidR="00B64BE6" w:rsidRPr="00B64BE6" w:rsidRDefault="00B64BE6" w:rsidP="00B64BE6">
      <w:pPr>
        <w:pStyle w:val="Bibliography"/>
      </w:pPr>
      <w:r w:rsidRPr="00B64BE6">
        <w:t xml:space="preserve">88. </w:t>
      </w:r>
      <w:r w:rsidRPr="00B64BE6">
        <w:tab/>
        <w:t xml:space="preserve">M. Bekker, G. Kramer, A. F. Hartog, M. J. Wagner, C. G. De Koster, K. J. Hellingwerf, M. J. Teixeira De Mattos, Changes in the redox state and composition of the quinone pool of Escherichia coli during aerobic batch-culture growth. </w:t>
      </w:r>
      <w:r w:rsidRPr="00B64BE6">
        <w:rPr>
          <w:i/>
          <w:iCs/>
        </w:rPr>
        <w:t>Microbiology</w:t>
      </w:r>
      <w:r w:rsidRPr="00B64BE6">
        <w:t xml:space="preserve"> </w:t>
      </w:r>
      <w:r w:rsidRPr="00B64BE6">
        <w:rPr>
          <w:b/>
          <w:bCs/>
        </w:rPr>
        <w:t>153</w:t>
      </w:r>
      <w:r w:rsidRPr="00B64BE6">
        <w:t>, 1974–1980 (2007).</w:t>
      </w:r>
    </w:p>
    <w:p w14:paraId="1F4B2F66" w14:textId="77777777" w:rsidR="00B64BE6" w:rsidRPr="00B64BE6" w:rsidRDefault="00B64BE6" w:rsidP="00B64BE6">
      <w:pPr>
        <w:pStyle w:val="Bibliography"/>
      </w:pPr>
      <w:r w:rsidRPr="00B64BE6">
        <w:t xml:space="preserve">89. </w:t>
      </w:r>
      <w:r w:rsidRPr="00B64BE6">
        <w:tab/>
        <w:t xml:space="preserve">H.-M. Kuhn, U. Meier-Dieter, H. Mayer, ECA, the enterobacterial common antigen*. </w:t>
      </w:r>
      <w:r w:rsidRPr="00B64BE6">
        <w:rPr>
          <w:i/>
          <w:iCs/>
        </w:rPr>
        <w:t>FEMS Microbiology Reviews</w:t>
      </w:r>
      <w:r w:rsidRPr="00B64BE6">
        <w:t xml:space="preserve"> </w:t>
      </w:r>
      <w:r w:rsidRPr="00B64BE6">
        <w:rPr>
          <w:b/>
          <w:bCs/>
        </w:rPr>
        <w:t>4</w:t>
      </w:r>
      <w:r w:rsidRPr="00B64BE6">
        <w:t>, 195–222 (1988).</w:t>
      </w:r>
    </w:p>
    <w:p w14:paraId="226616F3" w14:textId="77777777" w:rsidR="00B64BE6" w:rsidRPr="00B64BE6" w:rsidRDefault="00B64BE6" w:rsidP="00B64BE6">
      <w:pPr>
        <w:pStyle w:val="Bibliography"/>
      </w:pPr>
      <w:r w:rsidRPr="00B64BE6">
        <w:t xml:space="preserve">90. </w:t>
      </w:r>
      <w:r w:rsidRPr="00B64BE6">
        <w:tab/>
        <w:t xml:space="preserve">C. R. H. Raetz, C. Whitfield, Lipopolysaccharide endotoxins. </w:t>
      </w:r>
      <w:r w:rsidRPr="00B64BE6">
        <w:rPr>
          <w:i/>
          <w:iCs/>
        </w:rPr>
        <w:t>Annual Review of Biochemistry</w:t>
      </w:r>
      <w:r w:rsidRPr="00B64BE6">
        <w:t xml:space="preserve"> </w:t>
      </w:r>
      <w:r w:rsidRPr="00B64BE6">
        <w:rPr>
          <w:b/>
          <w:bCs/>
        </w:rPr>
        <w:t>71</w:t>
      </w:r>
      <w:r w:rsidRPr="00B64BE6">
        <w:t>, 635 (2002).</w:t>
      </w:r>
    </w:p>
    <w:p w14:paraId="418B3946" w14:textId="77777777" w:rsidR="00B64BE6" w:rsidRPr="00B64BE6" w:rsidRDefault="00B64BE6" w:rsidP="00B64BE6">
      <w:pPr>
        <w:pStyle w:val="Bibliography"/>
      </w:pPr>
      <w:r w:rsidRPr="00B64BE6">
        <w:t xml:space="preserve">91. </w:t>
      </w:r>
      <w:r w:rsidRPr="00B64BE6">
        <w:tab/>
        <w:t>W. Ying, NAD</w:t>
      </w:r>
      <w:r w:rsidRPr="00B64BE6">
        <w:rPr>
          <w:vertAlign w:val="superscript"/>
        </w:rPr>
        <w:t>+</w:t>
      </w:r>
      <w:r w:rsidRPr="00B64BE6">
        <w:t xml:space="preserve"> /NADH and NADP</w:t>
      </w:r>
      <w:r w:rsidRPr="00B64BE6">
        <w:rPr>
          <w:vertAlign w:val="superscript"/>
        </w:rPr>
        <w:t>+</w:t>
      </w:r>
      <w:r w:rsidRPr="00B64BE6">
        <w:t xml:space="preserve"> /NADPH in Cellular Functions and Cell Death: Regulation and Biological Consequences. </w:t>
      </w:r>
      <w:r w:rsidRPr="00B64BE6">
        <w:rPr>
          <w:i/>
          <w:iCs/>
        </w:rPr>
        <w:t>Antioxidants &amp; Redox Signaling</w:t>
      </w:r>
      <w:r w:rsidRPr="00B64BE6">
        <w:t xml:space="preserve"> </w:t>
      </w:r>
      <w:r w:rsidRPr="00B64BE6">
        <w:rPr>
          <w:b/>
          <w:bCs/>
        </w:rPr>
        <w:t>10</w:t>
      </w:r>
      <w:r w:rsidRPr="00B64BE6">
        <w:t>, 179–206 (2008).</w:t>
      </w:r>
    </w:p>
    <w:p w14:paraId="152119D5" w14:textId="77777777" w:rsidR="00B64BE6" w:rsidRPr="00B64BE6" w:rsidRDefault="00B64BE6" w:rsidP="00B64BE6">
      <w:pPr>
        <w:pStyle w:val="Bibliography"/>
      </w:pPr>
      <w:r w:rsidRPr="00B64BE6">
        <w:t xml:space="preserve">92. </w:t>
      </w:r>
      <w:r w:rsidRPr="00B64BE6">
        <w:tab/>
        <w:t xml:space="preserve">G. Caballero-Flores, J. M. Pickard, G. Núñez, Microbiota-mediated colonization resistance: mechanisms and regulation. </w:t>
      </w:r>
      <w:r w:rsidRPr="00B64BE6">
        <w:rPr>
          <w:i/>
          <w:iCs/>
        </w:rPr>
        <w:t>Nat Rev Microbiol</w:t>
      </w:r>
      <w:r w:rsidRPr="00B64BE6">
        <w:t xml:space="preserve"> </w:t>
      </w:r>
      <w:r w:rsidRPr="00B64BE6">
        <w:rPr>
          <w:b/>
          <w:bCs/>
        </w:rPr>
        <w:t>21</w:t>
      </w:r>
      <w:r w:rsidRPr="00B64BE6">
        <w:t>, 347–360 (2023).</w:t>
      </w:r>
    </w:p>
    <w:p w14:paraId="31E8CD55" w14:textId="77777777" w:rsidR="00B64BE6" w:rsidRPr="00B64BE6" w:rsidRDefault="00B64BE6" w:rsidP="00B64BE6">
      <w:pPr>
        <w:pStyle w:val="Bibliography"/>
      </w:pPr>
      <w:r w:rsidRPr="00B64BE6">
        <w:t xml:space="preserve">93. </w:t>
      </w:r>
      <w:r w:rsidRPr="00B64BE6">
        <w:tab/>
        <w:t xml:space="preserve">F. Spragge, E. Bakkeren, M. T. Jahn, E. B. N. Araujo, C. F. Pearson, X. Wang, L. Pankhurst, O. Cunrath, K. R. Foster, Microbiome diversity protects against pathogens by nutrient blocking. </w:t>
      </w:r>
      <w:r w:rsidRPr="00B64BE6">
        <w:rPr>
          <w:i/>
          <w:iCs/>
        </w:rPr>
        <w:t>Science</w:t>
      </w:r>
      <w:r w:rsidRPr="00B64BE6">
        <w:t xml:space="preserve"> </w:t>
      </w:r>
      <w:r w:rsidRPr="00B64BE6">
        <w:rPr>
          <w:b/>
          <w:bCs/>
        </w:rPr>
        <w:t>382</w:t>
      </w:r>
      <w:r w:rsidRPr="00B64BE6">
        <w:t>, eadj3502 (2023).</w:t>
      </w:r>
    </w:p>
    <w:p w14:paraId="4B19FE42" w14:textId="77777777" w:rsidR="00B64BE6" w:rsidRPr="00B64BE6" w:rsidRDefault="00B64BE6" w:rsidP="00B64BE6">
      <w:pPr>
        <w:pStyle w:val="Bibliography"/>
      </w:pPr>
      <w:r w:rsidRPr="00B64BE6">
        <w:t xml:space="preserve">94. </w:t>
      </w:r>
      <w:r w:rsidRPr="00B64BE6">
        <w:tab/>
        <w:t xml:space="preserve">C. G. Buffie, E. G. Pamer, Microbiota-mediated colonization resistance against intestinal pathogens. </w:t>
      </w:r>
      <w:r w:rsidRPr="00B64BE6">
        <w:rPr>
          <w:i/>
          <w:iCs/>
        </w:rPr>
        <w:t>Nat Rev Immunol</w:t>
      </w:r>
      <w:r w:rsidRPr="00B64BE6">
        <w:t xml:space="preserve"> </w:t>
      </w:r>
      <w:r w:rsidRPr="00B64BE6">
        <w:rPr>
          <w:b/>
          <w:bCs/>
        </w:rPr>
        <w:t>13</w:t>
      </w:r>
      <w:r w:rsidRPr="00B64BE6">
        <w:t>, 790–801 (2013).</w:t>
      </w:r>
    </w:p>
    <w:p w14:paraId="3F3C15A6" w14:textId="77777777" w:rsidR="00B64BE6" w:rsidRPr="00B64BE6" w:rsidRDefault="00B64BE6" w:rsidP="00B64BE6">
      <w:pPr>
        <w:pStyle w:val="Bibliography"/>
      </w:pPr>
      <w:r w:rsidRPr="00B64BE6">
        <w:t xml:space="preserve">95. </w:t>
      </w:r>
      <w:r w:rsidRPr="00B64BE6">
        <w:tab/>
        <w:t xml:space="preserve">S. Louca, M. F. Polz, F. Mazel, M. B. N. Albright, J. A. Huber, M. I. O’Connor, M. Ackermann, A. S. Hahn, D. S. Srivastava, S. A. Crowe, M. Doebeli, L. W. Parfrey, Function and functional redundancy in microbial systems. </w:t>
      </w:r>
      <w:r w:rsidRPr="00B64BE6">
        <w:rPr>
          <w:i/>
          <w:iCs/>
        </w:rPr>
        <w:t>Nat Ecol Evol</w:t>
      </w:r>
      <w:r w:rsidRPr="00B64BE6">
        <w:t xml:space="preserve"> </w:t>
      </w:r>
      <w:r w:rsidRPr="00B64BE6">
        <w:rPr>
          <w:b/>
          <w:bCs/>
        </w:rPr>
        <w:t>2</w:t>
      </w:r>
      <w:r w:rsidRPr="00B64BE6">
        <w:t>, 936–943 (2018).</w:t>
      </w:r>
    </w:p>
    <w:p w14:paraId="7F175BD1" w14:textId="77777777" w:rsidR="00B64BE6" w:rsidRPr="00B64BE6" w:rsidRDefault="00B64BE6" w:rsidP="00B64BE6">
      <w:pPr>
        <w:pStyle w:val="Bibliography"/>
      </w:pPr>
      <w:r w:rsidRPr="00B64BE6">
        <w:t xml:space="preserve">96. </w:t>
      </w:r>
      <w:r w:rsidRPr="00B64BE6">
        <w:tab/>
        <w:t xml:space="preserve">N. O. Kaakoush, N. Castaño-Rodríguez, H. M. Mitchell, S. M. Man, Global Epidemiology of Campylobacter Infection. </w:t>
      </w:r>
      <w:r w:rsidRPr="00B64BE6">
        <w:rPr>
          <w:i/>
          <w:iCs/>
        </w:rPr>
        <w:t>Clinical Microbiology Reviews</w:t>
      </w:r>
      <w:r w:rsidRPr="00B64BE6">
        <w:t xml:space="preserve"> </w:t>
      </w:r>
      <w:r w:rsidRPr="00B64BE6">
        <w:rPr>
          <w:b/>
          <w:bCs/>
        </w:rPr>
        <w:t>28</w:t>
      </w:r>
      <w:r w:rsidRPr="00B64BE6">
        <w:t>, 687–720 (2015).</w:t>
      </w:r>
    </w:p>
    <w:p w14:paraId="3E2A4AF3" w14:textId="77777777" w:rsidR="00B64BE6" w:rsidRPr="00B64BE6" w:rsidRDefault="00B64BE6" w:rsidP="00B64BE6">
      <w:pPr>
        <w:pStyle w:val="Bibliography"/>
      </w:pPr>
      <w:r w:rsidRPr="00B64BE6">
        <w:t xml:space="preserve">97. </w:t>
      </w:r>
      <w:r w:rsidRPr="00B64BE6">
        <w:tab/>
        <w:t xml:space="preserve">J. Sáenz, Hopanoids as functional analogues of cholesterol in bacterial membranes. </w:t>
      </w:r>
      <w:r w:rsidRPr="00B64BE6">
        <w:rPr>
          <w:i/>
          <w:iCs/>
        </w:rPr>
        <w:t>PNAS</w:t>
      </w:r>
      <w:r w:rsidRPr="00B64BE6">
        <w:t xml:space="preserve"> </w:t>
      </w:r>
      <w:r w:rsidRPr="00B64BE6">
        <w:rPr>
          <w:b/>
          <w:bCs/>
        </w:rPr>
        <w:t>112</w:t>
      </w:r>
      <w:r w:rsidRPr="00B64BE6">
        <w:t>, 11971–11976 (2015).</w:t>
      </w:r>
    </w:p>
    <w:p w14:paraId="778A2703" w14:textId="77777777" w:rsidR="00B64BE6" w:rsidRPr="00B64BE6" w:rsidRDefault="00B64BE6" w:rsidP="00B64BE6">
      <w:pPr>
        <w:pStyle w:val="Bibliography"/>
      </w:pPr>
      <w:r w:rsidRPr="00B64BE6">
        <w:t xml:space="preserve">98. </w:t>
      </w:r>
      <w:r w:rsidRPr="00B64BE6">
        <w:tab/>
        <w:t xml:space="preserve">H. Lin, E. Decuypere, J. Buyse, Acute heat stress induces oxidative stress in broiler chickens. </w:t>
      </w:r>
      <w:r w:rsidRPr="00B64BE6">
        <w:rPr>
          <w:i/>
          <w:iCs/>
        </w:rPr>
        <w:t>Comparative Biochemistry and Physiology Part A: Molecular &amp; Integrative Physiology</w:t>
      </w:r>
      <w:r w:rsidRPr="00B64BE6">
        <w:t xml:space="preserve"> </w:t>
      </w:r>
      <w:r w:rsidRPr="00B64BE6">
        <w:rPr>
          <w:b/>
          <w:bCs/>
        </w:rPr>
        <w:t>144</w:t>
      </w:r>
      <w:r w:rsidRPr="00B64BE6">
        <w:t>, 11–17 (2006).</w:t>
      </w:r>
    </w:p>
    <w:p w14:paraId="0A079D06" w14:textId="77777777" w:rsidR="00B64BE6" w:rsidRPr="00B64BE6" w:rsidRDefault="00B64BE6" w:rsidP="00B64BE6">
      <w:pPr>
        <w:pStyle w:val="Bibliography"/>
      </w:pPr>
      <w:r w:rsidRPr="00B64BE6">
        <w:t xml:space="preserve">99. </w:t>
      </w:r>
      <w:r w:rsidRPr="00B64BE6">
        <w:tab/>
        <w:t xml:space="preserve">K. M. Ng, J. A. Ferreyra, S. K. Higginbottom, J. B. Lynch, P. C. Kashyap, S. Gopinath, N. Naidu, B. Choudhury, B. C. Weimer, D. M. Monack, J. L. Sonnenburg, Microbiota-liberated host sugars facilitate post-antibiotic expansion of enteric pathogens. </w:t>
      </w:r>
      <w:r w:rsidRPr="00B64BE6">
        <w:rPr>
          <w:i/>
          <w:iCs/>
        </w:rPr>
        <w:t>Nature</w:t>
      </w:r>
      <w:r w:rsidRPr="00B64BE6">
        <w:t xml:space="preserve"> </w:t>
      </w:r>
      <w:r w:rsidRPr="00B64BE6">
        <w:rPr>
          <w:b/>
          <w:bCs/>
        </w:rPr>
        <w:t>502</w:t>
      </w:r>
      <w:r w:rsidRPr="00B64BE6">
        <w:t>, 96–99 (2013).</w:t>
      </w:r>
    </w:p>
    <w:p w14:paraId="611F971D" w14:textId="77777777" w:rsidR="00B64BE6" w:rsidRPr="00B64BE6" w:rsidRDefault="00B64BE6" w:rsidP="00B64BE6">
      <w:pPr>
        <w:pStyle w:val="Bibliography"/>
      </w:pPr>
      <w:r w:rsidRPr="00B64BE6">
        <w:t xml:space="preserve">100. </w:t>
      </w:r>
      <w:r w:rsidRPr="00B64BE6">
        <w:tab/>
        <w:t xml:space="preserve">M. Y. Zeng, N. Inohara, G. Nuñez, Mechanisms of inflammation-driven bacterial dysbiosis in the gut. </w:t>
      </w:r>
      <w:r w:rsidRPr="00B64BE6">
        <w:rPr>
          <w:i/>
          <w:iCs/>
        </w:rPr>
        <w:t>Mucosal Immunology</w:t>
      </w:r>
      <w:r w:rsidRPr="00B64BE6">
        <w:t xml:space="preserve"> </w:t>
      </w:r>
      <w:r w:rsidRPr="00B64BE6">
        <w:rPr>
          <w:b/>
          <w:bCs/>
        </w:rPr>
        <w:t>10</w:t>
      </w:r>
      <w:r w:rsidRPr="00B64BE6">
        <w:t>, 18–26 (2017).</w:t>
      </w:r>
    </w:p>
    <w:p w14:paraId="13F52C9F" w14:textId="77777777" w:rsidR="00B64BE6" w:rsidRPr="00B64BE6" w:rsidRDefault="00B64BE6" w:rsidP="00B64BE6">
      <w:pPr>
        <w:pStyle w:val="Bibliography"/>
      </w:pPr>
      <w:r w:rsidRPr="00B64BE6">
        <w:t xml:space="preserve">101. </w:t>
      </w:r>
      <w:r w:rsidRPr="00B64BE6">
        <w:tab/>
        <w:t xml:space="preserve">D. R. Donohoe, N. Garge, X. Zhang, W. Sun, T. M. O’Connell, M. K. Bunger, S. J. Bultman, The Microbiome and Butyrate Regulate Energy Metabolism and Autophagy in the Mammalian Colon. </w:t>
      </w:r>
      <w:r w:rsidRPr="00B64BE6">
        <w:rPr>
          <w:i/>
          <w:iCs/>
        </w:rPr>
        <w:t>Cell Metabolism</w:t>
      </w:r>
      <w:r w:rsidRPr="00B64BE6">
        <w:t xml:space="preserve"> </w:t>
      </w:r>
      <w:r w:rsidRPr="00B64BE6">
        <w:rPr>
          <w:b/>
          <w:bCs/>
        </w:rPr>
        <w:t>13</w:t>
      </w:r>
      <w:r w:rsidRPr="00B64BE6">
        <w:t>, 517–526 (2011).</w:t>
      </w:r>
    </w:p>
    <w:p w14:paraId="3FBD979E" w14:textId="77777777" w:rsidR="00B64BE6" w:rsidRPr="00B64BE6" w:rsidRDefault="00B64BE6" w:rsidP="00B64BE6">
      <w:pPr>
        <w:pStyle w:val="Bibliography"/>
      </w:pPr>
      <w:r w:rsidRPr="00B64BE6">
        <w:t xml:space="preserve">102. </w:t>
      </w:r>
      <w:r w:rsidRPr="00B64BE6">
        <w:tab/>
        <w:t xml:space="preserve">C. Neuman, E. Hatje, K. Z. Zarkasi, R. Smullen, J. P. Bowman, M. Katouli, The effect of diet and environmental temperature on the faecal microbiota of farmed Tasmanian Atlantic Salmon (almo salar L.). </w:t>
      </w:r>
      <w:r w:rsidRPr="00B64BE6">
        <w:rPr>
          <w:i/>
          <w:iCs/>
        </w:rPr>
        <w:t>Aquaculture Research</w:t>
      </w:r>
      <w:r w:rsidRPr="00B64BE6">
        <w:t xml:space="preserve"> </w:t>
      </w:r>
      <w:r w:rsidRPr="00B64BE6">
        <w:rPr>
          <w:b/>
          <w:bCs/>
        </w:rPr>
        <w:t>47</w:t>
      </w:r>
      <w:r w:rsidRPr="00B64BE6">
        <w:t>, 660–672 (2016).</w:t>
      </w:r>
    </w:p>
    <w:p w14:paraId="676E69A7" w14:textId="77777777" w:rsidR="00B64BE6" w:rsidRPr="00B64BE6" w:rsidRDefault="00B64BE6" w:rsidP="00B64BE6">
      <w:pPr>
        <w:pStyle w:val="Bibliography"/>
      </w:pPr>
      <w:r w:rsidRPr="00B64BE6">
        <w:t xml:space="preserve">103. </w:t>
      </w:r>
      <w:r w:rsidRPr="00B64BE6">
        <w:tab/>
        <w:t xml:space="preserve">E. L. Soriano, D. T. Ramírez, D. R. Araujo, B. Gómez-Gil, L. I. Castro, C. G. Sánchez, Effect of temperature and dietary lipid proportion on gut microbiota in yellowtail kingfish </w:t>
      </w:r>
      <w:r w:rsidRPr="00B64BE6">
        <w:rPr>
          <w:i/>
          <w:iCs/>
        </w:rPr>
        <w:t>Seriola lalandi</w:t>
      </w:r>
      <w:r w:rsidRPr="00B64BE6">
        <w:t xml:space="preserve"> juveniles. </w:t>
      </w:r>
      <w:r w:rsidRPr="00B64BE6">
        <w:rPr>
          <w:i/>
          <w:iCs/>
        </w:rPr>
        <w:t>Aquaculture</w:t>
      </w:r>
      <w:r w:rsidRPr="00B64BE6">
        <w:t xml:space="preserve"> </w:t>
      </w:r>
      <w:r w:rsidRPr="00B64BE6">
        <w:rPr>
          <w:b/>
          <w:bCs/>
        </w:rPr>
        <w:t>497</w:t>
      </w:r>
      <w:r w:rsidRPr="00B64BE6">
        <w:t>, 269–277 (2018).</w:t>
      </w:r>
    </w:p>
    <w:p w14:paraId="11D82308" w14:textId="77777777" w:rsidR="00B64BE6" w:rsidRPr="00B64BE6" w:rsidRDefault="00B64BE6" w:rsidP="00B64BE6">
      <w:pPr>
        <w:pStyle w:val="Bibliography"/>
      </w:pPr>
      <w:r w:rsidRPr="00B64BE6">
        <w:t xml:space="preserve">104. </w:t>
      </w:r>
      <w:r w:rsidRPr="00B64BE6">
        <w:tab/>
        <w:t xml:space="preserve">K. D. Kohl, J. Yahn, Effects of environmental temperature on the gut microbial communities of tadpoles. </w:t>
      </w:r>
      <w:r w:rsidRPr="00B64BE6">
        <w:rPr>
          <w:i/>
          <w:iCs/>
        </w:rPr>
        <w:t>Environmental Microbiology</w:t>
      </w:r>
      <w:r w:rsidRPr="00B64BE6">
        <w:t xml:space="preserve"> </w:t>
      </w:r>
      <w:r w:rsidRPr="00B64BE6">
        <w:rPr>
          <w:b/>
          <w:bCs/>
        </w:rPr>
        <w:t>18</w:t>
      </w:r>
      <w:r w:rsidRPr="00B64BE6">
        <w:t>, 1561–1565 (2016).</w:t>
      </w:r>
    </w:p>
    <w:p w14:paraId="2BC4AAF2" w14:textId="77777777" w:rsidR="00B64BE6" w:rsidRPr="00B64BE6" w:rsidRDefault="00B64BE6" w:rsidP="00B64BE6">
      <w:pPr>
        <w:pStyle w:val="Bibliography"/>
      </w:pPr>
      <w:r w:rsidRPr="00B64BE6">
        <w:t xml:space="preserve">105. </w:t>
      </w:r>
      <w:r w:rsidRPr="00B64BE6">
        <w:tab/>
        <w:t xml:space="preserve">F. A. Campos, L. M. Fedigan, Behavioral adaptations to heat stress and water scarcity in white-faced capuchins (Cebus capucinus) in Santa Rosa National Park, Costa Rica. </w:t>
      </w:r>
      <w:r w:rsidRPr="00B64BE6">
        <w:rPr>
          <w:i/>
          <w:iCs/>
        </w:rPr>
        <w:t>American Journal of Physical Anthropology</w:t>
      </w:r>
      <w:r w:rsidRPr="00B64BE6">
        <w:t xml:space="preserve"> </w:t>
      </w:r>
      <w:r w:rsidRPr="00B64BE6">
        <w:rPr>
          <w:b/>
          <w:bCs/>
        </w:rPr>
        <w:t>138</w:t>
      </w:r>
      <w:r w:rsidRPr="00B64BE6">
        <w:t>, 101–111 (2009).</w:t>
      </w:r>
    </w:p>
    <w:p w14:paraId="32DED2DE" w14:textId="77777777" w:rsidR="00B64BE6" w:rsidRPr="00B64BE6" w:rsidRDefault="00B64BE6" w:rsidP="00B64BE6">
      <w:pPr>
        <w:pStyle w:val="Bibliography"/>
      </w:pPr>
      <w:r w:rsidRPr="00B64BE6">
        <w:t xml:space="preserve">106. </w:t>
      </w:r>
      <w:r w:rsidRPr="00B64BE6">
        <w:tab/>
        <w:t xml:space="preserve">J. D. Orkin, M. J. Montague, D. Tejada-Martinez, M. De Manuel, J. Del Campo, S. Cheves Hernandez, A. Di Fiore, C. Fontsere, J. A. Hodgson, M. C. Janiak, L. F. K. Kuderna, E. Lizano, M. P. Martin, Y. Niimura, G. H. Perry, C. S. Valverde, J. Tang, W. C. Warren, J. P. De Magalhães, S. Kawamura, T. Marquès-Bonet, R. Krawetz, A. D. Melin, The genomics of ecological flexibility, large brains, and long lives in capuchin monkeys revealed with fecalFACS. </w:t>
      </w:r>
      <w:r w:rsidRPr="00B64BE6">
        <w:rPr>
          <w:i/>
          <w:iCs/>
        </w:rPr>
        <w:t>Proc. Natl. Acad. Sci. U.S.A.</w:t>
      </w:r>
      <w:r w:rsidRPr="00B64BE6">
        <w:t xml:space="preserve"> </w:t>
      </w:r>
      <w:r w:rsidRPr="00B64BE6">
        <w:rPr>
          <w:b/>
          <w:bCs/>
        </w:rPr>
        <w:t>118</w:t>
      </w:r>
      <w:r w:rsidRPr="00B64BE6">
        <w:t>, e2010632118 (2021).</w:t>
      </w:r>
    </w:p>
    <w:p w14:paraId="294C5708" w14:textId="77777777" w:rsidR="00B64BE6" w:rsidRPr="00B64BE6" w:rsidRDefault="00B64BE6" w:rsidP="00B64BE6">
      <w:pPr>
        <w:pStyle w:val="Bibliography"/>
      </w:pPr>
      <w:r w:rsidRPr="00B64BE6">
        <w:t xml:space="preserve">107. </w:t>
      </w:r>
      <w:r w:rsidRPr="00B64BE6">
        <w:tab/>
        <w:t xml:space="preserve">C. Nathan, A. Cunningham-Bussel, Beyond oxidative stress: an immunologist’s guide to reactive oxygen species. </w:t>
      </w:r>
      <w:r w:rsidRPr="00B64BE6">
        <w:rPr>
          <w:i/>
          <w:iCs/>
        </w:rPr>
        <w:t>Nat Rev Immunol</w:t>
      </w:r>
      <w:r w:rsidRPr="00B64BE6">
        <w:t xml:space="preserve"> </w:t>
      </w:r>
      <w:r w:rsidRPr="00B64BE6">
        <w:rPr>
          <w:b/>
          <w:bCs/>
        </w:rPr>
        <w:t>13</w:t>
      </w:r>
      <w:r w:rsidRPr="00B64BE6">
        <w:t>, 349–361 (2013).</w:t>
      </w:r>
    </w:p>
    <w:p w14:paraId="70B39336" w14:textId="77777777" w:rsidR="00B64BE6" w:rsidRPr="00B64BE6" w:rsidRDefault="00B64BE6" w:rsidP="00B64BE6">
      <w:pPr>
        <w:pStyle w:val="Bibliography"/>
      </w:pPr>
      <w:r w:rsidRPr="00B64BE6">
        <w:t xml:space="preserve">108. </w:t>
      </w:r>
      <w:r w:rsidRPr="00B64BE6">
        <w:tab/>
        <w:t xml:space="preserve">L. Li, P. Peng, N. Ding, W. Jia, C. Huang, Y. Tang, Oxidative Stress, Inflammation, Gut Dysbiosis: What Can Polyphenols Do in Inflammatory Bowel Disease? </w:t>
      </w:r>
      <w:r w:rsidRPr="00B64BE6">
        <w:rPr>
          <w:i/>
          <w:iCs/>
        </w:rPr>
        <w:t>Antioxidants</w:t>
      </w:r>
      <w:r w:rsidRPr="00B64BE6">
        <w:t xml:space="preserve"> </w:t>
      </w:r>
      <w:r w:rsidRPr="00B64BE6">
        <w:rPr>
          <w:b/>
          <w:bCs/>
        </w:rPr>
        <w:t>12</w:t>
      </w:r>
      <w:r w:rsidRPr="00B64BE6">
        <w:t>, 967 (2023).</w:t>
      </w:r>
    </w:p>
    <w:p w14:paraId="34237F7F" w14:textId="77777777" w:rsidR="00B64BE6" w:rsidRPr="00B64BE6" w:rsidRDefault="00B64BE6" w:rsidP="00B64BE6">
      <w:pPr>
        <w:pStyle w:val="Bibliography"/>
      </w:pPr>
      <w:r w:rsidRPr="00B64BE6">
        <w:t xml:space="preserve">109. </w:t>
      </w:r>
      <w:r w:rsidRPr="00B64BE6">
        <w:tab/>
        <w:t xml:space="preserve">H. Mostafavi Abdolmaleky, J.-R. Zhou, Gut Microbiota Dysbiosis, Oxidative Stress, Inflammation, and Epigenetic Alterations in Metabolic Diseases. </w:t>
      </w:r>
      <w:r w:rsidRPr="00B64BE6">
        <w:rPr>
          <w:i/>
          <w:iCs/>
        </w:rPr>
        <w:t>Antioxidants</w:t>
      </w:r>
      <w:r w:rsidRPr="00B64BE6">
        <w:t xml:space="preserve"> </w:t>
      </w:r>
      <w:r w:rsidRPr="00B64BE6">
        <w:rPr>
          <w:b/>
          <w:bCs/>
        </w:rPr>
        <w:t>13</w:t>
      </w:r>
      <w:r w:rsidRPr="00B64BE6">
        <w:t>, 985 (2024).</w:t>
      </w:r>
    </w:p>
    <w:p w14:paraId="50DEEECC" w14:textId="77777777" w:rsidR="00B64BE6" w:rsidRPr="00B64BE6" w:rsidRDefault="00B64BE6" w:rsidP="00B64BE6">
      <w:pPr>
        <w:pStyle w:val="Bibliography"/>
      </w:pPr>
      <w:r w:rsidRPr="00B64BE6">
        <w:t xml:space="preserve">110. </w:t>
      </w:r>
      <w:r w:rsidRPr="00B64BE6">
        <w:tab/>
        <w:t xml:space="preserve">D. Dodd, M. H. Spitzer, W. Van Treuren, B. D. Merrill, A. J. Hryckowian, S. K. Higginbottom, A. Le, T. M. Cowan, G. P. Nolan, M. A. Fischbach, J. L. Sonnenburg, A gut bacterial pathway metabolizes aromatic amino acids into nine circulating metabolites. </w:t>
      </w:r>
      <w:r w:rsidRPr="00B64BE6">
        <w:rPr>
          <w:i/>
          <w:iCs/>
        </w:rPr>
        <w:t>Nature</w:t>
      </w:r>
      <w:r w:rsidRPr="00B64BE6">
        <w:t xml:space="preserve"> </w:t>
      </w:r>
      <w:r w:rsidRPr="00B64BE6">
        <w:rPr>
          <w:b/>
          <w:bCs/>
        </w:rPr>
        <w:t>551</w:t>
      </w:r>
      <w:r w:rsidRPr="00B64BE6">
        <w:t>, 648–652 (2017).</w:t>
      </w:r>
    </w:p>
    <w:p w14:paraId="137BE2C7" w14:textId="77777777" w:rsidR="00B64BE6" w:rsidRPr="00B64BE6" w:rsidRDefault="00B64BE6" w:rsidP="00B64BE6">
      <w:pPr>
        <w:pStyle w:val="Bibliography"/>
      </w:pPr>
      <w:r w:rsidRPr="00B64BE6">
        <w:t xml:space="preserve">111. </w:t>
      </w:r>
      <w:r w:rsidRPr="00B64BE6">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64BE6">
        <w:rPr>
          <w:i/>
          <w:iCs/>
        </w:rPr>
        <w:t>Immunity</w:t>
      </w:r>
      <w:r w:rsidRPr="00B64BE6">
        <w:t xml:space="preserve"> </w:t>
      </w:r>
      <w:r w:rsidRPr="00B64BE6">
        <w:rPr>
          <w:b/>
          <w:bCs/>
        </w:rPr>
        <w:t>39</w:t>
      </w:r>
      <w:r w:rsidRPr="00B64BE6">
        <w:t>, 372–385 (2013).</w:t>
      </w:r>
    </w:p>
    <w:p w14:paraId="12B79788" w14:textId="77777777" w:rsidR="00B64BE6" w:rsidRPr="00B64BE6" w:rsidRDefault="00B64BE6" w:rsidP="00B64BE6">
      <w:pPr>
        <w:pStyle w:val="Bibliography"/>
      </w:pPr>
      <w:r w:rsidRPr="00B64BE6">
        <w:t xml:space="preserve">112. </w:t>
      </w:r>
      <w:r w:rsidRPr="00B64BE6">
        <w:tab/>
        <w:t xml:space="preserve">S. H. Chu, J. W. Lim, K. H. Kim, H. Kim, NF-κB and Bcl-2 in Helicobacter pylori-Induced Apoptosis in Gastric Epithelial Cells. </w:t>
      </w:r>
      <w:r w:rsidRPr="00B64BE6">
        <w:rPr>
          <w:i/>
          <w:iCs/>
        </w:rPr>
        <w:t>Annals of the New York Academy of Sciences</w:t>
      </w:r>
      <w:r w:rsidRPr="00B64BE6">
        <w:t xml:space="preserve"> </w:t>
      </w:r>
      <w:r w:rsidRPr="00B64BE6">
        <w:rPr>
          <w:b/>
          <w:bCs/>
        </w:rPr>
        <w:t>1010</w:t>
      </w:r>
      <w:r w:rsidRPr="00B64BE6">
        <w:t>, 568–572 (2003).</w:t>
      </w:r>
    </w:p>
    <w:p w14:paraId="283CE877" w14:textId="77777777" w:rsidR="00B64BE6" w:rsidRPr="00B64BE6" w:rsidRDefault="00B64BE6" w:rsidP="00B64BE6">
      <w:pPr>
        <w:pStyle w:val="Bibliography"/>
      </w:pPr>
      <w:r w:rsidRPr="00B64BE6">
        <w:t xml:space="preserve">113. </w:t>
      </w:r>
      <w:r w:rsidRPr="00B64BE6">
        <w:tab/>
        <w:t xml:space="preserve">E. Tinsley Johnson, M. E. Benítez, A. Fuentes, C. R. McLean, A. B. Norford, J. C. Ordoñez, J. C. Beehner, T. J. Bergman, High density of white-faced capuchins (Cebus capucinus) and habitat quality in the Taboga Forest of Costa Rica. </w:t>
      </w:r>
      <w:r w:rsidRPr="00B64BE6">
        <w:rPr>
          <w:i/>
          <w:iCs/>
        </w:rPr>
        <w:t>American Journal of Primatology</w:t>
      </w:r>
      <w:r w:rsidRPr="00B64BE6">
        <w:t xml:space="preserve"> </w:t>
      </w:r>
      <w:r w:rsidRPr="00B64BE6">
        <w:rPr>
          <w:b/>
          <w:bCs/>
        </w:rPr>
        <w:t>82</w:t>
      </w:r>
      <w:r w:rsidRPr="00B64BE6">
        <w:t>, e23096 (2020).</w:t>
      </w:r>
    </w:p>
    <w:p w14:paraId="43AEEF94" w14:textId="77777777" w:rsidR="00B64BE6" w:rsidRPr="00B64BE6" w:rsidRDefault="00B64BE6" w:rsidP="00B64BE6">
      <w:pPr>
        <w:pStyle w:val="Bibliography"/>
      </w:pPr>
      <w:r w:rsidRPr="00B64BE6">
        <w:t xml:space="preserve">114. </w:t>
      </w:r>
      <w:r w:rsidRPr="00B64BE6">
        <w:tab/>
        <w:t xml:space="preserve">K. Thomas-White, S. C. Forster, N. Kumar, M. Van Kuiken, C. Putonti, M. D. Stares, E. E. Hilt, T. K. Price, A. J. Wolfe, T. D. Lawley, Culturing of female bladder bacteria reveals an interconnected urogenital microbiota. </w:t>
      </w:r>
      <w:r w:rsidRPr="00B64BE6">
        <w:rPr>
          <w:i/>
          <w:iCs/>
        </w:rPr>
        <w:t>Nat Commun</w:t>
      </w:r>
      <w:r w:rsidRPr="00B64BE6">
        <w:t xml:space="preserve"> </w:t>
      </w:r>
      <w:r w:rsidRPr="00B64BE6">
        <w:rPr>
          <w:b/>
          <w:bCs/>
        </w:rPr>
        <w:t>9</w:t>
      </w:r>
      <w:r w:rsidRPr="00B64BE6">
        <w:t>, 1557 (2018).</w:t>
      </w:r>
    </w:p>
    <w:p w14:paraId="2929CC25" w14:textId="77777777" w:rsidR="00B64BE6" w:rsidRPr="00B64BE6" w:rsidRDefault="00B64BE6" w:rsidP="00B64BE6">
      <w:pPr>
        <w:pStyle w:val="Bibliography"/>
      </w:pPr>
      <w:r w:rsidRPr="00B64BE6">
        <w:t xml:space="preserve">115. </w:t>
      </w:r>
      <w:r w:rsidRPr="00B64BE6">
        <w:tab/>
        <w:t xml:space="preserve">M. L. Bergstrom, M. Emery Thompson, A. D. Melin, L. M. Fedigan, Using urinary parameters to estimate seasonal variation in the physical condition of female white-faced capuchin monkeys (Cebus capucinus imitator). </w:t>
      </w:r>
      <w:r w:rsidRPr="00B64BE6">
        <w:rPr>
          <w:i/>
          <w:iCs/>
        </w:rPr>
        <w:t>American Journal of Physical Anthropology</w:t>
      </w:r>
      <w:r w:rsidRPr="00B64BE6">
        <w:t xml:space="preserve"> </w:t>
      </w:r>
      <w:r w:rsidRPr="00B64BE6">
        <w:rPr>
          <w:b/>
          <w:bCs/>
        </w:rPr>
        <w:t>163</w:t>
      </w:r>
      <w:r w:rsidRPr="00B64BE6">
        <w:t>, 707–715 (2017).</w:t>
      </w:r>
    </w:p>
    <w:p w14:paraId="438976F1" w14:textId="77777777" w:rsidR="00B64BE6" w:rsidRPr="00B64BE6" w:rsidRDefault="00B64BE6" w:rsidP="00B64BE6">
      <w:pPr>
        <w:pStyle w:val="Bibliography"/>
      </w:pPr>
      <w:r w:rsidRPr="00B64BE6">
        <w:t xml:space="preserve">116. </w:t>
      </w:r>
      <w:r w:rsidRPr="00B64BE6">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B64BE6">
        <w:rPr>
          <w:i/>
          <w:iCs/>
        </w:rPr>
        <w:t>General and Comparative Endocrinology</w:t>
      </w:r>
      <w:r w:rsidRPr="00B64BE6">
        <w:t xml:space="preserve"> </w:t>
      </w:r>
      <w:r w:rsidRPr="00B64BE6">
        <w:rPr>
          <w:b/>
          <w:bCs/>
        </w:rPr>
        <w:t>329</w:t>
      </w:r>
      <w:r w:rsidRPr="00B64BE6">
        <w:t>, 114109 (2022).</w:t>
      </w:r>
    </w:p>
    <w:p w14:paraId="0BA4CAAE" w14:textId="77777777" w:rsidR="00B64BE6" w:rsidRPr="00B64BE6" w:rsidRDefault="00B64BE6" w:rsidP="00B64BE6">
      <w:pPr>
        <w:pStyle w:val="Bibliography"/>
      </w:pPr>
      <w:r w:rsidRPr="00B64BE6">
        <w:t xml:space="preserve">117. </w:t>
      </w:r>
      <w:r w:rsidRPr="00B64BE6">
        <w:tab/>
        <w:t xml:space="preserve">M. Stern, M. Quesada, K. E. Stoner, Changes in composition and structure of a tropical dry forest following intermittent Cattle grazing. </w:t>
      </w:r>
      <w:r w:rsidRPr="00B64BE6">
        <w:rPr>
          <w:i/>
          <w:iCs/>
        </w:rPr>
        <w:t>Revista de Biología Tropical</w:t>
      </w:r>
      <w:r w:rsidRPr="00B64BE6">
        <w:t xml:space="preserve"> </w:t>
      </w:r>
      <w:r w:rsidRPr="00B64BE6">
        <w:rPr>
          <w:b/>
          <w:bCs/>
        </w:rPr>
        <w:t>50</w:t>
      </w:r>
      <w:r w:rsidRPr="00B64BE6">
        <w:t>, 1021–1034 (2002).</w:t>
      </w:r>
    </w:p>
    <w:p w14:paraId="4C00217E" w14:textId="77777777" w:rsidR="00B64BE6" w:rsidRPr="00B64BE6" w:rsidRDefault="00B64BE6" w:rsidP="00B64BE6">
      <w:pPr>
        <w:pStyle w:val="Bibliography"/>
      </w:pPr>
      <w:r w:rsidRPr="00B64BE6">
        <w:t xml:space="preserve">118. </w:t>
      </w:r>
      <w:r w:rsidRPr="00B64BE6">
        <w:tab/>
        <w:t xml:space="preserve">J. M. Lucore, A. J. Marshall, S. F. Brosnan, M. E. Benítez, Validating Urinary Neopterin as a Biomarker of Immune Response in Captive and Wild Capuchin Monkeys. </w:t>
      </w:r>
      <w:r w:rsidRPr="00B64BE6">
        <w:rPr>
          <w:i/>
          <w:iCs/>
        </w:rPr>
        <w:t>Front. Vet. Sci.</w:t>
      </w:r>
      <w:r w:rsidRPr="00B64BE6">
        <w:t xml:space="preserve"> </w:t>
      </w:r>
      <w:r w:rsidRPr="00B64BE6">
        <w:rPr>
          <w:b/>
          <w:bCs/>
        </w:rPr>
        <w:t>9</w:t>
      </w:r>
      <w:r w:rsidRPr="00B64BE6">
        <w:t xml:space="preserve"> (2022).</w:t>
      </w:r>
    </w:p>
    <w:p w14:paraId="3C11C606" w14:textId="77777777" w:rsidR="00B64BE6" w:rsidRPr="00B64BE6" w:rsidRDefault="00B64BE6" w:rsidP="00B64BE6">
      <w:pPr>
        <w:pStyle w:val="Bibliography"/>
      </w:pPr>
      <w:r w:rsidRPr="00B64BE6">
        <w:t xml:space="preserve">119. </w:t>
      </w:r>
      <w:r w:rsidRPr="00B64BE6">
        <w:tab/>
        <w:t xml:space="preserve">K. R. Amato, S. Kuthyar, M. Ekanayake-Weber, R. Salmi, N. Snyder-Mackler, L. Wijayathunga, R. Vandercone, A. Lu, Gut microbiome, diet, and conservation of endangered langurs in Sri Lanka. </w:t>
      </w:r>
      <w:r w:rsidRPr="00B64BE6">
        <w:rPr>
          <w:i/>
          <w:iCs/>
        </w:rPr>
        <w:t>Biotropica</w:t>
      </w:r>
      <w:r w:rsidRPr="00B64BE6">
        <w:t xml:space="preserve"> </w:t>
      </w:r>
      <w:r w:rsidRPr="00B64BE6">
        <w:rPr>
          <w:b/>
          <w:bCs/>
        </w:rPr>
        <w:t>52</w:t>
      </w:r>
      <w:r w:rsidRPr="00B64BE6">
        <w:t>, 981–990 (2020).</w:t>
      </w:r>
    </w:p>
    <w:p w14:paraId="10E6B990" w14:textId="77777777" w:rsidR="00B64BE6" w:rsidRPr="00B64BE6" w:rsidRDefault="00B64BE6" w:rsidP="00B64BE6">
      <w:pPr>
        <w:pStyle w:val="Bibliography"/>
      </w:pPr>
      <w:r w:rsidRPr="00B64BE6">
        <w:t xml:space="preserve">120. </w:t>
      </w:r>
      <w:r w:rsidRPr="00B64BE6">
        <w:tab/>
        <w:t xml:space="preserve">E. k. Mallott, R. s. Malhi, P. a. Garber, High-throughput sequencing of fecal DNA to identify insects consumed by wild Weddell’s saddleback tamarins (aguinus weddelli, Cebidae, Primates) in Bolivia. </w:t>
      </w:r>
      <w:r w:rsidRPr="00B64BE6">
        <w:rPr>
          <w:i/>
          <w:iCs/>
        </w:rPr>
        <w:t>American Journal of Physical Anthropology</w:t>
      </w:r>
      <w:r w:rsidRPr="00B64BE6">
        <w:t xml:space="preserve"> </w:t>
      </w:r>
      <w:r w:rsidRPr="00B64BE6">
        <w:rPr>
          <w:b/>
          <w:bCs/>
        </w:rPr>
        <w:t>156</w:t>
      </w:r>
      <w:r w:rsidRPr="00B64BE6">
        <w:t>, 474–481 (2015).</w:t>
      </w:r>
    </w:p>
    <w:p w14:paraId="7E697392" w14:textId="77777777" w:rsidR="00B64BE6" w:rsidRPr="00B64BE6" w:rsidRDefault="00B64BE6" w:rsidP="00B64BE6">
      <w:pPr>
        <w:pStyle w:val="Bibliography"/>
      </w:pPr>
      <w:r w:rsidRPr="00B64BE6">
        <w:t xml:space="preserve">121. </w:t>
      </w:r>
      <w:r w:rsidRPr="00B64BE6">
        <w:tab/>
        <w:t xml:space="preserve">S. B. Pickett, C. M. Bergey, A. Di Fiore, A Metagenomic Study of Primate Insect Diet Diversity. </w:t>
      </w:r>
      <w:r w:rsidRPr="00B64BE6">
        <w:rPr>
          <w:i/>
          <w:iCs/>
        </w:rPr>
        <w:t>American Journal of Primatology</w:t>
      </w:r>
      <w:r w:rsidRPr="00B64BE6">
        <w:t xml:space="preserve"> </w:t>
      </w:r>
      <w:r w:rsidRPr="00B64BE6">
        <w:rPr>
          <w:b/>
          <w:bCs/>
        </w:rPr>
        <w:t>74</w:t>
      </w:r>
      <w:r w:rsidRPr="00B64BE6">
        <w:t>, 622–631 (2012).</w:t>
      </w:r>
    </w:p>
    <w:p w14:paraId="2E8392F7" w14:textId="77777777" w:rsidR="00B64BE6" w:rsidRPr="00B64BE6" w:rsidRDefault="00B64BE6" w:rsidP="00B64BE6">
      <w:pPr>
        <w:pStyle w:val="Bibliography"/>
      </w:pPr>
      <w:r w:rsidRPr="00B64BE6">
        <w:t xml:space="preserve">122. </w:t>
      </w:r>
      <w:r w:rsidRPr="00B64BE6">
        <w:tab/>
        <w:t xml:space="preserve">D. M. Gohl, P. Vangay, J. Garbe, A. MacLean, A. Hauge, A. Becker, T. J. Gould, J. B. Clayton, T. J. Johnson, R. Hunter, D. Knights, K. B. Beckman, Systematic improvement of amplicon marker gene methods for increased accuracy in microbiome studies. </w:t>
      </w:r>
      <w:r w:rsidRPr="00B64BE6">
        <w:rPr>
          <w:i/>
          <w:iCs/>
        </w:rPr>
        <w:t>Nat Biotechnol</w:t>
      </w:r>
      <w:r w:rsidRPr="00B64BE6">
        <w:t xml:space="preserve"> </w:t>
      </w:r>
      <w:r w:rsidRPr="00B64BE6">
        <w:rPr>
          <w:b/>
          <w:bCs/>
        </w:rPr>
        <w:t>34</w:t>
      </w:r>
      <w:r w:rsidRPr="00B64BE6">
        <w:t>, 942–949 (2016).</w:t>
      </w:r>
    </w:p>
    <w:p w14:paraId="08A9C901" w14:textId="77777777" w:rsidR="00B64BE6" w:rsidRPr="00B64BE6" w:rsidRDefault="00B64BE6" w:rsidP="00B64BE6">
      <w:pPr>
        <w:pStyle w:val="Bibliography"/>
      </w:pPr>
      <w:r w:rsidRPr="00B64BE6">
        <w:t xml:space="preserve">123. </w:t>
      </w:r>
      <w:r w:rsidRPr="00B64BE6">
        <w:tab/>
        <w:t xml:space="preserve">E. K. Mallott, K. R. Amato, The microbial reproductive ecology of white-faced capuchins (Cebus capucinus). </w:t>
      </w:r>
      <w:r w:rsidRPr="00B64BE6">
        <w:rPr>
          <w:i/>
          <w:iCs/>
        </w:rPr>
        <w:t>American Journal of Primatology</w:t>
      </w:r>
      <w:r w:rsidRPr="00B64BE6">
        <w:t xml:space="preserve"> </w:t>
      </w:r>
      <w:r w:rsidRPr="00B64BE6">
        <w:rPr>
          <w:b/>
          <w:bCs/>
        </w:rPr>
        <w:t>80</w:t>
      </w:r>
      <w:r w:rsidRPr="00B64BE6">
        <w:t>, e22896 (2018).</w:t>
      </w:r>
    </w:p>
    <w:p w14:paraId="7490D279" w14:textId="77777777" w:rsidR="00B64BE6" w:rsidRPr="00B64BE6" w:rsidRDefault="00B64BE6" w:rsidP="00B64BE6">
      <w:pPr>
        <w:pStyle w:val="Bibliography"/>
      </w:pPr>
      <w:r w:rsidRPr="00B64BE6">
        <w:t xml:space="preserve">124. </w:t>
      </w:r>
      <w:r w:rsidRPr="00B64BE6">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64BE6">
        <w:rPr>
          <w:i/>
          <w:iCs/>
        </w:rPr>
        <w:t>Nat Methods</w:t>
      </w:r>
      <w:r w:rsidRPr="00B64BE6">
        <w:t xml:space="preserve"> </w:t>
      </w:r>
      <w:r w:rsidRPr="00B64BE6">
        <w:rPr>
          <w:b/>
          <w:bCs/>
        </w:rPr>
        <w:t>7</w:t>
      </w:r>
      <w:r w:rsidRPr="00B64BE6">
        <w:t>, 335–336 (2010).</w:t>
      </w:r>
    </w:p>
    <w:p w14:paraId="72E7651D" w14:textId="77777777" w:rsidR="00B64BE6" w:rsidRPr="00B64BE6" w:rsidRDefault="00B64BE6" w:rsidP="00B64BE6">
      <w:pPr>
        <w:pStyle w:val="Bibliography"/>
      </w:pPr>
      <w:r w:rsidRPr="00B64BE6">
        <w:t xml:space="preserve">125. </w:t>
      </w:r>
      <w:r w:rsidRPr="00B64BE6">
        <w:tab/>
        <w:t xml:space="preserve">B. J. Callahan, P. J. McMurdie, M. J. Rosen, A. W. Han, A. J. A. Johnson, S. P. Holmes, DADA2: High-resolution sample inference from Illumina amplicon data. </w:t>
      </w:r>
      <w:r w:rsidRPr="00B64BE6">
        <w:rPr>
          <w:i/>
          <w:iCs/>
        </w:rPr>
        <w:t>Nat Methods</w:t>
      </w:r>
      <w:r w:rsidRPr="00B64BE6">
        <w:t xml:space="preserve"> </w:t>
      </w:r>
      <w:r w:rsidRPr="00B64BE6">
        <w:rPr>
          <w:b/>
          <w:bCs/>
        </w:rPr>
        <w:t>13</w:t>
      </w:r>
      <w:r w:rsidRPr="00B64BE6">
        <w:t>, 581–583 (2016).</w:t>
      </w:r>
    </w:p>
    <w:p w14:paraId="321EFECD" w14:textId="77777777" w:rsidR="00B64BE6" w:rsidRPr="00B64BE6" w:rsidRDefault="00B64BE6" w:rsidP="00B64BE6">
      <w:pPr>
        <w:pStyle w:val="Bibliography"/>
      </w:pPr>
      <w:r w:rsidRPr="00B64BE6">
        <w:t xml:space="preserve">126. </w:t>
      </w:r>
      <w:r w:rsidRPr="00B64BE6">
        <w:tab/>
        <w:t xml:space="preserve">N. A. Bokulich, B. D. Kaehler, J. R. Rideout, M. Dillon, E. Bolyen, R. Knight, G. A. Huttley, J. Gregory Caporaso, Optimizing taxonomic classification of marker-gene amplicon sequences with QIIME 2’s q2-feature-classifier plugin. </w:t>
      </w:r>
      <w:r w:rsidRPr="00B64BE6">
        <w:rPr>
          <w:i/>
          <w:iCs/>
        </w:rPr>
        <w:t>Microbiome</w:t>
      </w:r>
      <w:r w:rsidRPr="00B64BE6">
        <w:t xml:space="preserve"> </w:t>
      </w:r>
      <w:r w:rsidRPr="00B64BE6">
        <w:rPr>
          <w:b/>
          <w:bCs/>
        </w:rPr>
        <w:t>6</w:t>
      </w:r>
      <w:r w:rsidRPr="00B64BE6">
        <w:t>, 90 (2018).</w:t>
      </w:r>
    </w:p>
    <w:p w14:paraId="6A21BC49" w14:textId="77777777" w:rsidR="00B64BE6" w:rsidRPr="00B64BE6" w:rsidRDefault="00B64BE6" w:rsidP="00B64BE6">
      <w:pPr>
        <w:pStyle w:val="Bibliography"/>
      </w:pPr>
      <w:r w:rsidRPr="00B64BE6">
        <w:t xml:space="preserve">127. </w:t>
      </w:r>
      <w:r w:rsidRPr="00B64BE6">
        <w:tab/>
        <w:t xml:space="preserve">D. McDonald, M. N. Price, J. Goodrich, E. P. Nawrocki, T. Z. DeSantis, A. Probst, G. L. Andersen, R. Knight, P. Hugenholtz, An improved Greengenes taxonomy with explicit ranks for ecological and evolutionary analyses of bacteria and archaea. </w:t>
      </w:r>
      <w:r w:rsidRPr="00B64BE6">
        <w:rPr>
          <w:i/>
          <w:iCs/>
        </w:rPr>
        <w:t>ISME J</w:t>
      </w:r>
      <w:r w:rsidRPr="00B64BE6">
        <w:t xml:space="preserve"> </w:t>
      </w:r>
      <w:r w:rsidRPr="00B64BE6">
        <w:rPr>
          <w:b/>
          <w:bCs/>
        </w:rPr>
        <w:t>6</w:t>
      </w:r>
      <w:r w:rsidRPr="00B64BE6">
        <w:t>, 610–618 (2012).</w:t>
      </w:r>
    </w:p>
    <w:p w14:paraId="2B41371B" w14:textId="77777777" w:rsidR="00B64BE6" w:rsidRPr="00B64BE6" w:rsidRDefault="00B64BE6" w:rsidP="00B64BE6">
      <w:pPr>
        <w:pStyle w:val="Bibliography"/>
      </w:pPr>
      <w:r w:rsidRPr="00B64BE6">
        <w:t xml:space="preserve">128. </w:t>
      </w:r>
      <w:r w:rsidRPr="00B64BE6">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64BE6">
        <w:rPr>
          <w:i/>
          <w:iCs/>
        </w:rPr>
        <w:t>Nat Biotechnol</w:t>
      </w:r>
      <w:r w:rsidRPr="00B64BE6">
        <w:t xml:space="preserve"> </w:t>
      </w:r>
      <w:r w:rsidRPr="00B64BE6">
        <w:rPr>
          <w:b/>
          <w:bCs/>
        </w:rPr>
        <w:t>42</w:t>
      </w:r>
      <w:r w:rsidRPr="00B64BE6">
        <w:t>, 715–718 (2024).</w:t>
      </w:r>
    </w:p>
    <w:p w14:paraId="7FEBC093" w14:textId="77777777" w:rsidR="00B64BE6" w:rsidRPr="00B64BE6" w:rsidRDefault="00B64BE6" w:rsidP="00B64BE6">
      <w:pPr>
        <w:pStyle w:val="Bibliography"/>
      </w:pPr>
      <w:r w:rsidRPr="00B64BE6">
        <w:t xml:space="preserve">129. </w:t>
      </w:r>
      <w:r w:rsidRPr="00B64BE6">
        <w:tab/>
        <w:t xml:space="preserve">J. Bisanz, qiime2R: importing QIIME2 artifacts and associated data into R sessions. </w:t>
      </w:r>
      <w:r w:rsidRPr="00B64BE6">
        <w:rPr>
          <w:i/>
          <w:iCs/>
        </w:rPr>
        <w:t>R Package version 0.99</w:t>
      </w:r>
      <w:r w:rsidRPr="00B64BE6">
        <w:t xml:space="preserve"> (2018).</w:t>
      </w:r>
    </w:p>
    <w:p w14:paraId="1247C955" w14:textId="77777777" w:rsidR="00B64BE6" w:rsidRPr="00B64BE6" w:rsidRDefault="00B64BE6" w:rsidP="00B64BE6">
      <w:pPr>
        <w:pStyle w:val="Bibliography"/>
      </w:pPr>
      <w:r w:rsidRPr="00B64BE6">
        <w:t xml:space="preserve">130. </w:t>
      </w:r>
      <w:r w:rsidRPr="00B64BE6">
        <w:tab/>
        <w:t xml:space="preserve">P. J. McMurdie, S. Holmes, phyloseq: An R Package for Reproducible Interactive Analysis and Graphics of Microbiome Census Data. </w:t>
      </w:r>
      <w:r w:rsidRPr="00B64BE6">
        <w:rPr>
          <w:i/>
          <w:iCs/>
        </w:rPr>
        <w:t>PLoS ONE</w:t>
      </w:r>
      <w:r w:rsidRPr="00B64BE6">
        <w:t xml:space="preserve"> </w:t>
      </w:r>
      <w:r w:rsidRPr="00B64BE6">
        <w:rPr>
          <w:b/>
          <w:bCs/>
        </w:rPr>
        <w:t>8</w:t>
      </w:r>
      <w:r w:rsidRPr="00B64BE6">
        <w:t>, e61217 (2013).</w:t>
      </w:r>
    </w:p>
    <w:p w14:paraId="67037401" w14:textId="77777777" w:rsidR="00B64BE6" w:rsidRPr="00B64BE6" w:rsidRDefault="00B64BE6" w:rsidP="00B64BE6">
      <w:pPr>
        <w:pStyle w:val="Bibliography"/>
      </w:pPr>
      <w:r w:rsidRPr="00B64BE6">
        <w:t xml:space="preserve">131. </w:t>
      </w:r>
      <w:r w:rsidRPr="00B64BE6">
        <w:tab/>
        <w:t xml:space="preserve">Q. Cao, X. Sun, K. Rajesh, N. Chalasani, K. Gelow, B. Katz, V. H. Shah, A. J. Sanyal, E. Smirnova, Effects of Rare Microbiome Taxa Filtering on Statistical Analysis. </w:t>
      </w:r>
      <w:r w:rsidRPr="00B64BE6">
        <w:rPr>
          <w:i/>
          <w:iCs/>
        </w:rPr>
        <w:t>Front. Microbiol.</w:t>
      </w:r>
      <w:r w:rsidRPr="00B64BE6">
        <w:t xml:space="preserve"> </w:t>
      </w:r>
      <w:r w:rsidRPr="00B64BE6">
        <w:rPr>
          <w:b/>
          <w:bCs/>
        </w:rPr>
        <w:t>11</w:t>
      </w:r>
      <w:r w:rsidRPr="00B64BE6">
        <w:t xml:space="preserve"> (2021).</w:t>
      </w:r>
    </w:p>
    <w:p w14:paraId="0A863810" w14:textId="77777777" w:rsidR="00B64BE6" w:rsidRPr="00B64BE6" w:rsidRDefault="00B64BE6" w:rsidP="00B64BE6">
      <w:pPr>
        <w:pStyle w:val="Bibliography"/>
      </w:pPr>
      <w:r w:rsidRPr="00B64BE6">
        <w:t xml:space="preserve">132. </w:t>
      </w:r>
      <w:r w:rsidRPr="00B64BE6">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64BE6">
        <w:rPr>
          <w:i/>
          <w:iCs/>
        </w:rPr>
        <w:t>eLife</w:t>
      </w:r>
      <w:r w:rsidRPr="00B64BE6">
        <w:t xml:space="preserve"> </w:t>
      </w:r>
      <w:r w:rsidRPr="00B64BE6">
        <w:rPr>
          <w:b/>
          <w:bCs/>
        </w:rPr>
        <w:t>10</w:t>
      </w:r>
      <w:r w:rsidRPr="00B64BE6">
        <w:t>, e65088 (2021).</w:t>
      </w:r>
    </w:p>
    <w:p w14:paraId="5A216E4A" w14:textId="77777777" w:rsidR="00B64BE6" w:rsidRPr="00B64BE6" w:rsidRDefault="00B64BE6" w:rsidP="00B64BE6">
      <w:pPr>
        <w:pStyle w:val="Bibliography"/>
      </w:pPr>
      <w:r w:rsidRPr="00B64BE6">
        <w:t xml:space="preserve">133. </w:t>
      </w:r>
      <w:r w:rsidRPr="00B64BE6">
        <w:tab/>
        <w:t xml:space="preserve">E. K. Mallott, K. R. Amato, P. A. Garber, R. S. Malhi, Influence of fruit and invertebrate consumption on the gut microbiota of wild white-faced capuchins (Cebus capucinus). </w:t>
      </w:r>
      <w:r w:rsidRPr="00B64BE6">
        <w:rPr>
          <w:i/>
          <w:iCs/>
        </w:rPr>
        <w:t>American Journal of Physical Anthropology</w:t>
      </w:r>
      <w:r w:rsidRPr="00B64BE6">
        <w:t xml:space="preserve"> </w:t>
      </w:r>
      <w:r w:rsidRPr="00B64BE6">
        <w:rPr>
          <w:b/>
          <w:bCs/>
        </w:rPr>
        <w:t>165</w:t>
      </w:r>
      <w:r w:rsidRPr="00B64BE6">
        <w:t>, 576–588 (2018).</w:t>
      </w:r>
    </w:p>
    <w:p w14:paraId="4F90FABA" w14:textId="77777777" w:rsidR="00B64BE6" w:rsidRPr="00B64BE6" w:rsidRDefault="00B64BE6" w:rsidP="00B64BE6">
      <w:pPr>
        <w:pStyle w:val="Bibliography"/>
      </w:pPr>
      <w:r w:rsidRPr="00B64BE6">
        <w:t xml:space="preserve">134. </w:t>
      </w:r>
      <w:r w:rsidRPr="00B64BE6">
        <w:tab/>
        <w:t xml:space="preserve">A. J. Marshall, E. Meijaard, M. Leighton, Extreme ecological specialisation in a rainforest mammal, the Bornean tufted ground squirrel, Rheithrosciurus macrotis Gray, 1857. </w:t>
      </w:r>
      <w:r w:rsidRPr="00B64BE6">
        <w:rPr>
          <w:i/>
          <w:iCs/>
        </w:rPr>
        <w:t>Raffles Bulletin of Zoology</w:t>
      </w:r>
      <w:r w:rsidRPr="00B64BE6">
        <w:t xml:space="preserve"> </w:t>
      </w:r>
      <w:r w:rsidRPr="00B64BE6">
        <w:rPr>
          <w:b/>
          <w:bCs/>
        </w:rPr>
        <w:t>69</w:t>
      </w:r>
      <w:r w:rsidRPr="00B64BE6">
        <w:t>, 497506 (2021).</w:t>
      </w:r>
    </w:p>
    <w:p w14:paraId="07EF965A" w14:textId="77777777" w:rsidR="00B64BE6" w:rsidRPr="00B64BE6" w:rsidRDefault="00B64BE6" w:rsidP="00B64BE6">
      <w:pPr>
        <w:pStyle w:val="Bibliography"/>
      </w:pPr>
      <w:r w:rsidRPr="00B64BE6">
        <w:t xml:space="preserve">135. </w:t>
      </w:r>
      <w:r w:rsidRPr="00B64BE6">
        <w:tab/>
        <w:t xml:space="preserve">J. Aitchison, M. Greenacre, Biplots of Compositional Data. </w:t>
      </w:r>
      <w:r w:rsidRPr="00B64BE6">
        <w:rPr>
          <w:i/>
          <w:iCs/>
        </w:rPr>
        <w:t>Journal of the Royal Statistical Society Series C: Applied Statistics</w:t>
      </w:r>
      <w:r w:rsidRPr="00B64BE6">
        <w:t xml:space="preserve"> </w:t>
      </w:r>
      <w:r w:rsidRPr="00B64BE6">
        <w:rPr>
          <w:b/>
          <w:bCs/>
        </w:rPr>
        <w:t>51</w:t>
      </w:r>
      <w:r w:rsidRPr="00B64BE6">
        <w:t>, 375–392 (2002).</w:t>
      </w:r>
    </w:p>
    <w:p w14:paraId="0D67B9F0" w14:textId="77777777" w:rsidR="00B64BE6" w:rsidRPr="00B64BE6" w:rsidRDefault="00B64BE6" w:rsidP="00B64BE6">
      <w:pPr>
        <w:pStyle w:val="Bibliography"/>
      </w:pPr>
      <w:r w:rsidRPr="00B64BE6">
        <w:t xml:space="preserve">136. </w:t>
      </w:r>
      <w:r w:rsidRPr="00B64BE6">
        <w:tab/>
        <w:t xml:space="preserve">J. Palarea-Albaladejo, J. A. Martín-Fernández, zCompositions — R package for multivariate imputation of left-censored data under a compositional approach. </w:t>
      </w:r>
      <w:r w:rsidRPr="00B64BE6">
        <w:rPr>
          <w:i/>
          <w:iCs/>
        </w:rPr>
        <w:t>Chemometrics and Intelligent Laboratory Systems</w:t>
      </w:r>
      <w:r w:rsidRPr="00B64BE6">
        <w:t xml:space="preserve"> </w:t>
      </w:r>
      <w:r w:rsidRPr="00B64BE6">
        <w:rPr>
          <w:b/>
          <w:bCs/>
        </w:rPr>
        <w:t>143</w:t>
      </w:r>
      <w:r w:rsidRPr="00B64BE6">
        <w:t>, 85–96 (2015).</w:t>
      </w:r>
    </w:p>
    <w:p w14:paraId="5F54EB5A" w14:textId="77777777" w:rsidR="00B64BE6" w:rsidRPr="00B64BE6" w:rsidRDefault="00B64BE6" w:rsidP="00B64BE6">
      <w:pPr>
        <w:pStyle w:val="Bibliography"/>
      </w:pPr>
      <w:r w:rsidRPr="00B64BE6">
        <w:t xml:space="preserve">137. </w:t>
      </w:r>
      <w:r w:rsidRPr="00B64BE6">
        <w:tab/>
        <w:t xml:space="preserve">G. B. Gloor, G. Reid, Compositional analysis: a valid approach to analyze microbiome high-throughput sequencing data. </w:t>
      </w:r>
      <w:r w:rsidRPr="00B64BE6">
        <w:rPr>
          <w:i/>
          <w:iCs/>
        </w:rPr>
        <w:t>Can. J. Microbiol.</w:t>
      </w:r>
      <w:r w:rsidRPr="00B64BE6">
        <w:t xml:space="preserve"> </w:t>
      </w:r>
      <w:r w:rsidRPr="00B64BE6">
        <w:rPr>
          <w:b/>
          <w:bCs/>
        </w:rPr>
        <w:t>62</w:t>
      </w:r>
      <w:r w:rsidRPr="00B64BE6">
        <w:t>, 692–703 (2016).</w:t>
      </w:r>
    </w:p>
    <w:p w14:paraId="57D5BA41" w14:textId="77777777" w:rsidR="00B64BE6" w:rsidRPr="00B64BE6" w:rsidRDefault="00B64BE6" w:rsidP="00B64BE6">
      <w:pPr>
        <w:pStyle w:val="Bibliography"/>
      </w:pPr>
      <w:r w:rsidRPr="00B64BE6">
        <w:t xml:space="preserve">138. </w:t>
      </w:r>
      <w:r w:rsidRPr="00B64BE6">
        <w:tab/>
        <w:t xml:space="preserve">G. B. Gloor, J. M. Macklaim, V. Pawlowsky-Glahn, J. J. Egozcue, Microbiome Datasets Are Compositional: And This Is Not Optional. </w:t>
      </w:r>
      <w:r w:rsidRPr="00B64BE6">
        <w:rPr>
          <w:i/>
          <w:iCs/>
        </w:rPr>
        <w:t>Front. Microbiol.</w:t>
      </w:r>
      <w:r w:rsidRPr="00B64BE6">
        <w:t xml:space="preserve"> </w:t>
      </w:r>
      <w:r w:rsidRPr="00B64BE6">
        <w:rPr>
          <w:b/>
          <w:bCs/>
        </w:rPr>
        <w:t>8</w:t>
      </w:r>
      <w:r w:rsidRPr="00B64BE6">
        <w:t xml:space="preserve"> (2017).</w:t>
      </w:r>
    </w:p>
    <w:p w14:paraId="3D57324B" w14:textId="77777777" w:rsidR="00B64BE6" w:rsidRPr="00B64BE6" w:rsidRDefault="00B64BE6" w:rsidP="00B64BE6">
      <w:pPr>
        <w:pStyle w:val="Bibliography"/>
      </w:pPr>
      <w:r w:rsidRPr="00B64BE6">
        <w:t xml:space="preserve">139. </w:t>
      </w:r>
      <w:r w:rsidRPr="00B64BE6">
        <w:tab/>
        <w:t xml:space="preserve">H. Akaike, “Information Theory and an Extension of the Maximum Likelihood Principle” in </w:t>
      </w:r>
      <w:r w:rsidRPr="00B64BE6">
        <w:rPr>
          <w:i/>
          <w:iCs/>
        </w:rPr>
        <w:t>Selected Papers of Hirotugu Akaike</w:t>
      </w:r>
      <w:r w:rsidRPr="00B64BE6">
        <w:t>, E. Parzen, K. Tanabe, G. Kitagawa, Eds. (Springer New York, New York, NY, 1998; http://link.springer.com/10.1007/978-1-4612-1694-0_15)</w:t>
      </w:r>
      <w:r w:rsidRPr="00B64BE6">
        <w:rPr>
          <w:i/>
          <w:iCs/>
        </w:rPr>
        <w:t>Springer Series in Statistics</w:t>
      </w:r>
      <w:r w:rsidRPr="00B64BE6">
        <w:t>, pp. 199–213.</w:t>
      </w:r>
    </w:p>
    <w:p w14:paraId="5531498D" w14:textId="77777777" w:rsidR="00B64BE6" w:rsidRPr="00B64BE6" w:rsidRDefault="00B64BE6" w:rsidP="00B64BE6">
      <w:pPr>
        <w:pStyle w:val="Bibliography"/>
      </w:pPr>
      <w:r w:rsidRPr="00B64BE6">
        <w:t xml:space="preserve">140. </w:t>
      </w:r>
      <w:r w:rsidRPr="00B64BE6">
        <w:tab/>
        <w:t>C. M. Hurvich, C.-L. Tsai, Regression and time series model selection in small samples.</w:t>
      </w:r>
    </w:p>
    <w:p w14:paraId="5EDF8C0C" w14:textId="77777777" w:rsidR="00B64BE6" w:rsidRPr="00B64BE6" w:rsidRDefault="00B64BE6" w:rsidP="00B64BE6">
      <w:pPr>
        <w:pStyle w:val="Bibliography"/>
      </w:pPr>
      <w:r w:rsidRPr="00B64BE6">
        <w:t xml:space="preserve">141. </w:t>
      </w:r>
      <w:r w:rsidRPr="00B64BE6">
        <w:tab/>
        <w:t xml:space="preserve">P. J. McMurdie, S. Holmes, Waste Not, Want Not: Why Rarefying Microbiome Data Is Inadmissible. </w:t>
      </w:r>
      <w:r w:rsidRPr="00B64BE6">
        <w:rPr>
          <w:i/>
          <w:iCs/>
        </w:rPr>
        <w:t>PLOS Computational Biology</w:t>
      </w:r>
      <w:r w:rsidRPr="00B64BE6">
        <w:t xml:space="preserve"> </w:t>
      </w:r>
      <w:r w:rsidRPr="00B64BE6">
        <w:rPr>
          <w:b/>
          <w:bCs/>
        </w:rPr>
        <w:t>10</w:t>
      </w:r>
      <w:r w:rsidRPr="00B64BE6">
        <w:t>, e1003531 (2014).</w:t>
      </w:r>
    </w:p>
    <w:p w14:paraId="410CA2CB" w14:textId="77777777" w:rsidR="00B64BE6" w:rsidRPr="00B64BE6" w:rsidRDefault="00B64BE6" w:rsidP="00B64BE6">
      <w:pPr>
        <w:pStyle w:val="Bibliography"/>
      </w:pPr>
      <w:r w:rsidRPr="00B64BE6">
        <w:t xml:space="preserve">142. </w:t>
      </w:r>
      <w:r w:rsidRPr="00B64BE6">
        <w:tab/>
        <w:t xml:space="preserve">D. R. Anderson, K. P. Burnham, W. L. Thompson, Null Hypothesis Testing: Problems, Prevalence, and an Alternative. </w:t>
      </w:r>
      <w:r w:rsidRPr="00B64BE6">
        <w:rPr>
          <w:i/>
          <w:iCs/>
        </w:rPr>
        <w:t>The Journal of Wildlife Management</w:t>
      </w:r>
      <w:r w:rsidRPr="00B64BE6">
        <w:t xml:space="preserve"> </w:t>
      </w:r>
      <w:r w:rsidRPr="00B64BE6">
        <w:rPr>
          <w:b/>
          <w:bCs/>
        </w:rPr>
        <w:t>64</w:t>
      </w:r>
      <w:r w:rsidRPr="00B64BE6">
        <w:t>, 912–923 (2000).</w:t>
      </w:r>
    </w:p>
    <w:p w14:paraId="1CCE17F2" w14:textId="77777777" w:rsidR="00B64BE6" w:rsidRPr="00B64BE6" w:rsidRDefault="00B64BE6" w:rsidP="00B64BE6">
      <w:pPr>
        <w:pStyle w:val="Bibliography"/>
      </w:pPr>
      <w:r w:rsidRPr="00B64BE6">
        <w:t xml:space="preserve">143. </w:t>
      </w:r>
      <w:r w:rsidRPr="00B64BE6">
        <w:tab/>
        <w:t xml:space="preserve">K. P. Burnham, D. R. Anderson, K. P. Huyvaert, AIC model selection and multimodel inference in behavioral ecology: some background, observations, and comparisons. </w:t>
      </w:r>
      <w:r w:rsidRPr="00B64BE6">
        <w:rPr>
          <w:i/>
          <w:iCs/>
        </w:rPr>
        <w:t>Behav Ecol Sociobiol</w:t>
      </w:r>
      <w:r w:rsidRPr="00B64BE6">
        <w:t xml:space="preserve"> </w:t>
      </w:r>
      <w:r w:rsidRPr="00B64BE6">
        <w:rPr>
          <w:b/>
          <w:bCs/>
        </w:rPr>
        <w:t>65</w:t>
      </w:r>
      <w:r w:rsidRPr="00B64BE6">
        <w:t>, 23–35 (2011).</w:t>
      </w:r>
    </w:p>
    <w:p w14:paraId="29795C5B" w14:textId="77777777" w:rsidR="00B64BE6" w:rsidRPr="00B64BE6" w:rsidRDefault="00B64BE6" w:rsidP="00B64BE6">
      <w:pPr>
        <w:pStyle w:val="Bibliography"/>
      </w:pPr>
      <w:r w:rsidRPr="00B64BE6">
        <w:t xml:space="preserve">144. </w:t>
      </w:r>
      <w:r w:rsidRPr="00B64BE6">
        <w:tab/>
        <w:t xml:space="preserve">X. Zhang, Y.-F. Pei, L. Zhang, B. Guo, A. H. Pendegraft, W. Zhuang, N. Yi, Negative Binomial Mixed Models for Analyzing Longitudinal Microbiome Data. </w:t>
      </w:r>
      <w:r w:rsidRPr="00B64BE6">
        <w:rPr>
          <w:i/>
          <w:iCs/>
        </w:rPr>
        <w:t>Front. Microbiol.</w:t>
      </w:r>
      <w:r w:rsidRPr="00B64BE6">
        <w:t xml:space="preserve"> </w:t>
      </w:r>
      <w:r w:rsidRPr="00B64BE6">
        <w:rPr>
          <w:b/>
          <w:bCs/>
        </w:rPr>
        <w:t>9</w:t>
      </w:r>
      <w:r w:rsidRPr="00B64BE6">
        <w:t xml:space="preserve"> (2018).</w:t>
      </w:r>
    </w:p>
    <w:p w14:paraId="5EECD8E8" w14:textId="49E3586D" w:rsidR="00586432" w:rsidRPr="00B40CA0" w:rsidRDefault="00586432" w:rsidP="00DF2C6D">
      <w:r>
        <w:fldChar w:fldCharType="end"/>
      </w:r>
    </w:p>
    <w:sectPr w:rsidR="00586432" w:rsidRPr="00B40CA0" w:rsidSect="000365B2">
      <w:footerReference w:type="even"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ehner, Jacinta" w:date="2025-07-16T12:33:00Z" w:initials="JB">
    <w:p w14:paraId="1B3E330B" w14:textId="77777777" w:rsidR="004449D1" w:rsidRDefault="004449D1" w:rsidP="004449D1">
      <w:r>
        <w:rPr>
          <w:rStyle w:val="CommentReference"/>
        </w:rPr>
        <w:annotationRef/>
      </w:r>
      <w:r>
        <w:rPr>
          <w:sz w:val="20"/>
          <w:szCs w:val="20"/>
        </w:rPr>
        <w:t>I was taught not to cite "scientists' interest" as a reason to study something. It makes it less compelling. I think the second part of this sentence already is a compelling reason to study this topic. Maybe switch it around and start with that?</w:t>
      </w:r>
    </w:p>
  </w:comment>
  <w:comment w:id="1" w:author="Beehner, Jacinta" w:date="2025-07-16T12:33:00Z" w:initials="JB">
    <w:p w14:paraId="18B9CD0C" w14:textId="77777777" w:rsidR="004449D1" w:rsidRDefault="004449D1" w:rsidP="004449D1">
      <w:r>
        <w:rPr>
          <w:rStyle w:val="CommentReference"/>
        </w:rPr>
        <w:annotationRef/>
      </w:r>
      <w:r>
        <w:rPr>
          <w:sz w:val="20"/>
          <w:szCs w:val="20"/>
        </w:rPr>
        <w:t xml:space="preserve">Consider: “...disrupts </w:t>
      </w:r>
      <w:r>
        <w:rPr>
          <w:b/>
          <w:bCs/>
          <w:sz w:val="20"/>
          <w:szCs w:val="20"/>
        </w:rPr>
        <w:t>host</w:t>
      </w:r>
      <w:r>
        <w:rPr>
          <w:sz w:val="20"/>
          <w:szCs w:val="20"/>
        </w:rPr>
        <w:t xml:space="preserve"> microbiome-immune homeostasis...” for clarity. </w:t>
      </w:r>
    </w:p>
  </w:comment>
  <w:comment w:id="2" w:author="Beehner, Jacinta" w:date="2025-07-16T12:57:00Z" w:initials="JB">
    <w:p w14:paraId="3D3BA71E" w14:textId="77777777" w:rsidR="00CB27CC" w:rsidRDefault="00CB27CC" w:rsidP="00CB27CC">
      <w:r>
        <w:rPr>
          <w:rStyle w:val="CommentReference"/>
        </w:rPr>
        <w:annotationRef/>
      </w:r>
      <w:r>
        <w:rPr>
          <w:sz w:val="20"/>
          <w:szCs w:val="20"/>
        </w:rPr>
        <w:t xml:space="preserve">I realize these are experimental (which I assume means "in the lab"), but this needs to be highlighted just a bit more - why our study is still exciting for PNAS even though heat has already been found to deplete microbiome communities. </w:t>
      </w:r>
    </w:p>
  </w:comment>
  <w:comment w:id="3" w:author="Beehner, Jacinta" w:date="2025-07-16T12:59:00Z" w:initials="JB">
    <w:p w14:paraId="0CD8B34A" w14:textId="77777777" w:rsidR="00CB27CC" w:rsidRDefault="00CB27CC" w:rsidP="00CB27CC">
      <w:r>
        <w:rPr>
          <w:rStyle w:val="CommentReference"/>
        </w:rPr>
        <w:annotationRef/>
      </w:r>
      <w:r>
        <w:rPr>
          <w:sz w:val="20"/>
          <w:szCs w:val="20"/>
        </w:rPr>
        <w:t>The same goes for this part. We are saying here that we know heat affects microbiome and we are citing all kinds of studies that show these effects. So keep the reader's eye on the prize - what does our study offer that these do not? (like a reminder - none were done in the wild, or whatever).</w:t>
      </w:r>
    </w:p>
  </w:comment>
  <w:comment w:id="4" w:author="Beehner, Jacinta" w:date="2025-07-16T13:01:00Z" w:initials="JB">
    <w:p w14:paraId="72C106A5" w14:textId="77777777" w:rsidR="008751B9" w:rsidRDefault="008751B9" w:rsidP="008751B9">
      <w:r>
        <w:rPr>
          <w:rStyle w:val="CommentReference"/>
        </w:rPr>
        <w:annotationRef/>
      </w:r>
      <w:r>
        <w:rPr>
          <w:sz w:val="20"/>
          <w:szCs w:val="20"/>
        </w:rPr>
        <w:t>Okay great. I might suggest that we provide some version of this sentence above when we lead in to all the introductory material and what has already been done. Something like "Although we have no data from natural populations, captive experimental data have given us a strong foundation." Then go into all we know.</w:t>
      </w:r>
    </w:p>
  </w:comment>
  <w:comment w:id="7" w:author="Beehner, Jacinta" w:date="2025-07-16T12:49:00Z" w:initials="JB">
    <w:p w14:paraId="4FC1511C" w14:textId="1EB46145" w:rsidR="00673BCB" w:rsidRDefault="00673BCB" w:rsidP="00673BCB">
      <w:r>
        <w:rPr>
          <w:rStyle w:val="CommentReference"/>
        </w:rPr>
        <w:annotationRef/>
      </w:r>
      <w:r>
        <w:rPr>
          <w:sz w:val="20"/>
          <w:szCs w:val="20"/>
        </w:rPr>
        <w:t xml:space="preserve">Is the correct format is 16S rRNA? I know both are used so maybe you know the convention better than I do. </w:t>
      </w:r>
    </w:p>
  </w:comment>
  <w:comment w:id="10" w:author="Beehner, Jacinta" w:date="2025-07-16T13:51:00Z" w:initials="JB">
    <w:p w14:paraId="00D5BEE5" w14:textId="77777777" w:rsidR="007A7BA9" w:rsidRDefault="007A7BA9" w:rsidP="007A7BA9">
      <w:r>
        <w:rPr>
          <w:rStyle w:val="CommentReference"/>
        </w:rPr>
        <w:annotationRef/>
      </w:r>
      <w:r>
        <w:rPr>
          <w:sz w:val="20"/>
          <w:szCs w:val="20"/>
        </w:rPr>
        <w:t>We imply that microbial shifts mediate the temperature effect on neopterin. But we didn't actually do a formal mediation analysis (e.g., structural equation modeling or causal mediation model). We need to be careful and use language more like: “These results are consistent with a model in which temperature-induced shifts in microbial composition are associated with elevated immune activation.”</w:t>
      </w:r>
    </w:p>
  </w:comment>
  <w:comment w:id="9" w:author="Beehner, Jacinta" w:date="2025-07-16T13:06:00Z" w:initials="JB">
    <w:p w14:paraId="670B6E42" w14:textId="059F42B6" w:rsidR="008751B9" w:rsidRDefault="008751B9" w:rsidP="008751B9">
      <w:r>
        <w:rPr>
          <w:rStyle w:val="CommentReference"/>
        </w:rPr>
        <w:annotationRef/>
      </w:r>
      <w:r>
        <w:rPr>
          <w:sz w:val="20"/>
          <w:szCs w:val="20"/>
        </w:rPr>
        <w:t>I really hate sentences like this. They are so vague as to be meaningless. I think it is the word "affect" that bothers me so much. This is just not specific enough. Maybe try something more like:</w:t>
      </w:r>
    </w:p>
    <w:p w14:paraId="3C91D575" w14:textId="77777777" w:rsidR="008751B9" w:rsidRDefault="008751B9" w:rsidP="008751B9"/>
    <w:p w14:paraId="6C4B733E" w14:textId="77777777" w:rsidR="008751B9" w:rsidRDefault="008751B9" w:rsidP="008751B9">
      <w:r>
        <w:rPr>
          <w:sz w:val="20"/>
          <w:szCs w:val="20"/>
        </w:rPr>
        <w:t>Our results demonstrate that elevated temperatures can destabilize the gut-immune axis in wild primates, highlighting a biologically plausible mechanism through which climate change threatens host resilience.</w:t>
      </w:r>
    </w:p>
  </w:comment>
  <w:comment w:id="11" w:author="Beehner, Jacinta" w:date="2025-07-16T13:45:00Z" w:initials="JB">
    <w:p w14:paraId="37D9F4B9" w14:textId="77777777" w:rsidR="007A7BA9" w:rsidRDefault="007A7BA9" w:rsidP="007A7BA9">
      <w:r>
        <w:rPr>
          <w:rStyle w:val="CommentReference"/>
        </w:rPr>
        <w:annotationRef/>
      </w:r>
      <w:r>
        <w:rPr>
          <w:sz w:val="20"/>
          <w:szCs w:val="20"/>
        </w:rPr>
        <w:t>I don't think we can use this word? We are not doing a causal analysis.</w:t>
      </w:r>
    </w:p>
  </w:comment>
  <w:comment w:id="12" w:author="Beehner, Jacinta" w:date="2025-07-16T13:22:00Z" w:initials="JB">
    <w:p w14:paraId="343820C2" w14:textId="524030CE" w:rsidR="00671A14" w:rsidRDefault="00671A14" w:rsidP="00671A14">
      <w:r>
        <w:rPr>
          <w:rStyle w:val="CommentReference"/>
        </w:rPr>
        <w:annotationRef/>
      </w:r>
      <w:r>
        <w:rPr>
          <w:sz w:val="20"/>
          <w:szCs w:val="20"/>
        </w:rPr>
        <w:t xml:space="preserve">Here you say principal component, when I think you mean principal coordinate? </w:t>
      </w:r>
    </w:p>
  </w:comment>
  <w:comment w:id="20" w:author="Beehner, Jacinta" w:date="2025-07-16T13:09:00Z" w:initials="JB">
    <w:p w14:paraId="38CF6F84" w14:textId="653523FA" w:rsidR="008751B9" w:rsidRDefault="008751B9" w:rsidP="008751B9">
      <w:r>
        <w:rPr>
          <w:rStyle w:val="CommentReference"/>
        </w:rPr>
        <w:annotationRef/>
      </w:r>
      <w:r>
        <w:rPr>
          <w:sz w:val="20"/>
          <w:szCs w:val="20"/>
        </w:rPr>
        <w:t>A good rule of thumb is to always use past tense in your results, and then you can switch to present tense when you discuss general rules that apply  in the discussion.</w:t>
      </w:r>
    </w:p>
  </w:comment>
  <w:comment w:id="28" w:author="Beehner, Jacinta" w:date="2025-07-16T13:10:00Z" w:initials="JB">
    <w:p w14:paraId="1DF494E5" w14:textId="77777777" w:rsidR="008751B9" w:rsidRDefault="008751B9" w:rsidP="008751B9">
      <w:r>
        <w:rPr>
          <w:rStyle w:val="CommentReference"/>
        </w:rPr>
        <w:annotationRef/>
      </w:r>
      <w:r>
        <w:rPr>
          <w:sz w:val="20"/>
          <w:szCs w:val="20"/>
        </w:rPr>
        <w:t>Suggest is the only verb that is okay to use as present tense.</w:t>
      </w:r>
    </w:p>
  </w:comment>
  <w:comment w:id="32" w:author="Beehner, Jacinta" w:date="2025-07-16T13:11:00Z" w:initials="JB">
    <w:p w14:paraId="14CB5ED4" w14:textId="77777777" w:rsidR="00287667" w:rsidRDefault="00287667" w:rsidP="00287667">
      <w:r>
        <w:rPr>
          <w:rStyle w:val="CommentReference"/>
        </w:rPr>
        <w:annotationRef/>
      </w:r>
      <w:r>
        <w:rPr>
          <w:sz w:val="20"/>
          <w:szCs w:val="20"/>
        </w:rPr>
        <w:t>I'm not sure we can make this claim based on our data? This suggests a causal argument which we can't make at present.</w:t>
      </w:r>
    </w:p>
  </w:comment>
  <w:comment w:id="37" w:author="Beehner, Jacinta" w:date="2025-07-16T13:14:00Z" w:initials="JB">
    <w:p w14:paraId="53FFB657" w14:textId="77777777" w:rsidR="00287667" w:rsidRDefault="00287667" w:rsidP="00287667">
      <w:r>
        <w:rPr>
          <w:rStyle w:val="CommentReference"/>
        </w:rPr>
        <w:annotationRef/>
      </w:r>
      <w:r>
        <w:rPr>
          <w:sz w:val="20"/>
          <w:szCs w:val="20"/>
        </w:rPr>
        <w:t xml:space="preserve">There's a bit of gymnastics in here. You start with a "in contrast..." then the next sentence is a "However". A general rule of thumb is that your reader can only handle one "about-face" per paragraph. </w:t>
      </w:r>
    </w:p>
  </w:comment>
  <w:comment w:id="68" w:author="Beehner, Jacinta" w:date="2025-07-16T13:29:00Z" w:initials="JB">
    <w:p w14:paraId="344C2893" w14:textId="77777777" w:rsidR="00671A14" w:rsidRDefault="00671A14" w:rsidP="00671A14">
      <w:r>
        <w:rPr>
          <w:rStyle w:val="CommentReference"/>
        </w:rPr>
        <w:annotationRef/>
      </w:r>
      <w:r>
        <w:rPr>
          <w:sz w:val="20"/>
          <w:szCs w:val="20"/>
        </w:rPr>
        <w:t>I'm not sure about the tense here. Seems like it should be negative, but you can switch back if you believe it should be present tense.</w:t>
      </w:r>
    </w:p>
  </w:comment>
  <w:comment w:id="101" w:author="Beehner, Jacinta" w:date="2025-07-16T13:49:00Z" w:initials="JB">
    <w:p w14:paraId="4D7F464A" w14:textId="77777777" w:rsidR="007A7BA9" w:rsidRDefault="007A7BA9" w:rsidP="007A7BA9">
      <w:r>
        <w:rPr>
          <w:rStyle w:val="CommentReference"/>
        </w:rPr>
        <w:annotationRef/>
      </w:r>
      <w:r>
        <w:rPr>
          <w:sz w:val="20"/>
          <w:szCs w:val="20"/>
        </w:rPr>
        <w:t xml:space="preserve">We are interpreting this as “temperature moderates the effect of microbial composition on immune activation.” But, from the model structure, couldn't it also be phrased the other way around: "microbial composition moderates the effect of temperature"? Maybe I'm wrong? </w:t>
      </w:r>
    </w:p>
  </w:comment>
  <w:comment w:id="104" w:author="Beehner, Jacinta" w:date="2025-07-16T13:50:00Z" w:initials="JB">
    <w:p w14:paraId="5CD7F223" w14:textId="77777777" w:rsidR="007A7BA9" w:rsidRDefault="007A7BA9" w:rsidP="007A7BA9">
      <w:r>
        <w:rPr>
          <w:rStyle w:val="CommentReference"/>
        </w:rPr>
        <w:annotationRef/>
      </w:r>
      <w:r>
        <w:rPr>
          <w:sz w:val="20"/>
          <w:szCs w:val="20"/>
        </w:rPr>
        <w:t xml:space="preserve">Again, we need to be careful with the word "mediated". </w:t>
      </w:r>
    </w:p>
  </w:comment>
  <w:comment w:id="105" w:author="Beehner, Jacinta" w:date="2025-07-16T12:51:00Z" w:initials="JB">
    <w:p w14:paraId="3B5DCBF3" w14:textId="4F4FAEF1" w:rsidR="002A5D9C" w:rsidRDefault="002A5D9C" w:rsidP="002A5D9C">
      <w:r>
        <w:rPr>
          <w:rStyle w:val="CommentReference"/>
        </w:rPr>
        <w:annotationRef/>
      </w:r>
      <w:r>
        <w:rPr>
          <w:sz w:val="20"/>
          <w:szCs w:val="20"/>
        </w:rPr>
        <w:t>This feels like a weak vague sentence to end on. Maybe the final sentence could be about the broader implications for conservation or wildlife health under climate change.</w:t>
      </w:r>
    </w:p>
    <w:p w14:paraId="3763BF7A" w14:textId="77777777" w:rsidR="002A5D9C" w:rsidRDefault="002A5D9C" w:rsidP="002A5D9C"/>
  </w:comment>
  <w:comment w:id="110" w:author="Beehner, Jacinta" w:date="2025-07-16T12:38:00Z" w:initials="JB">
    <w:p w14:paraId="1671E81A" w14:textId="1B9B32B2" w:rsidR="00673BCB" w:rsidRDefault="00673BCB" w:rsidP="00673BCB">
      <w:r>
        <w:rPr>
          <w:rStyle w:val="CommentReference"/>
        </w:rPr>
        <w:annotationRef/>
      </w:r>
      <w:r>
        <w:rPr>
          <w:sz w:val="20"/>
          <w:szCs w:val="20"/>
        </w:rPr>
        <w:t>Principal</w:t>
      </w:r>
    </w:p>
  </w:comment>
  <w:comment w:id="111" w:author="Beehner, Jacinta" w:date="2025-07-16T13:23:00Z" w:initials="JB">
    <w:p w14:paraId="513FC237" w14:textId="77777777" w:rsidR="00671A14" w:rsidRDefault="00671A14" w:rsidP="00671A14">
      <w:r>
        <w:rPr>
          <w:rStyle w:val="CommentReference"/>
        </w:rPr>
        <w:annotationRef/>
      </w:r>
      <w:r>
        <w:rPr>
          <w:sz w:val="20"/>
          <w:szCs w:val="20"/>
        </w:rPr>
        <w:t>Because you are doing a Principal coordinate analysis AND a Principal components analysis, I almost think you need to clarify to readers that these are two different things. You should put this above when you first mention principal coordinates analysis. Something like: We performed Principal Coordinates Analysis (PCoA) on the Aitchison distance matrix, which yields principal coordinates (PC1–PC3) representing major axes of community variation. While these are often referred to as “components” in subsequent modeling, we note that they are technically principal coordinates derived from a distance matrix, not principal components from a PCA.</w:t>
      </w:r>
    </w:p>
  </w:comment>
  <w:comment w:id="115" w:author="Beehner, Jacinta" w:date="2025-07-16T12:40:00Z" w:initials="JB">
    <w:p w14:paraId="4AFE93E4" w14:textId="585A8866" w:rsidR="00673BCB" w:rsidRDefault="00673BCB" w:rsidP="00673BCB">
      <w:r>
        <w:rPr>
          <w:rStyle w:val="CommentReference"/>
        </w:rPr>
        <w:annotationRef/>
      </w:r>
      <w:r>
        <w:rPr>
          <w:sz w:val="20"/>
          <w:szCs w:val="20"/>
        </w:rPr>
        <w:t>Should this be left-tail?</w:t>
      </w:r>
    </w:p>
  </w:comment>
  <w:comment w:id="123" w:author="Beehner, Jacinta" w:date="2025-07-16T12:49:00Z" w:initials="JB">
    <w:p w14:paraId="4417B42A" w14:textId="77777777" w:rsidR="00673BCB" w:rsidRDefault="00673BCB" w:rsidP="00673BCB">
      <w:r>
        <w:rPr>
          <w:rStyle w:val="CommentReference"/>
        </w:rPr>
        <w:annotationRef/>
      </w:r>
      <w:r>
        <w:rPr>
          <w:sz w:val="20"/>
          <w:szCs w:val="20"/>
        </w:rPr>
        <w:t>Inconsistent comma usage, sometime you have an Oxford comma and sometimes you don't.</w:t>
      </w:r>
    </w:p>
  </w:comment>
  <w:comment w:id="128" w:author="Beehner, Jacinta" w:date="2025-07-16T13:54:00Z" w:initials="JB">
    <w:p w14:paraId="33A56CC4" w14:textId="77777777" w:rsidR="007A7BA9" w:rsidRDefault="007A7BA9" w:rsidP="007A7BA9">
      <w:r>
        <w:rPr>
          <w:rStyle w:val="CommentReference"/>
        </w:rPr>
        <w:annotationRef/>
      </w:r>
      <w:r>
        <w:rPr>
          <w:sz w:val="20"/>
          <w:szCs w:val="20"/>
        </w:rPr>
        <w:t>I love this figure.</w:t>
      </w:r>
    </w:p>
  </w:comment>
  <w:comment w:id="131" w:author="Beehner, Jacinta" w:date="2025-07-16T12:44:00Z" w:initials="JB">
    <w:p w14:paraId="22FCDCA3" w14:textId="03E3C9AD" w:rsidR="00673BCB" w:rsidRDefault="00673BCB" w:rsidP="00673BCB">
      <w:r>
        <w:rPr>
          <w:rStyle w:val="CommentReference"/>
        </w:rPr>
        <w:annotationRef/>
      </w:r>
      <w:r>
        <w:rPr>
          <w:sz w:val="20"/>
          <w:szCs w:val="20"/>
        </w:rPr>
        <w:t>Because of the color boxes around each panel, I might do another X axis label in the red box (for temperatures).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330B" w15:done="0"/>
  <w15:commentEx w15:paraId="18B9CD0C" w15:done="0"/>
  <w15:commentEx w15:paraId="3D3BA71E" w15:done="0"/>
  <w15:commentEx w15:paraId="0CD8B34A" w15:done="0"/>
  <w15:commentEx w15:paraId="72C106A5" w15:done="0"/>
  <w15:commentEx w15:paraId="4FC1511C" w15:done="0"/>
  <w15:commentEx w15:paraId="00D5BEE5" w15:done="0"/>
  <w15:commentEx w15:paraId="6C4B733E" w15:done="0"/>
  <w15:commentEx w15:paraId="37D9F4B9" w15:done="0"/>
  <w15:commentEx w15:paraId="343820C2" w15:done="0"/>
  <w15:commentEx w15:paraId="38CF6F84" w15:done="0"/>
  <w15:commentEx w15:paraId="1DF494E5" w15:done="0"/>
  <w15:commentEx w15:paraId="14CB5ED4" w15:done="0"/>
  <w15:commentEx w15:paraId="53FFB657" w15:done="0"/>
  <w15:commentEx w15:paraId="344C2893" w15:done="0"/>
  <w15:commentEx w15:paraId="4D7F464A" w15:done="0"/>
  <w15:commentEx w15:paraId="5CD7F223" w15:done="0"/>
  <w15:commentEx w15:paraId="3763BF7A" w15:done="0"/>
  <w15:commentEx w15:paraId="1671E81A" w15:done="0"/>
  <w15:commentEx w15:paraId="513FC237" w15:done="0"/>
  <w15:commentEx w15:paraId="4AFE93E4" w15:done="0"/>
  <w15:commentEx w15:paraId="4417B42A" w15:done="0"/>
  <w15:commentEx w15:paraId="33A56CC4" w15:done="0"/>
  <w15:commentEx w15:paraId="22FCD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A7022" w16cex:dateUtc="2025-07-16T16:33:00Z"/>
  <w16cex:commentExtensible w16cex:durableId="56383655" w16cex:dateUtc="2025-07-16T16:33:00Z"/>
  <w16cex:commentExtensible w16cex:durableId="64FA861F" w16cex:dateUtc="2025-07-16T16:57:00Z"/>
  <w16cex:commentExtensible w16cex:durableId="309A9B9D" w16cex:dateUtc="2025-07-16T16:59:00Z"/>
  <w16cex:commentExtensible w16cex:durableId="709CD81A" w16cex:dateUtc="2025-07-16T17:01:00Z"/>
  <w16cex:commentExtensible w16cex:durableId="264A4D41" w16cex:dateUtc="2025-07-16T16:49:00Z"/>
  <w16cex:commentExtensible w16cex:durableId="39EFA6AC" w16cex:dateUtc="2025-07-16T17:51:00Z"/>
  <w16cex:commentExtensible w16cex:durableId="6015333D" w16cex:dateUtc="2025-07-16T17:06:00Z"/>
  <w16cex:commentExtensible w16cex:durableId="346D4441" w16cex:dateUtc="2025-07-16T17:45:00Z"/>
  <w16cex:commentExtensible w16cex:durableId="27CE0628" w16cex:dateUtc="2025-07-16T17:22:00Z"/>
  <w16cex:commentExtensible w16cex:durableId="32507383" w16cex:dateUtc="2025-07-16T17:09:00Z"/>
  <w16cex:commentExtensible w16cex:durableId="7D5FA96C" w16cex:dateUtc="2025-07-16T17:10:00Z"/>
  <w16cex:commentExtensible w16cex:durableId="35C6C796" w16cex:dateUtc="2025-07-16T17:11:00Z"/>
  <w16cex:commentExtensible w16cex:durableId="7D60DBA8" w16cex:dateUtc="2025-07-16T17:14:00Z"/>
  <w16cex:commentExtensible w16cex:durableId="1E0D6FA2" w16cex:dateUtc="2025-07-16T17:29:00Z"/>
  <w16cex:commentExtensible w16cex:durableId="2F2D23CC" w16cex:dateUtc="2025-07-16T17:49:00Z"/>
  <w16cex:commentExtensible w16cex:durableId="53054042" w16cex:dateUtc="2025-07-16T17:50:00Z"/>
  <w16cex:commentExtensible w16cex:durableId="735389E0" w16cex:dateUtc="2025-07-16T16:51:00Z"/>
  <w16cex:commentExtensible w16cex:durableId="7EEF111F" w16cex:dateUtc="2025-07-16T16:38:00Z"/>
  <w16cex:commentExtensible w16cex:durableId="4EF69B36" w16cex:dateUtc="2025-07-16T17:23:00Z"/>
  <w16cex:commentExtensible w16cex:durableId="03F567B7" w16cex:dateUtc="2025-07-16T16:40:00Z"/>
  <w16cex:commentExtensible w16cex:durableId="5A6D540F" w16cex:dateUtc="2025-07-16T16:49:00Z"/>
  <w16cex:commentExtensible w16cex:durableId="470922E0" w16cex:dateUtc="2025-07-16T17:54:00Z"/>
  <w16cex:commentExtensible w16cex:durableId="7CD06BC6" w16cex:dateUtc="2025-07-16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330B" w16cid:durableId="147A7022"/>
  <w16cid:commentId w16cid:paraId="18B9CD0C" w16cid:durableId="56383655"/>
  <w16cid:commentId w16cid:paraId="3D3BA71E" w16cid:durableId="64FA861F"/>
  <w16cid:commentId w16cid:paraId="0CD8B34A" w16cid:durableId="309A9B9D"/>
  <w16cid:commentId w16cid:paraId="72C106A5" w16cid:durableId="709CD81A"/>
  <w16cid:commentId w16cid:paraId="4FC1511C" w16cid:durableId="264A4D41"/>
  <w16cid:commentId w16cid:paraId="00D5BEE5" w16cid:durableId="39EFA6AC"/>
  <w16cid:commentId w16cid:paraId="6C4B733E" w16cid:durableId="6015333D"/>
  <w16cid:commentId w16cid:paraId="37D9F4B9" w16cid:durableId="346D4441"/>
  <w16cid:commentId w16cid:paraId="343820C2" w16cid:durableId="27CE0628"/>
  <w16cid:commentId w16cid:paraId="38CF6F84" w16cid:durableId="32507383"/>
  <w16cid:commentId w16cid:paraId="1DF494E5" w16cid:durableId="7D5FA96C"/>
  <w16cid:commentId w16cid:paraId="14CB5ED4" w16cid:durableId="35C6C796"/>
  <w16cid:commentId w16cid:paraId="53FFB657" w16cid:durableId="7D60DBA8"/>
  <w16cid:commentId w16cid:paraId="344C2893" w16cid:durableId="1E0D6FA2"/>
  <w16cid:commentId w16cid:paraId="4D7F464A" w16cid:durableId="2F2D23CC"/>
  <w16cid:commentId w16cid:paraId="5CD7F223" w16cid:durableId="53054042"/>
  <w16cid:commentId w16cid:paraId="3763BF7A" w16cid:durableId="735389E0"/>
  <w16cid:commentId w16cid:paraId="1671E81A" w16cid:durableId="7EEF111F"/>
  <w16cid:commentId w16cid:paraId="513FC237" w16cid:durableId="4EF69B36"/>
  <w16cid:commentId w16cid:paraId="4AFE93E4" w16cid:durableId="03F567B7"/>
  <w16cid:commentId w16cid:paraId="4417B42A" w16cid:durableId="5A6D540F"/>
  <w16cid:commentId w16cid:paraId="33A56CC4" w16cid:durableId="470922E0"/>
  <w16cid:commentId w16cid:paraId="22FCDCA3" w16cid:durableId="7CD06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294A" w14:textId="77777777" w:rsidR="00CB5A04" w:rsidRDefault="00CB5A04" w:rsidP="00F13D2A">
      <w:r>
        <w:separator/>
      </w:r>
    </w:p>
  </w:endnote>
  <w:endnote w:type="continuationSeparator" w:id="0">
    <w:p w14:paraId="3CE96E77" w14:textId="77777777" w:rsidR="00CB5A04" w:rsidRDefault="00CB5A04"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EndPr>
      <w:rPr>
        <w:rStyle w:val="PageNumber"/>
      </w:rPr>
    </w:sdtEndPr>
    <w:sdtContent>
      <w:p w14:paraId="07016EB8" w14:textId="163CC764"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EndPr>
      <w:rPr>
        <w:rStyle w:val="PageNumber"/>
      </w:rPr>
    </w:sdtEndPr>
    <w:sdtContent>
      <w:p w14:paraId="27A2FF5C" w14:textId="3AC3331E"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ADE9" w14:textId="77777777" w:rsidR="00CB5A04" w:rsidRDefault="00CB5A04" w:rsidP="00F13D2A">
      <w:r>
        <w:separator/>
      </w:r>
    </w:p>
  </w:footnote>
  <w:footnote w:type="continuationSeparator" w:id="0">
    <w:p w14:paraId="4681B1FD" w14:textId="77777777" w:rsidR="00CB5A04" w:rsidRDefault="00CB5A04"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ehner, Jacinta">
    <w15:presenceInfo w15:providerId="AD" w15:userId="S::jbeehner@umich.edu::e0cb1dd4-a38a-46fe-96a9-cb6ed8067d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365B2"/>
    <w:rsid w:val="000407FB"/>
    <w:rsid w:val="00067C71"/>
    <w:rsid w:val="000702CE"/>
    <w:rsid w:val="00074A66"/>
    <w:rsid w:val="000B4728"/>
    <w:rsid w:val="000E2ADF"/>
    <w:rsid w:val="000F74F2"/>
    <w:rsid w:val="0012501B"/>
    <w:rsid w:val="0013502B"/>
    <w:rsid w:val="0015671F"/>
    <w:rsid w:val="00164984"/>
    <w:rsid w:val="00164D31"/>
    <w:rsid w:val="00182528"/>
    <w:rsid w:val="00184927"/>
    <w:rsid w:val="001A4F55"/>
    <w:rsid w:val="001E00C2"/>
    <w:rsid w:val="001F71DD"/>
    <w:rsid w:val="0021608F"/>
    <w:rsid w:val="00233DD2"/>
    <w:rsid w:val="00242226"/>
    <w:rsid w:val="00262E82"/>
    <w:rsid w:val="002669A7"/>
    <w:rsid w:val="00270465"/>
    <w:rsid w:val="00274919"/>
    <w:rsid w:val="00287667"/>
    <w:rsid w:val="002A5D9C"/>
    <w:rsid w:val="002B09F8"/>
    <w:rsid w:val="002B552F"/>
    <w:rsid w:val="002C2B96"/>
    <w:rsid w:val="002C3D10"/>
    <w:rsid w:val="002F0916"/>
    <w:rsid w:val="0033565E"/>
    <w:rsid w:val="00337EBD"/>
    <w:rsid w:val="00347B4B"/>
    <w:rsid w:val="003563E7"/>
    <w:rsid w:val="003A509E"/>
    <w:rsid w:val="003B0B1F"/>
    <w:rsid w:val="003C7C65"/>
    <w:rsid w:val="00410923"/>
    <w:rsid w:val="0041465A"/>
    <w:rsid w:val="0041471A"/>
    <w:rsid w:val="004449D1"/>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46D0F"/>
    <w:rsid w:val="00671A14"/>
    <w:rsid w:val="00673BCB"/>
    <w:rsid w:val="006909B8"/>
    <w:rsid w:val="006B14DC"/>
    <w:rsid w:val="006C3172"/>
    <w:rsid w:val="006D48F0"/>
    <w:rsid w:val="006E4C8C"/>
    <w:rsid w:val="006E5092"/>
    <w:rsid w:val="00714EDC"/>
    <w:rsid w:val="00724A7B"/>
    <w:rsid w:val="00752B2B"/>
    <w:rsid w:val="007579EA"/>
    <w:rsid w:val="00761047"/>
    <w:rsid w:val="00765D3D"/>
    <w:rsid w:val="007A7BA9"/>
    <w:rsid w:val="007B57EE"/>
    <w:rsid w:val="007B7C43"/>
    <w:rsid w:val="007D7132"/>
    <w:rsid w:val="00800D14"/>
    <w:rsid w:val="008231EC"/>
    <w:rsid w:val="00862771"/>
    <w:rsid w:val="008631EB"/>
    <w:rsid w:val="008751B9"/>
    <w:rsid w:val="00896836"/>
    <w:rsid w:val="008C258F"/>
    <w:rsid w:val="008C3988"/>
    <w:rsid w:val="008F171B"/>
    <w:rsid w:val="00905501"/>
    <w:rsid w:val="00925668"/>
    <w:rsid w:val="00936894"/>
    <w:rsid w:val="00940ABA"/>
    <w:rsid w:val="00941F55"/>
    <w:rsid w:val="0096051B"/>
    <w:rsid w:val="00984333"/>
    <w:rsid w:val="009846FE"/>
    <w:rsid w:val="00985473"/>
    <w:rsid w:val="009B6F9B"/>
    <w:rsid w:val="009D1F81"/>
    <w:rsid w:val="009E2FB6"/>
    <w:rsid w:val="009E59AA"/>
    <w:rsid w:val="009F0888"/>
    <w:rsid w:val="009F65FA"/>
    <w:rsid w:val="00A00722"/>
    <w:rsid w:val="00A13010"/>
    <w:rsid w:val="00A6004D"/>
    <w:rsid w:val="00A72B19"/>
    <w:rsid w:val="00A92ECA"/>
    <w:rsid w:val="00A936F7"/>
    <w:rsid w:val="00A96C14"/>
    <w:rsid w:val="00A97E34"/>
    <w:rsid w:val="00AA2BE7"/>
    <w:rsid w:val="00AB2D58"/>
    <w:rsid w:val="00AD155B"/>
    <w:rsid w:val="00AD254A"/>
    <w:rsid w:val="00AE5F46"/>
    <w:rsid w:val="00AF0CD3"/>
    <w:rsid w:val="00B24088"/>
    <w:rsid w:val="00B40CA0"/>
    <w:rsid w:val="00B647E0"/>
    <w:rsid w:val="00B64BE6"/>
    <w:rsid w:val="00B85BCA"/>
    <w:rsid w:val="00B92B1B"/>
    <w:rsid w:val="00BA541F"/>
    <w:rsid w:val="00BB512B"/>
    <w:rsid w:val="00BC3FD8"/>
    <w:rsid w:val="00BC46F9"/>
    <w:rsid w:val="00BD41DF"/>
    <w:rsid w:val="00BE58E8"/>
    <w:rsid w:val="00BE691A"/>
    <w:rsid w:val="00C137AB"/>
    <w:rsid w:val="00C14B6F"/>
    <w:rsid w:val="00C86B9B"/>
    <w:rsid w:val="00CA471D"/>
    <w:rsid w:val="00CB27CC"/>
    <w:rsid w:val="00CB48C1"/>
    <w:rsid w:val="00CB5A04"/>
    <w:rsid w:val="00D1426F"/>
    <w:rsid w:val="00D21653"/>
    <w:rsid w:val="00D6054D"/>
    <w:rsid w:val="00D60AAE"/>
    <w:rsid w:val="00D729F3"/>
    <w:rsid w:val="00D81F2F"/>
    <w:rsid w:val="00DA148E"/>
    <w:rsid w:val="00DA7EFC"/>
    <w:rsid w:val="00DC0AF6"/>
    <w:rsid w:val="00DF2C6D"/>
    <w:rsid w:val="00E1237B"/>
    <w:rsid w:val="00E21D0B"/>
    <w:rsid w:val="00E353FA"/>
    <w:rsid w:val="00E356F2"/>
    <w:rsid w:val="00E37B3B"/>
    <w:rsid w:val="00E4714E"/>
    <w:rsid w:val="00E65178"/>
    <w:rsid w:val="00E83D65"/>
    <w:rsid w:val="00E8793F"/>
    <w:rsid w:val="00E87A40"/>
    <w:rsid w:val="00E93992"/>
    <w:rsid w:val="00EA1DD2"/>
    <w:rsid w:val="00EA48E4"/>
    <w:rsid w:val="00EB3A97"/>
    <w:rsid w:val="00ED3137"/>
    <w:rsid w:val="00ED3C8C"/>
    <w:rsid w:val="00EF4F1B"/>
    <w:rsid w:val="00F13D2A"/>
    <w:rsid w:val="00F156E2"/>
    <w:rsid w:val="00F459CE"/>
    <w:rsid w:val="00F55D84"/>
    <w:rsid w:val="00F5641E"/>
    <w:rsid w:val="00F66497"/>
    <w:rsid w:val="00F74723"/>
    <w:rsid w:val="00F81E1E"/>
    <w:rsid w:val="00FC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4BBEB27E-52CD-8148-A4A0-4FAC041C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 w:type="paragraph" w:styleId="CommentText">
    <w:name w:val="annotation text"/>
    <w:basedOn w:val="Normal"/>
    <w:link w:val="CommentTextChar"/>
    <w:uiPriority w:val="99"/>
    <w:semiHidden/>
    <w:unhideWhenUsed/>
    <w:rsid w:val="004449D1"/>
    <w:rPr>
      <w:sz w:val="20"/>
      <w:szCs w:val="20"/>
    </w:rPr>
  </w:style>
  <w:style w:type="character" w:customStyle="1" w:styleId="CommentTextChar">
    <w:name w:val="Comment Text Char"/>
    <w:basedOn w:val="DefaultParagraphFont"/>
    <w:link w:val="CommentText"/>
    <w:uiPriority w:val="99"/>
    <w:semiHidden/>
    <w:rsid w:val="004449D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449D1"/>
    <w:rPr>
      <w:b/>
      <w:bCs/>
    </w:rPr>
  </w:style>
  <w:style w:type="character" w:customStyle="1" w:styleId="CommentSubjectChar">
    <w:name w:val="Comment Subject Char"/>
    <w:basedOn w:val="CommentTextChar"/>
    <w:link w:val="CommentSubject"/>
    <w:uiPriority w:val="99"/>
    <w:semiHidden/>
    <w:rsid w:val="004449D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449D1"/>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yperlink" Target="http://www.earthmicrobiome.org" TargetMode="Externa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C491A-936D-FC49-874A-4CAEAF6B3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88201</Words>
  <Characters>502751</Characters>
  <Application>Microsoft Office Word</Application>
  <DocSecurity>0</DocSecurity>
  <Lines>4189</Lines>
  <Paragraphs>1179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Beehner, Jacinta</cp:lastModifiedBy>
  <cp:revision>2</cp:revision>
  <dcterms:created xsi:type="dcterms:W3CDTF">2025-07-16T17:38:00Z</dcterms:created>
  <dcterms:modified xsi:type="dcterms:W3CDTF">2025-07-16T17:38:00Z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id="ua4lpESN"/&gt;&lt;style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
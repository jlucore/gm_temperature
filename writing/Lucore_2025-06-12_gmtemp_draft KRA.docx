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E828" w14:textId="2B0C243D" w:rsidR="005B5DB4" w:rsidRPr="00E410C3" w:rsidRDefault="00DE097D" w:rsidP="00FD15B2">
      <w:pPr>
        <w:rPr>
          <w:sz w:val="28"/>
          <w:szCs w:val="28"/>
        </w:rPr>
      </w:pPr>
      <w:r w:rsidRPr="00E410C3">
        <w:rPr>
          <w:sz w:val="28"/>
          <w:szCs w:val="28"/>
        </w:rPr>
        <w:t>Heat-induced physiological cascade affects</w:t>
      </w:r>
      <w:r w:rsidR="00C177E1" w:rsidRPr="00E410C3">
        <w:rPr>
          <w:sz w:val="28"/>
          <w:szCs w:val="28"/>
        </w:rPr>
        <w:t xml:space="preserve"> </w:t>
      </w:r>
      <w:r w:rsidRPr="00E410C3">
        <w:rPr>
          <w:sz w:val="28"/>
          <w:szCs w:val="28"/>
        </w:rPr>
        <w:t>gut microbiome</w:t>
      </w:r>
      <w:r w:rsidR="00C177E1" w:rsidRPr="00E410C3">
        <w:rPr>
          <w:sz w:val="28"/>
          <w:szCs w:val="28"/>
        </w:rPr>
        <w:t xml:space="preserve"> composition </w:t>
      </w:r>
      <w:r w:rsidRPr="00E410C3">
        <w:rPr>
          <w:sz w:val="28"/>
          <w:szCs w:val="28"/>
        </w:rPr>
        <w:t xml:space="preserve">and disrupts </w:t>
      </w:r>
      <w:r w:rsidR="00C177E1" w:rsidRPr="00E410C3">
        <w:rPr>
          <w:sz w:val="28"/>
          <w:szCs w:val="28"/>
        </w:rPr>
        <w:t>microbiome-</w:t>
      </w:r>
      <w:r w:rsidRPr="00E410C3">
        <w:rPr>
          <w:sz w:val="28"/>
          <w:szCs w:val="28"/>
        </w:rPr>
        <w:t xml:space="preserve">immune homeostasis in a wild </w:t>
      </w:r>
      <w:commentRangeStart w:id="0"/>
      <w:r w:rsidRPr="00E410C3">
        <w:rPr>
          <w:sz w:val="28"/>
          <w:szCs w:val="28"/>
        </w:rPr>
        <w:t>primate</w:t>
      </w:r>
      <w:commentRangeEnd w:id="0"/>
      <w:r w:rsidR="00C177E1" w:rsidRPr="00E410C3">
        <w:rPr>
          <w:rStyle w:val="CommentReference"/>
          <w:sz w:val="28"/>
          <w:szCs w:val="28"/>
        </w:rPr>
        <w:commentReference w:id="0"/>
      </w:r>
    </w:p>
    <w:p w14:paraId="7E4ED15B" w14:textId="77777777" w:rsidR="005B5DB4" w:rsidRDefault="005B5DB4" w:rsidP="00FD15B2"/>
    <w:p w14:paraId="1019926C" w14:textId="77777777" w:rsidR="00DE097D" w:rsidRPr="00E410C3" w:rsidRDefault="00DE097D" w:rsidP="00DE097D">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xml:space="preserve">, </w:t>
      </w:r>
      <w:commentRangeStart w:id="1"/>
      <w:r w:rsidRPr="00E410C3">
        <w:t>Maria Luisa Savo Sardaro</w:t>
      </w:r>
      <w:r w:rsidRPr="00E410C3">
        <w:rPr>
          <w:vertAlign w:val="superscript"/>
        </w:rPr>
        <w:t>7,8</w:t>
      </w:r>
      <w:r w:rsidRPr="00E410C3">
        <w:t>, Katherine R. Amato</w:t>
      </w:r>
      <w:r w:rsidRPr="00E410C3">
        <w:rPr>
          <w:vertAlign w:val="superscript"/>
        </w:rPr>
        <w:t>7</w:t>
      </w:r>
      <w:r w:rsidRPr="00E410C3">
        <w:t xml:space="preserve">, </w:t>
      </w:r>
      <w:commentRangeEnd w:id="1"/>
      <w:r w:rsidR="00735745" w:rsidRPr="00E410C3">
        <w:rPr>
          <w:rStyle w:val="CommentReference"/>
          <w:sz w:val="24"/>
          <w:szCs w:val="24"/>
        </w:rPr>
        <w:commentReference w:id="1"/>
      </w:r>
      <w:r w:rsidRPr="00E410C3">
        <w:t>Andrew J. Marshall</w:t>
      </w:r>
      <w:r w:rsidRPr="00E410C3">
        <w:rPr>
          <w:vertAlign w:val="superscript"/>
        </w:rPr>
        <w:t xml:space="preserve">1,6,9, 10, 11 </w:t>
      </w:r>
    </w:p>
    <w:p w14:paraId="3455DE61" w14:textId="77777777" w:rsidR="005B5DB4" w:rsidRPr="00E410C3" w:rsidRDefault="005B5DB4" w:rsidP="00FD15B2"/>
    <w:p w14:paraId="1FE71BA5" w14:textId="77777777" w:rsidR="00DE097D" w:rsidRPr="00E410C3" w:rsidRDefault="00DE097D" w:rsidP="00DE097D">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sidRPr="00E410C3">
        <w:rPr>
          <w:vertAlign w:val="superscript"/>
        </w:rPr>
        <w:t>3</w:t>
      </w:r>
      <w:r w:rsidRPr="00E410C3">
        <w:t xml:space="preserve">Department of Anthropology, Durham University, Durham, UK, </w:t>
      </w:r>
      <w:r w:rsidRPr="00E410C3">
        <w:rPr>
          <w:vertAlign w:val="superscript"/>
        </w:rPr>
        <w:t>4</w:t>
      </w:r>
      <w:r w:rsidRPr="00E410C3">
        <w:t>Department of Anthropology, Emory University, Atlanta, GA, United States,</w:t>
      </w:r>
      <w:r w:rsidRPr="00E410C3">
        <w:rPr>
          <w:vertAlign w:val="superscript"/>
        </w:rPr>
        <w:t xml:space="preserve"> 5</w:t>
      </w:r>
      <w:r w:rsidRPr="00E410C3">
        <w:t xml:space="preserve">Department of Anthropology, Durham University, Durham, UK,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74EF427B" w14:textId="77777777" w:rsidR="005B5DB4" w:rsidRDefault="005B5DB4" w:rsidP="00FD15B2"/>
    <w:p w14:paraId="47B32BF4" w14:textId="3CE2A84D" w:rsidR="00BF1035" w:rsidRDefault="00BF1035" w:rsidP="00FD15B2">
      <w:r>
        <w:t xml:space="preserve">Introduction: </w:t>
      </w:r>
    </w:p>
    <w:p w14:paraId="7F9C11FA" w14:textId="298F463D" w:rsidR="00903D4B" w:rsidRDefault="00BF1035" w:rsidP="00BF1035">
      <w:pPr>
        <w:rPr>
          <w:ins w:id="2" w:author="Katherine Ryan Amato" w:date="2025-06-26T15:21:00Z" w16du:dateUtc="2025-06-26T20:21:00Z"/>
        </w:rPr>
      </w:pPr>
      <w:r>
        <w:t xml:space="preserve">Rising temperatures due to climate change are predicted to push species beyond their evolved thermal tolerance and challenge them to adapt to hotter climates </w:t>
      </w:r>
      <w:r>
        <w:fldChar w:fldCharType="begin"/>
      </w:r>
      <w:r>
        <w:instrText xml:space="preserve"> ADDIN ZOTERO_ITEM CSL_CITATION {"citationID":"8xiH9gLt","properties":{"formattedCitation":"(Bellard et al., 2012; Bennett et al., 2021)","plainCitation":"(Bellard et al., 2012; Bennett et al., 2021)","noteIndex":0},"citationItems":[{"id":491,"uris":["http://zotero.org/users/13901503/items/YSCHU94H"],"itemData":{"id":491,"type":"article-journal","abstract":"Ecology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Pr>
          <w:noProof/>
        </w:rPr>
        <w:t>(Bellard et al., 2012; Bennett et al., 2021)</w:t>
      </w:r>
      <w:r>
        <w:fldChar w:fldCharType="end"/>
      </w:r>
      <w:r>
        <w:t xml:space="preserve">. Efforts to evaluate mechanisms by which species respond and adapt to heat stress have revealed </w:t>
      </w:r>
      <w:commentRangeStart w:id="3"/>
      <w:r>
        <w:t>that</w:t>
      </w:r>
      <w:commentRangeEnd w:id="3"/>
      <w:r w:rsidR="00903D4B">
        <w:rPr>
          <w:rStyle w:val="CommentReference"/>
        </w:rPr>
        <w:commentReference w:id="3"/>
      </w:r>
      <w:r>
        <w:t xml:space="preserve"> </w:t>
      </w:r>
      <w:moveToRangeStart w:id="4" w:author="Katherine Ryan Amato" w:date="2025-06-26T15:19:00Z" w:name="move201843561"/>
      <w:moveTo w:id="5" w:author="Katherine Ryan Amato" w:date="2025-06-26T15:19:00Z" w16du:dateUtc="2025-06-26T20:19:00Z">
        <w:del w:id="6" w:author="Katherine Ryan Amato" w:date="2025-06-26T15:21:00Z" w16du:dateUtc="2025-06-26T20:21:00Z">
          <w:r w:rsidR="00903D4B" w:rsidDel="00903D4B">
            <w:delText>A</w:delText>
          </w:r>
        </w:del>
        <w:ins w:id="7" w:author="Katherine Ryan Amato" w:date="2025-06-26T15:21:00Z" w16du:dateUtc="2025-06-26T20:21:00Z">
          <w:r w:rsidR="00903D4B">
            <w:t>A</w:t>
          </w:r>
        </w:ins>
      </w:moveTo>
      <w:ins w:id="8" w:author="Katherine Ryan Amato" w:date="2025-06-26T15:21:00Z" w16du:dateUtc="2025-06-26T20:21:00Z">
        <w:r w:rsidR="00903D4B">
          <w:t>dditionally</w:t>
        </w:r>
      </w:ins>
      <w:ins w:id="9" w:author="Katherine Ryan Amato" w:date="2025-06-26T15:20:00Z" w16du:dateUtc="2025-06-26T20:20:00Z">
        <w:r w:rsidR="00903D4B">
          <w:t>, a</w:t>
        </w:r>
      </w:ins>
      <w:moveTo w:id="10" w:author="Katherine Ryan Amato" w:date="2025-06-26T15:19:00Z" w16du:dateUtc="2025-06-26T20:19:00Z">
        <w:r w:rsidR="00903D4B">
          <w:t xml:space="preserve">nimals have evolved complex relationships with the microbial communities (i.e., microbiomes) that live on and inside them to the extent that hosts rely on their microbiomes to support diverse aspects of their functioning. </w:t>
        </w:r>
      </w:moveTo>
      <w:moveToRangeEnd w:id="4"/>
      <w:ins w:id="11" w:author="Katherine Ryan Amato" w:date="2025-06-26T15:20:00Z" w16du:dateUtc="2025-06-26T20:20:00Z">
        <w:r w:rsidR="00903D4B">
          <w:t xml:space="preserve">Accordingly, studies suggest that </w:t>
        </w:r>
      </w:ins>
      <w:r>
        <w:t xml:space="preserve">microbiomes may play a key role in determining the thermal tolerances of their host species </w:t>
      </w:r>
      <w:r>
        <w:fldChar w:fldCharType="begin"/>
      </w:r>
      <w:r>
        <w:instrText xml:space="preserve"> ADDIN ZOTERO_ITEM CSL_CITATION {"citationID":"oKd2vMr3","properties":{"formattedCitation":"(Moghadam et al., 2018; Ziegler et al., 2017)","plainCitation":"(Moghadam et al., 2018; Ziegler et al., 2017)","noteIndex":0},"citationItems":[{"id":2012,"uris":["http://zotero.org/users/13901503/items/FPXKKFBT"],"itemData":{"id":2012,"type":"article-journal","abstract":"Physiological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t>(Moghadam et al., 2018; Ziegler et al., 2017)</w:t>
      </w:r>
      <w:r>
        <w:fldChar w:fldCharType="end"/>
      </w:r>
      <w:r>
        <w:t xml:space="preserve"> and could be important in facilitating adaptation to higher temperatures </w:t>
      </w:r>
      <w:r>
        <w:fldChar w:fldCharType="begin"/>
      </w:r>
      <w:r>
        <w:instrText xml:space="preserve"> ADDIN ZOTERO_ITEM CSL_CITATION {"citationID":"b0f0qx7i","properties":{"formattedCitation":"(Baldassarre et al., 2022; Fontaine &amp; Kohl, 2023; Hector et al., 2022)","plainCitation":"(Baldassarre et al., 2022; Fontaine &amp; Kohl, 2023; Hector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Pr>
          <w:noProof/>
        </w:rPr>
        <w:t>(Baldassarre et al., 2022; Fontaine &amp; Kohl, 2023; Hector et al., 2022)</w:t>
      </w:r>
      <w:r>
        <w:fldChar w:fldCharType="end"/>
      </w:r>
      <w:r>
        <w:t xml:space="preserve">. </w:t>
      </w:r>
      <w:ins w:id="12" w:author="Katherine Ryan Amato" w:date="2025-06-26T15:20:00Z" w16du:dateUtc="2025-06-26T20:20:00Z">
        <w:r w:rsidR="00903D4B">
          <w:t xml:space="preserve">For example, </w:t>
        </w:r>
      </w:ins>
      <w:moveFromRangeStart w:id="13" w:author="Katherine Ryan Amato" w:date="2025-06-26T15:19:00Z" w:name="move201843561"/>
      <w:moveFrom w:id="14" w:author="Katherine Ryan Amato" w:date="2025-06-26T15:19:00Z" w16du:dateUtc="2025-06-26T20:19:00Z">
        <w:r w:rsidDel="00903D4B">
          <w:t xml:space="preserve">Animals have evolved complex relationships with the microbial communities (i.e., microbiomes) that live on and inside them to the extent that hosts rely on their microbiomes to support diverse aspects of their functioning. </w:t>
        </w:r>
      </w:moveFrom>
      <w:moveFromRangeEnd w:id="13"/>
      <w:ins w:id="15" w:author="Katherine Ryan Amato" w:date="2025-06-26T15:20:00Z" w16du:dateUtc="2025-06-26T20:20:00Z">
        <w:r w:rsidR="00903D4B">
          <w:t>e</w:t>
        </w:r>
      </w:ins>
      <w:del w:id="16" w:author="Katherine Ryan Amato" w:date="2025-06-26T15:20:00Z" w16du:dateUtc="2025-06-26T20:20:00Z">
        <w:r w:rsidDel="00903D4B">
          <w:delText>E</w:delText>
        </w:r>
      </w:del>
      <w:r>
        <w:t xml:space="preserve">xperimental research has shown that heat stress can deplete microbiome communities and has been associated with negative phenotypic, survivorship, and fitness outcomes for the host </w:t>
      </w:r>
      <w:r>
        <w:fldChar w:fldCharType="begin"/>
      </w:r>
      <w:r>
        <w:instrText xml:space="preserve"> ADDIN ZOTERO_ITEM CSL_CITATION {"citationID":"4mSUqt8V","properties":{"formattedCitation":"(Jaramillo &amp; Casta\\uc0\\u241{}eda, 2021; B. Zhang et al., 2019)","plainCitation":"(Jaramillo &amp; Castañeda, 2021;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Pr="00EF5780">
        <w:t>(Jaramillo &amp; Castañeda, 2021; B. Zhang et al., 2019)</w:t>
      </w:r>
      <w:r>
        <w:fldChar w:fldCharType="end"/>
      </w:r>
      <w:r>
        <w:t xml:space="preserve">. </w:t>
      </w:r>
    </w:p>
    <w:p w14:paraId="47D8BE25" w14:textId="37EC4EE9" w:rsidR="00BF1035" w:rsidDel="00903D4B" w:rsidRDefault="00BF1035">
      <w:pPr>
        <w:ind w:firstLine="720"/>
        <w:rPr>
          <w:del w:id="17" w:author="Katherine Ryan Amato" w:date="2025-06-26T15:21:00Z" w16du:dateUtc="2025-06-26T20:21:00Z"/>
        </w:rPr>
        <w:pPrChange w:id="18" w:author="Katherine Ryan Amato" w:date="2025-06-26T15:21:00Z" w16du:dateUtc="2025-06-26T20:21:00Z">
          <w:pPr/>
        </w:pPrChange>
      </w:pPr>
      <w:r>
        <w:t xml:space="preserve">The gastrointestinal tract is home to a particularly dense microbial community, the gut microbiome, that plays a crucial role in regulating host responses to environmental change </w:t>
      </w:r>
      <w:r>
        <w:fldChar w:fldCharType="begin"/>
      </w:r>
      <w:r>
        <w:instrText xml:space="preserve"> ADDIN ZOTERO_ITEM CSL_CITATION {"citationID":"kSWF8uoc","properties":{"formattedCitation":"(Amato, 2016)","plainCitation":"(Amato, 2016)","noteIndex":0},"citationItems":[{"id":79,"uris":["http://zotero.org/users/13901503/items/C8P3HJIC"],"itemData":{"id":79,"type":"article-journal","abstract":"The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Pr>
          <w:noProof/>
        </w:rPr>
        <w:t>(Amato, 2016)</w:t>
      </w:r>
      <w:r>
        <w:fldChar w:fldCharType="end"/>
      </w:r>
      <w:r>
        <w:t xml:space="preserve">, making it an ideal system to explore how species may respond to rising temperatures. </w:t>
      </w:r>
      <w:commentRangeStart w:id="19"/>
    </w:p>
    <w:p w14:paraId="2A70BCE8" w14:textId="6652AB0B" w:rsidR="00903D4B" w:rsidRDefault="00BF1035" w:rsidP="00903D4B">
      <w:pPr>
        <w:ind w:firstLine="720"/>
        <w:rPr>
          <w:ins w:id="20" w:author="Katherine Ryan Amato" w:date="2025-06-26T15:26:00Z" w16du:dateUtc="2025-06-26T20:26:00Z"/>
        </w:rPr>
      </w:pPr>
      <w:r>
        <w:t xml:space="preserve">The gut microbiome is sensitive to ambient temperature, and heat stress can disrupt community composition and function in ways that could harm the host. High temperatures alter microbial abundances </w:t>
      </w:r>
      <w:r>
        <w:fldChar w:fldCharType="begin"/>
      </w:r>
      <w:r>
        <w:instrText xml:space="preserve"> ADDIN ZOTERO_ITEM CSL_CITATION {"citationID":"CW8A05XN","properties":{"formattedCitation":"(Sepulveda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r>
        <w:t xml:space="preserve"> and are linked to changes in host digestion, metabolism, and immune function </w:t>
      </w:r>
      <w:r>
        <w:fldChar w:fldCharType="begin"/>
      </w:r>
      <w:r>
        <w:instrText xml:space="preserve"> ADDIN ZOTERO_ITEM CSL_CITATION {"citationID":"AhT7VoQB","properties":{"formattedCitation":"(Chen et al., 2018; Fontaine et al., 2018; Tajima et al., 2007; Zhu et al., 2019)","plainCitation":"(Chen et al., 2018; Fontaine et al., 2018; Tajima et al., 2007; Zhu et al., 2019)","noteIndex":0},"citationItems":[{"id":3108,"uris":["http://zotero.org/users/13901503/items/989JE4MX"],"itemData":{"id":3108,"type":"article-journal","abstract":"Abstract\n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(Chen et al., 2018; Fontaine et al., 2018; Tajima et al., 2007; Zhu et al., 2019)</w:t>
      </w:r>
      <w:r>
        <w:fldChar w:fldCharType="end"/>
      </w:r>
      <w:r>
        <w:t xml:space="preserve">, likely due to heat-induced changes to the intestinal environment. </w:t>
      </w:r>
      <w:commentRangeEnd w:id="19"/>
      <w:r w:rsidR="00903D4B">
        <w:rPr>
          <w:rStyle w:val="CommentReference"/>
        </w:rPr>
        <w:commentReference w:id="19"/>
      </w:r>
      <w:r>
        <w:t xml:space="preserve">In particular, heat stress can cause redox imbalance— the accumulation of reactive oxygen species (ROS) that </w:t>
      </w:r>
      <w:r>
        <w:lastRenderedPageBreak/>
        <w:t>can damage cells</w:t>
      </w:r>
      <w:r w:rsidR="00C24E24">
        <w:t xml:space="preserve"> </w:t>
      </w:r>
      <w:r w:rsidR="00C24E24">
        <w:fldChar w:fldCharType="begin"/>
      </w:r>
      <w:r w:rsidR="00594F77">
        <w:instrText xml:space="preserve"> ADDIN ZOTERO_ITEM CSL_CITATION {"citationID":"BO0hXDLn","properties":{"formattedCitation":"(Belhadj Slimen et al., 2014; Dodson et al., 2019)","plainCitation":"(Belhadj Slimen et al., 2014; Dodson et al., 2019)","noteIndex":0},"citationItems":[{"id":3717,"uris":["http://zotero.org/users/13901503/items/UEK27R7E"],"itemData":{"id":3717,"type":"article-journal","abstract":"In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Slimen","given":"Imen"},{"family":"","given":"Najar ,Taha"},{"family":"","given":"Ghram ,Abdeljelil"},{"family":"","given":"Dabbebi ,Hajer"},{"family":"","given":"Ben Mrad ,Moncef"},{"family":"Abdrabbah","given":"Manef","non-dropping-particle":"and"}],"issued":{"date-parts":[["2014",11,1]]}}},{"id":3578,"uris":["http://zotero.org/users/13901503/items/P49Z4HNB"],"itemData":{"id":3578,"type":"article-journal","abstract":"The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C24E24">
        <w:fldChar w:fldCharType="separate"/>
      </w:r>
      <w:r w:rsidR="00594F77">
        <w:rPr>
          <w:noProof/>
        </w:rPr>
        <w:t>(Belhadj Slimen et al., 2014; Dodson et al., 2019)</w:t>
      </w:r>
      <w:r w:rsidR="00C24E24">
        <w:fldChar w:fldCharType="end"/>
      </w:r>
      <w:r>
        <w:t>, compromise the epithelial</w:t>
      </w:r>
      <w:r w:rsidR="00594F77">
        <w:t xml:space="preserve"> barrier </w:t>
      </w:r>
      <w:r w:rsidR="00594F77">
        <w:fldChar w:fldCharType="begin"/>
      </w:r>
      <w:r w:rsidR="00594F77">
        <w:instrText xml:space="preserve"> ADDIN ZOTERO_ITEM CSL_CITATION {"citationID":"p6SP8MSV","properties":{"formattedCitation":"(Lambert et al., 2002)","plainCitation":"(Lambert et al., 2002)","noteIndex":0},"citationItems":[{"id":3191,"uris":["http://zotero.org/users/13901503/items/EJNDQDMH"],"itemData":{"id":3191,"type":"article-journal","abstract":"The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594F77">
        <w:rPr>
          <w:rFonts w:ascii="Cambria Math" w:hAnsi="Cambria Math" w:cs="Cambria Math"/>
        </w:rPr>
        <w:instrText>∼</w:instrText>
      </w:r>
      <w:r w:rsidR="00594F77">
        <w:instrText xml:space="preserve">37°C or heated over 90 min to a core body temperature of </w:instrText>
      </w:r>
      <w:r w:rsidR="00594F77">
        <w:rPr>
          <w:rFonts w:ascii="Cambria Math" w:hAnsi="Cambria Math" w:cs="Cambria Math"/>
        </w:rPr>
        <w:instrText>∼</w:instrText>
      </w:r>
      <w:r w:rsidR="00594F77">
        <w:instrText xml:space="preserve">41, </w:instrText>
      </w:r>
      <w:r w:rsidR="00594F77">
        <w:rPr>
          <w:rFonts w:ascii="Cambria Math" w:hAnsi="Cambria Math" w:cs="Cambria Math"/>
        </w:rPr>
        <w:instrText>∼</w:instrText>
      </w:r>
      <w:r w:rsidR="00594F77">
        <w:instrText xml:space="preserve">41.5, or </w:instrText>
      </w:r>
      <w:r w:rsidR="00594F77">
        <w:rPr>
          <w:rFonts w:ascii="Cambria Math" w:hAnsi="Cambria Math" w:cs="Cambria Math"/>
        </w:rPr>
        <w:instrText>∼</w:instrText>
      </w:r>
      <w:r w:rsidR="00594F77">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rsidR="00594F77">
        <w:fldChar w:fldCharType="separate"/>
      </w:r>
      <w:r w:rsidR="00594F77">
        <w:rPr>
          <w:noProof/>
        </w:rPr>
        <w:t>(Lambert et al., 2002)</w:t>
      </w:r>
      <w:r w:rsidR="00594F77">
        <w:fldChar w:fldCharType="end"/>
      </w:r>
      <w:r w:rsidR="00594F77">
        <w:t xml:space="preserve">, </w:t>
      </w:r>
      <w:r>
        <w:t>and trigger immune activation</w:t>
      </w:r>
      <w:r w:rsidR="00C24E24">
        <w:t xml:space="preserve"> </w:t>
      </w:r>
      <w:r w:rsidR="00594F77">
        <w:fldChar w:fldCharType="begin"/>
      </w:r>
      <w:r w:rsidR="00594F77">
        <w:instrText xml:space="preserve"> ADDIN ZOTERO_ITEM CSL_CITATION {"citationID":"XmY2intM","properties":{"formattedCitation":"(Koch et al., 2019)","plainCitation":"(Koch et al., 2019)","noteIndex":0},"citationItems":[{"id":430,"uris":["http://zotero.org/users/13901503/items/SNI7JEF9"],"itemData":{"id":430,"type":"article-journal","abstract":"High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rsidR="00594F77">
        <w:fldChar w:fldCharType="separate"/>
      </w:r>
      <w:r w:rsidR="00594F77">
        <w:rPr>
          <w:noProof/>
        </w:rPr>
        <w:t>(Koch et al., 2019)</w:t>
      </w:r>
      <w:r w:rsidR="00594F77">
        <w:fldChar w:fldCharType="end"/>
      </w:r>
      <w:r>
        <w:t xml:space="preserve">. Gut microbes typically help maintain redox balance </w:t>
      </w:r>
      <w:r>
        <w:fldChar w:fldCharType="begin"/>
      </w:r>
      <w:r>
        <w:instrText xml:space="preserve"> ADDIN ZOTERO_ITEM CSL_CITATION {"citationID":"yxSWjnfP","properties":{"formattedCitation":"(Kunst et al., 2023; Sun et al., 2024; Yardeni et al., 2019)","plainCitation":"(Kunst et al., 2023; Sun et al., 2024; Yardeni et al., 2019)","noteIndex":0},"citationItems":[{"id":3255,"uris":["http://zotero.org/users/13901503/items/FQ9APYWZ"],"itemData":{"id":3255,"type":"article-journal","abstract":"The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Pr>
          <w:noProof/>
        </w:rPr>
        <w:t>(Kunst et al., 2023; Sun et al., 2024; Yardeni et al., 2019)</w:t>
      </w:r>
      <w:r>
        <w:fldChar w:fldCharType="end"/>
      </w:r>
      <w:r>
        <w:t>, but heat-induced changes in community composition have been linked to</w:t>
      </w:r>
      <w:r w:rsidRPr="00517B83">
        <w:t xml:space="preserve"> </w:t>
      </w:r>
      <w:r>
        <w:t xml:space="preserve">reduced antioxidant metabolism </w:t>
      </w:r>
      <w:r>
        <w:fldChar w:fldCharType="begin"/>
      </w:r>
      <w:r>
        <w:instrText xml:space="preserve"> ADDIN ZOTERO_ITEM CSL_CITATION {"citationID":"AZa8n4Us","properties":{"formattedCitation":"(Fang et al., 2023; Liu, Ma, et al., 2023)","plainCitation":"(Fang et al., 2023; Liu, Ma,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Pr>
          <w:noProof/>
        </w:rPr>
        <w:t>(Fang et al., 2023; Liu, Ma, et al., 2023)</w:t>
      </w:r>
      <w:r>
        <w:fldChar w:fldCharType="end"/>
      </w:r>
      <w:r>
        <w:t xml:space="preserve"> and </w:t>
      </w:r>
      <w:ins w:id="21" w:author="Katherine Ryan Amato" w:date="2025-06-26T15:29:00Z" w16du:dateUtc="2025-06-26T20:29:00Z">
        <w:r w:rsidR="00D31BE3">
          <w:t xml:space="preserve">increased </w:t>
        </w:r>
      </w:ins>
      <w:r>
        <w:t xml:space="preserve">epithelial damage </w:t>
      </w:r>
      <w:r>
        <w:fldChar w:fldCharType="begin"/>
      </w:r>
      <w:r>
        <w:instrText xml:space="preserve"> ADDIN ZOTERO_ITEM CSL_CITATION {"citationID":"8vD9oF4J","properties":{"formattedCitation":"(Xia et al., 2022)","plainCitation":"(Xia et al., 2022)","noteIndex":0},"citationItems":[{"id":3294,"uris":["http://zotero.org/users/13901503/items/K5DSCTE2"],"itemData":{"id":3294,"type":"article-journal","abstract":"Heat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Pr>
          <w:noProof/>
        </w:rPr>
        <w:t>(Xia et al., 2022)</w:t>
      </w:r>
      <w:r>
        <w:fldChar w:fldCharType="end"/>
      </w:r>
      <w:del w:id="22" w:author="Katherine Ryan Amato" w:date="2025-06-26T15:29:00Z" w16du:dateUtc="2025-06-26T20:29:00Z">
        <w:r w:rsidDel="00D31BE3">
          <w:delText xml:space="preserve"> suggesting that heat stress creates conditions in which microbiome disruption and redox imbalance reinforce one another</w:delText>
        </w:r>
      </w:del>
      <w:r>
        <w:t xml:space="preserve">. These redox shifts may </w:t>
      </w:r>
      <w:del w:id="23" w:author="Katherine Ryan Amato" w:date="2025-06-26T15:29:00Z" w16du:dateUtc="2025-06-26T20:29:00Z">
        <w:r w:rsidDel="00D31BE3">
          <w:delText xml:space="preserve">further drive compositional changes by </w:delText>
        </w:r>
      </w:del>
      <w:r>
        <w:t>disrupt</w:t>
      </w:r>
      <w:del w:id="24" w:author="Katherine Ryan Amato" w:date="2025-06-26T15:29:00Z" w16du:dateUtc="2025-06-26T20:29:00Z">
        <w:r w:rsidDel="00D31BE3">
          <w:delText>ing</w:delText>
        </w:r>
      </w:del>
      <w:r>
        <w:t xml:space="preserve"> oxygen gradients, favoring facultative anaerobes over obligate anaerobes.</w:t>
      </w:r>
      <w:r w:rsidR="00594F77">
        <w:t xml:space="preserve"> </w:t>
      </w:r>
      <w:del w:id="25" w:author="Katherine Ryan Amato" w:date="2025-06-26T15:30:00Z" w16du:dateUtc="2025-06-26T20:30:00Z">
        <w:r w:rsidDel="00D31BE3">
          <w:delText>This pattern is consistent with heat-induced compositional shifts observed</w:delText>
        </w:r>
      </w:del>
      <w:ins w:id="26" w:author="Katherine Ryan Amato" w:date="2025-06-26T15:30:00Z" w16du:dateUtc="2025-06-26T20:30:00Z">
        <w:r w:rsidR="00D31BE3">
          <w:t>In fact,</w:t>
        </w:r>
      </w:ins>
      <w:r>
        <w:t xml:space="preserve"> across a variety of vertebrate species, </w:t>
      </w:r>
      <w:del w:id="27" w:author="Katherine Ryan Amato" w:date="2025-06-26T15:30:00Z" w16du:dateUtc="2025-06-26T20:30:00Z">
        <w:r w:rsidDel="00D31BE3">
          <w:delText xml:space="preserve">where </w:delText>
        </w:r>
      </w:del>
      <w:r>
        <w:t xml:space="preserve">high temperatures are consistently associated with declines in Firmicutes and </w:t>
      </w:r>
      <w:proofErr w:type="spellStart"/>
      <w:r>
        <w:t>Bacteroidota</w:t>
      </w:r>
      <w:proofErr w:type="spellEnd"/>
      <w:r w:rsidR="00594F77">
        <w:t xml:space="preserve"> </w:t>
      </w:r>
      <w:r w:rsidR="00594F77">
        <w:fldChar w:fldCharType="begin"/>
      </w:r>
      <w:r w:rsidR="00594F77">
        <w:instrText xml:space="preserve"> ADDIN ZOTERO_ITEM CSL_CITATION {"citationID":"FwhvEzZp","properties":{"formattedCitation":"(Bai et al., 2022; Bestion et al., 2017; Zhu et al., 2019)","plainCitation":"(Bai et al., 2022; Bestion et al., 2017; Zhu et al., 2019)","noteIndex":0},"citationItems":[{"id":3042,"uris":["http://zotero.org/users/13901503/items/AZMFVA5Z"],"itemData":{"id":3042,"type":"article-journal","abstract":"Heat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594F77">
        <w:fldChar w:fldCharType="separate"/>
      </w:r>
      <w:r w:rsidR="00594F77">
        <w:rPr>
          <w:noProof/>
        </w:rPr>
        <w:t>(Bai et al., 2022; Bestion et al., 2017; Zhu et al., 2019)</w:t>
      </w:r>
      <w:r w:rsidR="00594F77">
        <w:fldChar w:fldCharType="end"/>
      </w:r>
      <w:r>
        <w:t>, phyla composed primarily of obligate anaerobes lacking robust ROS defenses</w:t>
      </w:r>
      <w:r w:rsidR="00594F77">
        <w:t xml:space="preserve"> </w:t>
      </w:r>
      <w:r w:rsidR="00594F77">
        <w:fldChar w:fldCharType="begin"/>
      </w:r>
      <w:r w:rsidR="00594F77">
        <w:instrText xml:space="preserve"> ADDIN ZOTERO_ITEM CSL_CITATION {"citationID":"li75gYnN","properties":{"formattedCitation":"(Z. Lu et al., 2018; McCord et al., 1971)","plainCitation":"(Z. Lu et al., 2018; McCord et al., 1971)","noteIndex":0},"citationItems":[{"id":3598,"uris":["http://zotero.org/users/13901503/items/AT42KT3B"],"itemData":{"id":3598,"type":"article-journal","abstract":"It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594F77">
        <w:fldChar w:fldCharType="separate"/>
      </w:r>
      <w:r w:rsidR="00594F77">
        <w:rPr>
          <w:noProof/>
        </w:rPr>
        <w:t>(Z. Lu et al., 2018; McCord et al., 1971)</w:t>
      </w:r>
      <w:r w:rsidR="00594F77">
        <w:fldChar w:fldCharType="end"/>
      </w:r>
      <w:r>
        <w:t>, and increases in Proteobacteria</w:t>
      </w:r>
      <w:r w:rsidR="00594F77">
        <w:t xml:space="preserve"> </w:t>
      </w:r>
      <w:r w:rsidR="00594F77">
        <w:fldChar w:fldCharType="begin"/>
      </w:r>
      <w:r w:rsidR="00594F77">
        <w:instrText xml:space="preserve"> ADDIN ZOTERO_ITEM CSL_CITATION {"citationID":"SGLa3gqs","properties":{"formattedCitation":"(Sepulveda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594F77">
        <w:fldChar w:fldCharType="separate"/>
      </w:r>
      <w:r w:rsidR="00594F77">
        <w:rPr>
          <w:noProof/>
        </w:rPr>
        <w:t>(Sepulveda &amp; Moeller, 2020)</w:t>
      </w:r>
      <w:r w:rsidR="00594F77">
        <w:fldChar w:fldCharType="end"/>
      </w:r>
      <w:r>
        <w:t>, a phylum dominated by facultative anaerobes that thrive in higher-oxygen conditions</w:t>
      </w:r>
      <w:r w:rsidR="00594F77">
        <w:t xml:space="preserve"> </w:t>
      </w:r>
      <w:r w:rsidR="00594F77">
        <w:fldChar w:fldCharType="begin"/>
      </w:r>
      <w:r w:rsidR="00594F77">
        <w:instrText xml:space="preserve"> ADDIN ZOTERO_ITEM CSL_CITATION {"citationID":"hywOAMMP","properties":{"formattedCitation":"(Albenberg et al., 2014; Shin et al., 2015)","plainCitation":"(Albenberg et al., 2014; Shin et al., 2015)","noteIndex":0},"citationItems":[{"id":3399,"uris":["http://zotero.org/users/13901503/items/9SHPRSI6"],"itemData":{"id":3399,"type":"article-journal","abstract":"Background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594F77">
        <w:fldChar w:fldCharType="separate"/>
      </w:r>
      <w:r w:rsidR="00594F77">
        <w:rPr>
          <w:noProof/>
        </w:rPr>
        <w:t>(Albenberg et al., 2014; Shin et al., 2015)</w:t>
      </w:r>
      <w:r w:rsidR="00594F77">
        <w:fldChar w:fldCharType="end"/>
      </w:r>
      <w:r w:rsidR="00594F77">
        <w:t xml:space="preserve">. </w:t>
      </w:r>
    </w:p>
    <w:p w14:paraId="1A62F99D" w14:textId="080CAEBC" w:rsidR="00BF1035" w:rsidRDefault="00BF1035" w:rsidP="00903D4B">
      <w:pPr>
        <w:ind w:firstLine="720"/>
      </w:pPr>
      <w:del w:id="28" w:author="Katherine Ryan Amato" w:date="2025-06-26T15:26:00Z" w16du:dateUtc="2025-06-26T20:26:00Z">
        <w:r w:rsidDel="00903D4B">
          <w:delText>Importantly, the</w:delText>
        </w:r>
      </w:del>
      <w:ins w:id="29" w:author="Katherine Ryan Amato" w:date="2025-06-26T15:26:00Z" w16du:dateUtc="2025-06-26T20:26:00Z">
        <w:r w:rsidR="00903D4B">
          <w:t>Th</w:t>
        </w:r>
      </w:ins>
      <w:ins w:id="30" w:author="Katherine Ryan Amato" w:date="2025-06-26T15:30:00Z" w16du:dateUtc="2025-06-26T20:30:00Z">
        <w:r w:rsidR="00D31BE3">
          <w:t>e</w:t>
        </w:r>
      </w:ins>
      <w:r>
        <w:t xml:space="preserve"> loss of obligate anaerobes during heat stress could affect the relationship between the gut microbiome and the immune system</w:t>
      </w:r>
      <w:ins w:id="31" w:author="Katherine Ryan Amato" w:date="2025-06-26T15:26:00Z" w16du:dateUtc="2025-06-26T20:26:00Z">
        <w:r w:rsidR="00903D4B">
          <w:t xml:space="preserve">. </w:t>
        </w:r>
      </w:ins>
      <w:del w:id="32" w:author="Katherine Ryan Amato" w:date="2025-06-26T15:26:00Z" w16du:dateUtc="2025-06-26T20:26:00Z">
        <w:r w:rsidDel="00903D4B">
          <w:delText xml:space="preserve"> because o</w:delText>
        </w:r>
      </w:del>
      <w:ins w:id="33" w:author="Katherine Ryan Amato" w:date="2025-06-26T15:31:00Z" w16du:dateUtc="2025-06-26T20:31:00Z">
        <w:r w:rsidR="00D31BE3">
          <w:t>Many o</w:t>
        </w:r>
      </w:ins>
      <w:r>
        <w:t xml:space="preserve">bligate </w:t>
      </w:r>
      <w:del w:id="34" w:author="Katherine Ryan Amato" w:date="2025-06-26T15:31:00Z" w16du:dateUtc="2025-06-26T20:31:00Z">
        <w:r w:rsidDel="00D31BE3">
          <w:delText xml:space="preserve">taxa </w:delText>
        </w:r>
      </w:del>
      <w:ins w:id="35" w:author="Katherine Ryan Amato" w:date="2025-06-26T15:31:00Z" w16du:dateUtc="2025-06-26T20:31:00Z">
        <w:r w:rsidR="00D31BE3">
          <w:t xml:space="preserve">anaerobes </w:t>
        </w:r>
      </w:ins>
      <w:r>
        <w:t>ferment dietary fiber and produce short-chain fatty acids (SCFAs)</w:t>
      </w:r>
      <w:r>
        <w:fldChar w:fldCharType="begin"/>
      </w:r>
      <w:r>
        <w:instrText xml:space="preserve"> ADDIN ZOTERO_ITEM CSL_CITATION {"citationID":"4EOAwxYn","properties":{"formattedCitation":"(Flint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Pr>
          <w:noProof/>
        </w:rPr>
        <w:t>(Flint et al., 2012; Hooper et al., 2002; Maier et al., 2014)</w:t>
      </w:r>
      <w:r>
        <w:fldChar w:fldCharType="end"/>
      </w:r>
      <w:ins w:id="36" w:author="Katherine Ryan Amato" w:date="2025-06-26T15:27:00Z" w16du:dateUtc="2025-06-26T20:27:00Z">
        <w:r w:rsidR="00903D4B">
          <w:t>,</w:t>
        </w:r>
      </w:ins>
      <w:r>
        <w:t xml:space="preserve"> which</w:t>
      </w:r>
      <w:del w:id="37" w:author="Katherine Ryan Amato" w:date="2025-06-26T15:30:00Z" w16du:dateUtc="2025-06-26T20:30:00Z">
        <w:r w:rsidDel="00D31BE3">
          <w:delText xml:space="preserve"> </w:delText>
        </w:r>
      </w:del>
      <w:ins w:id="38" w:author="Katherine Ryan Amato" w:date="2025-06-26T15:30:00Z" w16du:dateUtc="2025-06-26T20:30:00Z">
        <w:r w:rsidR="00D31BE3">
          <w:t xml:space="preserve"> </w:t>
        </w:r>
      </w:ins>
      <w:del w:id="39" w:author="Katherine Ryan Amato" w:date="2025-06-26T15:30:00Z" w16du:dateUtc="2025-06-26T20:30:00Z">
        <w:r w:rsidDel="00D31BE3">
          <w:delText xml:space="preserve">are key immunomodulators </w:delText>
        </w:r>
      </w:del>
      <w:moveFromRangeStart w:id="40" w:author="Katherine Ryan Amato" w:date="2025-06-26T15:27:00Z" w:name="move201844072"/>
      <w:moveFrom w:id="41" w:author="Katherine Ryan Amato" w:date="2025-06-26T15:27:00Z" w16du:dateUtc="2025-06-26T20:27:00Z">
        <w:del w:id="42" w:author="Katherine Ryan Amato" w:date="2025-06-26T15:30:00Z" w16du:dateUtc="2025-06-26T20:30:00Z">
          <w:r w:rsidDel="00D31BE3">
            <w:fldChar w:fldCharType="begin"/>
          </w:r>
          <w:r w:rsidDel="00D31BE3">
            <w:delInstrText xml:space="preserve"> ADDIN ZOTERO_ITEM CSL_CITATION {"citationID":"Q3MWn0Wi","properties":{"formattedCitation":"(Corr\\uc0\\u234{}a-Oliveira et al., 2016; Liu, Shao, et al., 2023)","plainCitation":"(Corrêa-Oliveira et al., 2016; Liu, Shao, et al., 2023)","noteIndex":0},"citationItems":[{"id":2073,"uris":["http://zotero.org/users/13901503/items/AVMVJBUV"],"itemData":{"id":2073,"type":"article-journal","abstract":"Short-chain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delInstrText>
          </w:r>
          <w:r w:rsidDel="00D31BE3">
            <w:fldChar w:fldCharType="separate"/>
          </w:r>
          <w:r w:rsidRPr="00ED7040" w:rsidDel="00D31BE3">
            <w:delText>(Corrêa-Oliveira et al., 2016; Liu, Shao, et al., 2023)</w:delText>
          </w:r>
          <w:r w:rsidDel="00D31BE3">
            <w:fldChar w:fldCharType="end"/>
          </w:r>
        </w:del>
      </w:moveFrom>
      <w:moveFromRangeEnd w:id="40"/>
      <w:del w:id="43" w:author="Katherine Ryan Amato" w:date="2025-06-26T15:27:00Z" w16du:dateUtc="2025-06-26T20:27:00Z">
        <w:r w:rsidDel="00903D4B">
          <w:delText xml:space="preserve">. SCFAs </w:delText>
        </w:r>
      </w:del>
      <w:r>
        <w:t xml:space="preserve">support anti-inflammatory mechanisms that promote immune tolerance of the microbiome </w:t>
      </w:r>
      <w:moveToRangeStart w:id="44" w:author="Katherine Ryan Amato" w:date="2025-06-26T15:27:00Z" w:name="move201844072"/>
      <w:moveTo w:id="45" w:author="Katherine Ryan Amato" w:date="2025-06-26T15:27:00Z" w16du:dateUtc="2025-06-26T20:27:00Z">
        <w:r w:rsidR="00903D4B">
          <w:fldChar w:fldCharType="begin"/>
        </w:r>
        <w:r w:rsidR="00903D4B">
          <w:instrText xml:space="preserve"> ADDIN ZOTERO_ITEM CSL_CITATION {"citationID":"Q3MWn0Wi","properties":{"formattedCitation":"(Corr\\uc0\\u234{}a-Oliveira et al., 2016; Liu, Shao, et al., 2023)","plainCitation":"(Corrêa-Oliveira et al., 2016; Liu, Shao, et al., 2023)","noteIndex":0},"citationItems":[{"id":2073,"uris":["http://zotero.org/users/13901503/items/AVMVJBUV"],"itemData":{"id":2073,"type":"article-journal","abstract":"Short-chain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rsidR="00903D4B">
          <w:fldChar w:fldCharType="separate"/>
        </w:r>
        <w:r w:rsidR="00903D4B" w:rsidRPr="00ED7040">
          <w:t>(Corrêa-Oliveira et al., 2016; Liu, Shao, et al., 2023)</w:t>
        </w:r>
        <w:r w:rsidR="00903D4B">
          <w:fldChar w:fldCharType="end"/>
        </w:r>
      </w:moveTo>
      <w:moveToRangeEnd w:id="44"/>
      <w:r>
        <w:fldChar w:fldCharType="begin"/>
      </w:r>
      <w:r>
        <w:instrText xml:space="preserve"> ADDIN ZOTERO_ITEM CSL_CITATION {"citationID":"Hv06f1In","properties":{"formattedCitation":"(Furusawa et al., 2013; Klampfer et al., 2003)","plainCitation":"(Furusawa et al., 2013; Klampfer et al., 2003)","noteIndex":0},"citationItems":[{"id":3264,"uris":["http://zotero.org/users/13901503/items/8XXJ4CBR"],"itemData":{"id":3264,"type":"article-journal","abstract":"The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(Furusawa et al., 2013; Klampfer et al., 2003)</w:t>
      </w:r>
      <w:r>
        <w:fldChar w:fldCharType="end"/>
      </w:r>
      <w:r>
        <w:t xml:space="preserve">. </w:t>
      </w:r>
      <w:ins w:id="46" w:author="Katherine Ryan Amato" w:date="2025-06-26T15:31:00Z" w16du:dateUtc="2025-06-26T20:31:00Z">
        <w:r w:rsidR="00D31BE3">
          <w:t>A loss of these obligate anaerobes could result in reduced SCFAs</w:t>
        </w:r>
      </w:ins>
      <w:ins w:id="47" w:author="Katherine Ryan Amato" w:date="2025-06-26T15:33:00Z" w16du:dateUtc="2025-06-26T20:33:00Z">
        <w:r w:rsidR="00D31BE3">
          <w:t xml:space="preserve"> and impacts on the immune system</w:t>
        </w:r>
      </w:ins>
      <w:ins w:id="48" w:author="Katherine Ryan Amato" w:date="2025-06-26T15:31:00Z" w16du:dateUtc="2025-06-26T20:31:00Z">
        <w:r w:rsidR="00D31BE3">
          <w:t xml:space="preserve">. </w:t>
        </w:r>
      </w:ins>
      <w:ins w:id="49" w:author="Katherine Ryan Amato" w:date="2025-06-26T15:32:00Z" w16du:dateUtc="2025-06-26T20:32:00Z">
        <w:r w:rsidR="00D31BE3">
          <w:t xml:space="preserve">In XYZ animal, </w:t>
        </w:r>
        <w:commentRangeStart w:id="50"/>
        <w:r w:rsidR="00D31BE3">
          <w:t>h</w:t>
        </w:r>
      </w:ins>
      <w:del w:id="51" w:author="Katherine Ryan Amato" w:date="2025-06-26T15:32:00Z" w16du:dateUtc="2025-06-26T20:32:00Z">
        <w:r w:rsidDel="00D31BE3">
          <w:delText>H</w:delText>
        </w:r>
      </w:del>
      <w:r>
        <w:t xml:space="preserve">eat stress </w:t>
      </w:r>
      <w:commentRangeEnd w:id="50"/>
      <w:r w:rsidR="00D31BE3">
        <w:rPr>
          <w:rStyle w:val="CommentReference"/>
        </w:rPr>
        <w:commentReference w:id="50"/>
      </w:r>
      <w:r>
        <w:t xml:space="preserve">is associated with reduced  SCFA concentrations </w:t>
      </w:r>
      <w:r>
        <w:fldChar w:fldCharType="begin"/>
      </w:r>
      <w:r>
        <w:instrText xml:space="preserve"> ADDIN ZOTERO_ITEM CSL_CITATION {"citationID":"96RB1402","properties":{"formattedCitation":"(Tajima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(Tajima et al., 2007)</w:t>
      </w:r>
      <w:r>
        <w:fldChar w:fldCharType="end"/>
      </w:r>
      <w:r>
        <w:t xml:space="preserve"> and </w:t>
      </w:r>
      <w:commentRangeStart w:id="52"/>
      <w:r>
        <w:t xml:space="preserve">altered </w:t>
      </w:r>
      <w:commentRangeEnd w:id="52"/>
      <w:r w:rsidR="00D31BE3">
        <w:rPr>
          <w:rStyle w:val="CommentReference"/>
        </w:rPr>
        <w:commentReference w:id="52"/>
      </w:r>
      <w:r>
        <w:t xml:space="preserve">immune function </w:t>
      </w:r>
      <w:r>
        <w:fldChar w:fldCharType="begin"/>
      </w:r>
      <w:r>
        <w:instrText xml:space="preserve"> ADDIN ZOTERO_ITEM CSL_CITATION {"citationID":"pLZZrluM","properties":{"formattedCitation":"(Chen et al., 2018; Yu et al., 2024)","plainCitation":"(Chen et al., 2018; Yu et al., 2024)","noteIndex":0},"citationItems":[{"id":3108,"uris":["http://zotero.org/users/13901503/items/989JE4MX"],"itemData":{"id":3108,"type":"article-journal","abstract":"Abstract\n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Pr>
          <w:noProof/>
        </w:rPr>
        <w:t>(Chen et al., 2018; Yu et al., 2024)</w:t>
      </w:r>
      <w:r>
        <w:fldChar w:fldCharType="end"/>
      </w:r>
      <w:r>
        <w:t xml:space="preserve">, suggesting that heat-driven compositional shifts may disrupt microbiome-immune </w:t>
      </w:r>
      <w:commentRangeStart w:id="53"/>
      <w:commentRangeStart w:id="54"/>
      <w:r>
        <w:t xml:space="preserve">homeostasis.  </w:t>
      </w:r>
      <w:commentRangeEnd w:id="53"/>
      <w:r w:rsidR="00594F77">
        <w:rPr>
          <w:rStyle w:val="CommentReference"/>
        </w:rPr>
        <w:commentReference w:id="53"/>
      </w:r>
      <w:commentRangeEnd w:id="54"/>
      <w:r w:rsidR="00D31BE3">
        <w:rPr>
          <w:rStyle w:val="CommentReference"/>
        </w:rPr>
        <w:commentReference w:id="54"/>
      </w:r>
    </w:p>
    <w:p w14:paraId="0B9819C8" w14:textId="77777777" w:rsidR="00560793" w:rsidRDefault="00594F77" w:rsidP="001459B1">
      <w:pPr>
        <w:ind w:firstLine="720"/>
        <w:rPr>
          <w:ins w:id="55" w:author="Katherine Ryan Amato" w:date="2025-06-26T15:40:00Z" w16du:dateUtc="2025-06-26T20:40:00Z"/>
        </w:rPr>
      </w:pPr>
      <w:r>
        <w:t xml:space="preserve">These relationships suggest that heat stress may initiate a physiological cascade that </w:t>
      </w:r>
      <w:commentRangeStart w:id="56"/>
      <w:commentRangeStart w:id="57"/>
      <w:r>
        <w:t xml:space="preserve">disrupts redox balance, alters microbiome composition, and activates immune responses, </w:t>
      </w:r>
      <w:commentRangeEnd w:id="56"/>
      <w:r w:rsidR="00D31BE3">
        <w:rPr>
          <w:rStyle w:val="CommentReference"/>
        </w:rPr>
        <w:commentReference w:id="56"/>
      </w:r>
      <w:commentRangeEnd w:id="57"/>
      <w:r w:rsidR="00560793">
        <w:rPr>
          <w:rStyle w:val="CommentReference"/>
        </w:rPr>
        <w:commentReference w:id="57"/>
      </w:r>
      <w:r>
        <w:t xml:space="preserve">compromising the gut microbiome’s ability to perform functions essential to host health. </w:t>
      </w:r>
      <w:commentRangeStart w:id="58"/>
      <w:r>
        <w:t>Because</w:t>
      </w:r>
      <w:commentRangeEnd w:id="58"/>
      <w:r w:rsidR="00560793">
        <w:rPr>
          <w:rStyle w:val="CommentReference"/>
        </w:rPr>
        <w:commentReference w:id="58"/>
      </w:r>
      <w:r>
        <w:t xml:space="preserve"> microbiome-host relationships are bidirectional, each change likely amplifies the others, creating a feedback loop that increases the risk of chronic gut inflammation during extended periods of high temperatures. </w:t>
      </w:r>
    </w:p>
    <w:p w14:paraId="0D3C9C83" w14:textId="42E47A6E" w:rsidR="00594F77" w:rsidRDefault="00560793" w:rsidP="001459B1">
      <w:pPr>
        <w:ind w:firstLine="720"/>
      </w:pPr>
      <w:ins w:id="59" w:author="Katherine Ryan Amato" w:date="2025-06-26T15:40:00Z" w16du:dateUtc="2025-06-26T20:40:00Z">
        <w:r>
          <w:t>These dynamics are likely to play an essential role in shaping animal resp</w:t>
        </w:r>
      </w:ins>
      <w:ins w:id="60" w:author="Katherine Ryan Amato" w:date="2025-06-26T15:41:00Z" w16du:dateUtc="2025-06-26T20:41:00Z">
        <w:r>
          <w:t>onses to changing climates. However, s</w:t>
        </w:r>
      </w:ins>
      <w:del w:id="61" w:author="Katherine Ryan Amato" w:date="2025-06-26T15:41:00Z" w16du:dateUtc="2025-06-26T20:41:00Z">
        <w:r w:rsidR="00594F77" w:rsidDel="00560793">
          <w:delText>S</w:delText>
        </w:r>
      </w:del>
      <w:r w:rsidR="00594F77">
        <w:t xml:space="preserve">ince </w:t>
      </w:r>
      <w:del w:id="62" w:author="Katherine Ryan Amato" w:date="2025-06-26T15:41:00Z" w16du:dateUtc="2025-06-26T20:41:00Z">
        <w:r w:rsidR="00594F77" w:rsidDel="00560793">
          <w:delText xml:space="preserve">these </w:delText>
        </w:r>
      </w:del>
      <w:r w:rsidR="00594F77">
        <w:t>interactions</w:t>
      </w:r>
      <w:ins w:id="63" w:author="Katherine Ryan Amato" w:date="2025-06-26T15:41:00Z" w16du:dateUtc="2025-06-26T20:41:00Z">
        <w:r>
          <w:t xml:space="preserve"> between heat stress and the </w:t>
        </w:r>
        <w:proofErr w:type="spellStart"/>
        <w:r>
          <w:t>microboime</w:t>
        </w:r>
      </w:ins>
      <w:proofErr w:type="spellEnd"/>
      <w:r w:rsidR="00594F77">
        <w:t xml:space="preserve"> have been studied almost exclusively in clinical and laboratory contexts, we have little understanding of how this system functions in wild populations in response to natural thermal variation</w:t>
      </w:r>
      <w:ins w:id="64" w:author="Katherine Ryan Amato" w:date="2025-06-26T15:42:00Z" w16du:dateUtc="2025-06-26T20:42:00Z">
        <w:r>
          <w:t xml:space="preserve"> in ecologically relevant contexts</w:t>
        </w:r>
      </w:ins>
      <w:r w:rsidR="00594F77">
        <w:t xml:space="preserve">. Further, most research on heat-induced microbiome disruption has focused either on ectotherms [e.g., amphibians </w:t>
      </w:r>
      <w:r w:rsidR="007B2C32">
        <w:fldChar w:fldCharType="begin"/>
      </w:r>
      <w:r w:rsidR="007B2C32">
        <w:instrText xml:space="preserve"> ADDIN ZOTERO_ITEM CSL_CITATION {"citationID":"hjmuj1RR","properties":{"formattedCitation":"(Emerson et al., 2023; Fontaine et al., 2018)","plainCitation":"(Emerson et al., 2023; Fontaine et al., 2018)","noteIndex":0},"citationItems":[{"id":1987,"uris":["http://zotero.org/users/13901503/items/VRKTJEKQ"],"itemData":{"id":1987,"type":"article-journal","abstract":"Understanding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rsidR="007B2C32">
        <w:fldChar w:fldCharType="separate"/>
      </w:r>
      <w:r w:rsidR="007B2C32">
        <w:rPr>
          <w:noProof/>
        </w:rPr>
        <w:t>(Emerson et al., 2023; Fontaine et al., 2018)</w:t>
      </w:r>
      <w:r w:rsidR="007B2C32">
        <w:fldChar w:fldCharType="end"/>
      </w:r>
      <w:r w:rsidR="00594F77">
        <w:t xml:space="preserve">, fish </w:t>
      </w:r>
      <w:r w:rsidR="007B2C32">
        <w:fldChar w:fldCharType="begin"/>
      </w:r>
      <w:r w:rsidR="007B2C32">
        <w:instrText xml:space="preserve"> ADDIN ZOTERO_ITEM CSL_CITATION {"citationID":"H4zHWU6r","properties":{"formattedCitation":"(Fang et al., 2023)","plainCitation":"(Fang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rsidR="007B2C32">
        <w:fldChar w:fldCharType="separate"/>
      </w:r>
      <w:r w:rsidR="007B2C32">
        <w:rPr>
          <w:noProof/>
        </w:rPr>
        <w:t>(Fang et al., 2023)</w:t>
      </w:r>
      <w:r w:rsidR="007B2C32">
        <w:fldChar w:fldCharType="end"/>
      </w:r>
      <w:r w:rsidR="00594F77">
        <w:t xml:space="preserve">, reptiles </w:t>
      </w:r>
      <w:r w:rsidR="00594F77">
        <w:fldChar w:fldCharType="begin"/>
      </w:r>
      <w:r w:rsidR="007B2C32">
        <w:instrText xml:space="preserve"> ADDIN ZOTERO_ITEM CSL_CITATION {"citationID":"BUJr21f7","properties":{"formattedCitation":"(Bestion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594F77">
        <w:fldChar w:fldCharType="separate"/>
      </w:r>
      <w:r w:rsidR="007B2C32">
        <w:rPr>
          <w:noProof/>
        </w:rPr>
        <w:t>(Bestion et al., 2017; Moeller et al., 2020)</w:t>
      </w:r>
      <w:r w:rsidR="00594F77">
        <w:fldChar w:fldCharType="end"/>
      </w:r>
      <w:r w:rsidR="00594F77">
        <w:t>]</w:t>
      </w:r>
      <w:ins w:id="65" w:author="Katherine Ryan Amato" w:date="2025-06-26T15:41:00Z" w16du:dateUtc="2025-06-26T20:41:00Z">
        <w:r>
          <w:t xml:space="preserve"> </w:t>
        </w:r>
      </w:ins>
      <w:del w:id="66" w:author="Katherine Ryan Amato" w:date="2025-06-26T15:41:00Z" w16du:dateUtc="2025-06-26T20:41:00Z">
        <w:r w:rsidR="00594F77" w:rsidDel="00560793">
          <w:delText xml:space="preserve">, to understand how the microbiome influences vulnerability to heat in species that lack internal thermoregulation, </w:delText>
        </w:r>
      </w:del>
      <w:r w:rsidR="00594F77">
        <w:t xml:space="preserve">or on livestock [e.g., pigs </w:t>
      </w:r>
      <w:r w:rsidR="007B2C32">
        <w:fldChar w:fldCharType="begin"/>
      </w:r>
      <w:r w:rsidR="007B2C32">
        <w:instrText xml:space="preserve"> ADDIN ZOTERO_ITEM CSL_CITATION {"citationID":"sR4AjVW0","properties":{"formattedCitation":"(Xia et al., 2022)","plainCitation":"(Xia et al., 2022)","noteIndex":0},"citationItems":[{"id":3294,"uris":["http://zotero.org/users/13901503/items/K5DSCTE2"],"itemData":{"id":3294,"type":"article-journal","abstract":"Heat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7B2C32">
        <w:fldChar w:fldCharType="separate"/>
      </w:r>
      <w:r w:rsidR="007B2C32">
        <w:rPr>
          <w:noProof/>
        </w:rPr>
        <w:t>(Xia et al., 2022)</w:t>
      </w:r>
      <w:r w:rsidR="007B2C32">
        <w:fldChar w:fldCharType="end"/>
      </w:r>
      <w:r w:rsidR="00594F77">
        <w:t xml:space="preserve">, cows </w:t>
      </w:r>
      <w:r w:rsidR="007B2C32">
        <w:fldChar w:fldCharType="begin"/>
      </w:r>
      <w:r w:rsidR="007B2C32">
        <w:instrText xml:space="preserve"> ADDIN ZOTERO_ITEM CSL_CITATION {"citationID":"nvkrFcWR","properties":{"formattedCitation":"(Chen et al., 2018; Tajima et al., 2007; Yu et al., 2024)","plainCitation":"(Chen et al., 2018; Tajima et al., 2007; Yu et al., 2024)","noteIndex":0},"citationItems":[{"id":3108,"uris":["http://zotero.org/users/13901503/items/989JE4MX"],"itemData":{"id":3108,"type":"article-journal","abstract":"Abstract\n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7B2C32">
        <w:fldChar w:fldCharType="separate"/>
      </w:r>
      <w:r w:rsidR="007B2C32">
        <w:rPr>
          <w:noProof/>
        </w:rPr>
        <w:t>(Chen et al., 2018; Tajima et al., 2007; Yu et al., 2024)</w:t>
      </w:r>
      <w:r w:rsidR="007B2C32">
        <w:fldChar w:fldCharType="end"/>
      </w:r>
      <w:r w:rsidR="00594F77">
        <w:t xml:space="preserve">, </w:t>
      </w:r>
      <w:r w:rsidR="007B2C32">
        <w:t xml:space="preserve">poultry </w:t>
      </w:r>
      <w:r w:rsidR="007B2C32">
        <w:fldChar w:fldCharType="begin"/>
      </w:r>
      <w:r w:rsidR="007B2C32">
        <w:instrText xml:space="preserve"> ADDIN ZOTERO_ITEM CSL_CITATION {"citationID":"3zhS1PQs","properties":{"formattedCitation":"(He et al., 2019; Liu, Ma, et al., 2023; G. Wang et al., 2021)","plainCitation":"(He et al., 2019; Liu, Ma, et al., 2023; G. Wang et al., 2021)","noteIndex":0},"citationItems":[{"id":3082,"uris":["http://zotero.org/users/13901503/items/XLXTRNWV"],"itemData":{"id":3082,"type":"article-journal","abstract":"Accumulating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rsidR="007B2C32">
        <w:fldChar w:fldCharType="separate"/>
      </w:r>
      <w:r w:rsidR="007B2C32">
        <w:rPr>
          <w:noProof/>
        </w:rPr>
        <w:t>(He et al., 2019; Liu, Ma, et al., 2023; G. Wang et al., 2021)</w:t>
      </w:r>
      <w:r w:rsidR="007B2C32">
        <w:fldChar w:fldCharType="end"/>
      </w:r>
      <w:r w:rsidR="00594F77">
        <w:t>]</w:t>
      </w:r>
      <w:del w:id="67" w:author="Katherine Ryan Amato" w:date="2025-06-26T15:41:00Z" w16du:dateUtc="2025-06-26T20:41:00Z">
        <w:r w:rsidR="00594F77" w:rsidDel="00560793">
          <w:delText>, to evaluate whether microbiome changes contribute to productivity loss during heat stress</w:delText>
        </w:r>
      </w:del>
      <w:r w:rsidR="00594F77">
        <w:t>.</w:t>
      </w:r>
      <w:r w:rsidR="001459B1" w:rsidRPr="001459B1">
        <w:t xml:space="preserve"> </w:t>
      </w:r>
      <w:commentRangeStart w:id="68"/>
      <w:del w:id="69" w:author="Katherine Ryan Amato" w:date="2025-06-26T15:42:00Z" w16du:dateUtc="2025-06-26T20:42:00Z">
        <w:r w:rsidR="001459B1" w:rsidDel="00560793">
          <w:delText xml:space="preserve">While controlled experiments are valuable for identifying mechanistic links between heat and the microbiome, they offer limited insight into how the physiological consequences of heat stress manifest in ecologically relevant contexts. </w:delText>
        </w:r>
      </w:del>
      <w:r w:rsidR="00594F77">
        <w:t xml:space="preserve">Additionally, it is becoming more clear that </w:t>
      </w:r>
      <w:r w:rsidR="00594F77">
        <w:lastRenderedPageBreak/>
        <w:t xml:space="preserve">endotherms are also physiologically vulnerable to heat stress (Lovegrove et al., 2014; Lucore et al., 2024; </w:t>
      </w:r>
      <w:proofErr w:type="spellStart"/>
      <w:r w:rsidR="00594F77">
        <w:t>Risely</w:t>
      </w:r>
      <w:proofErr w:type="spellEnd"/>
      <w:r w:rsidR="00594F77">
        <w:t xml:space="preserve"> et al., 2023) </w:t>
      </w:r>
      <w:commentRangeEnd w:id="68"/>
      <w:r w:rsidR="008435FB">
        <w:rPr>
          <w:rStyle w:val="CommentReference"/>
        </w:rPr>
        <w:commentReference w:id="68"/>
      </w:r>
      <w:del w:id="70" w:author="Katherine Ryan Amato" w:date="2025-06-26T15:43:00Z" w16du:dateUtc="2025-06-26T20:43:00Z">
        <w:r w:rsidR="00594F77" w:rsidDel="00560793">
          <w:delText>and the microbiome likely plays a key role in mediating their response to high temperatures.</w:delText>
        </w:r>
      </w:del>
    </w:p>
    <w:p w14:paraId="3C329C0D" w14:textId="77777777" w:rsidR="00560793" w:rsidRDefault="00560793" w:rsidP="00560793">
      <w:pPr>
        <w:ind w:firstLine="720"/>
        <w:rPr>
          <w:ins w:id="71" w:author="Katherine Ryan Amato" w:date="2025-06-26T15:45:00Z" w16du:dateUtc="2025-06-26T20:45:00Z"/>
        </w:rPr>
      </w:pPr>
      <w:ins w:id="72" w:author="Katherine Ryan Amato" w:date="2025-06-26T15:43:00Z" w16du:dateUtc="2025-06-26T20:43:00Z">
        <w:r>
          <w:t>To address this knowledge gap, h</w:t>
        </w:r>
      </w:ins>
      <w:del w:id="73" w:author="Katherine Ryan Amato" w:date="2025-06-26T15:43:00Z" w16du:dateUtc="2025-06-26T20:43:00Z">
        <w:r w:rsidR="007B2C32" w:rsidDel="00560793">
          <w:delText>H</w:delText>
        </w:r>
      </w:del>
      <w:r w:rsidR="007B2C32">
        <w:t xml:space="preserve">ere, we assess </w:t>
      </w:r>
      <w:del w:id="74" w:author="Katherine Ryan Amato" w:date="2025-06-26T15:43:00Z" w16du:dateUtc="2025-06-26T20:43:00Z">
        <w:r w:rsidR="007B2C32" w:rsidDel="00560793">
          <w:delText xml:space="preserve">if </w:delText>
        </w:r>
      </w:del>
      <w:ins w:id="75" w:author="Katherine Ryan Amato" w:date="2025-06-26T15:43:00Z" w16du:dateUtc="2025-06-26T20:43:00Z">
        <w:r>
          <w:t xml:space="preserve">how </w:t>
        </w:r>
      </w:ins>
      <w:r w:rsidR="007B2C32">
        <w:t xml:space="preserve">temperature </w:t>
      </w:r>
      <w:del w:id="76" w:author="Katherine Ryan Amato" w:date="2025-06-26T15:44:00Z" w16du:dateUtc="2025-06-26T20:44:00Z">
        <w:r w:rsidR="007B2C32" w:rsidDel="00560793">
          <w:delText>is an important predictor for explaining</w:delText>
        </w:r>
      </w:del>
      <w:ins w:id="77" w:author="Katherine Ryan Amato" w:date="2025-06-26T15:44:00Z" w16du:dateUtc="2025-06-26T20:44:00Z">
        <w:r>
          <w:t>predicts</w:t>
        </w:r>
      </w:ins>
      <w:r w:rsidR="007B2C32">
        <w:t xml:space="preserve"> gut microbiome composition and metabolic function in a wild population of capuchin monkeys, </w:t>
      </w:r>
      <w:r w:rsidR="007B2C32" w:rsidRPr="00297A0D">
        <w:rPr>
          <w:i/>
          <w:iCs/>
        </w:rPr>
        <w:t>Cebus imitator</w:t>
      </w:r>
      <w:r w:rsidR="007B2C32">
        <w:t xml:space="preserve">, in Costa Rica. Much of primate gut microbiome research has examined how broad ecological factors—such as seasonality </w:t>
      </w:r>
      <w:r w:rsidR="007B2C32">
        <w:fldChar w:fldCharType="begin"/>
      </w:r>
      <w:r w:rsidR="007B2C32">
        <w:instrText xml:space="preserve"> ADDIN ZOTERO_ITEM CSL_CITATION {"citationID":"OdtyqMvf","properties":{"formattedCitation":"(Baniel et al., 2021; Orkin et al., 2019)","plainCitation":"(Baniel et al., 2021; Orkin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7B2C32">
        <w:fldChar w:fldCharType="separate"/>
      </w:r>
      <w:r w:rsidR="007B2C32">
        <w:rPr>
          <w:noProof/>
        </w:rPr>
        <w:t>(Baniel et al., 2021; Orkin et al., 2019)</w:t>
      </w:r>
      <w:r w:rsidR="007B2C32">
        <w:fldChar w:fldCharType="end"/>
      </w:r>
      <w:r w:rsidR="007B2C32">
        <w:t xml:space="preserve">, habitat disturbance </w:t>
      </w:r>
      <w:r w:rsidR="007B2C32">
        <w:fldChar w:fldCharType="begin"/>
      </w:r>
      <w:r w:rsidR="007B2C32">
        <w:instrText xml:space="preserve"> ADDIN ZOTERO_ITEM CSL_CITATION {"citationID":"gzsonOsW","properties":{"formattedCitation":"(Amato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rsidR="007B2C32">
        <w:fldChar w:fldCharType="separate"/>
      </w:r>
      <w:r w:rsidR="007B2C32">
        <w:rPr>
          <w:noProof/>
        </w:rPr>
        <w:t>(Amato et al., 2013; Barelli et al., 2015)</w:t>
      </w:r>
      <w:r w:rsidR="007B2C32">
        <w:fldChar w:fldCharType="end"/>
      </w:r>
      <w:r w:rsidR="007B2C32">
        <w:t xml:space="preserve">, and local ecological conditions </w:t>
      </w:r>
      <w:r w:rsidR="007B2C32">
        <w:fldChar w:fldCharType="begin"/>
      </w:r>
      <w:r w:rsidR="007B2C32">
        <w:instrText xml:space="preserve"> ADDIN ZOTERO_ITEM CSL_CITATION {"citationID":"86FXNkaq","properties":{"formattedCitation":"(Amato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rsidR="007B2C32">
        <w:fldChar w:fldCharType="separate"/>
      </w:r>
      <w:r w:rsidR="007B2C32">
        <w:rPr>
          <w:noProof/>
        </w:rPr>
        <w:t>(Amato et al., 2016; Bueno De Mesquita et al., 2021)</w:t>
      </w:r>
      <w:r w:rsidR="007B2C32">
        <w:fldChar w:fldCharType="end"/>
      </w:r>
      <w:r w:rsidR="007B2C32">
        <w:t>— relate to the gut microbiome, with findings often attributed to differences in host diet. However, no study has directly assessed the influence of temperature on the gut microbiome of a wild primate.</w:t>
      </w:r>
      <w:r w:rsidR="007B2C32" w:rsidRPr="009673A8">
        <w:t xml:space="preserve"> </w:t>
      </w:r>
    </w:p>
    <w:p w14:paraId="00396A3E" w14:textId="529B2C8B" w:rsidR="007B2C32" w:rsidRDefault="007B2C32" w:rsidP="00560793">
      <w:pPr>
        <w:ind w:firstLine="720"/>
      </w:pPr>
      <w:r>
        <w:t xml:space="preserve">We also </w:t>
      </w:r>
      <w:del w:id="78" w:author="Katherine Ryan Amato" w:date="2025-06-26T15:46:00Z" w16du:dateUtc="2025-06-26T20:46:00Z">
        <w:r w:rsidDel="00560793">
          <w:delText xml:space="preserve">examine whether host immunity is associated with the gut microbiome’s relationship with temperature to </w:delText>
        </w:r>
      </w:del>
      <w:r>
        <w:t xml:space="preserve">evaluate the interplay between temperature, the gut microbiome, and </w:t>
      </w:r>
      <w:del w:id="79" w:author="Katherine Ryan Amato" w:date="2025-06-26T15:52:00Z" w16du:dateUtc="2025-06-26T20:52:00Z">
        <w:r w:rsidDel="008435FB">
          <w:delText>microbiome-immune homeostasis</w:delText>
        </w:r>
      </w:del>
      <w:ins w:id="80" w:author="Katherine Ryan Amato" w:date="2025-06-26T15:52:00Z" w16du:dateUtc="2025-06-26T20:52:00Z">
        <w:r w:rsidR="008435FB">
          <w:t>host immunity</w:t>
        </w:r>
      </w:ins>
      <w:r>
        <w:t>.</w:t>
      </w:r>
      <w:r w:rsidRPr="009673A8">
        <w:t xml:space="preserve"> </w:t>
      </w:r>
      <w:ins w:id="81" w:author="Katherine Ryan Amato" w:date="2025-06-26T15:46:00Z" w16du:dateUtc="2025-06-26T20:46:00Z">
        <w:r w:rsidR="00560793">
          <w:t>Specifically, w</w:t>
        </w:r>
      </w:ins>
      <w:del w:id="82" w:author="Katherine Ryan Amato" w:date="2025-06-26T15:46:00Z" w16du:dateUtc="2025-06-26T20:46:00Z">
        <w:r w:rsidDel="00560793">
          <w:delText>W</w:delText>
        </w:r>
      </w:del>
      <w:r>
        <w:t>e measure host immunity using</w:t>
      </w:r>
      <w:ins w:id="83" w:author="Katherine Ryan Amato" w:date="2025-06-26T15:49:00Z" w16du:dateUtc="2025-06-26T20:49:00Z">
        <w:r w:rsidR="008435FB">
          <w:t xml:space="preserve"> urinary</w:t>
        </w:r>
      </w:ins>
      <w:r>
        <w:t xml:space="preserve"> neopterin, a byproduct of macrophage activity </w:t>
      </w:r>
      <w:del w:id="84" w:author="Katherine Ryan Amato" w:date="2025-06-26T15:47:00Z" w16du:dateUtc="2025-06-26T20:47:00Z">
        <w:r w:rsidDel="00560793">
          <w:delText xml:space="preserve">during the </w:delText>
        </w:r>
        <w:r w:rsidRPr="00F60396" w:rsidDel="00560793">
          <w:delText>cellular immune response</w:delText>
        </w:r>
        <w:r w:rsidDel="00560793">
          <w:delText xml:space="preserve"> </w:delText>
        </w:r>
      </w:del>
      <w:r>
        <w:fldChar w:fldCharType="begin"/>
      </w:r>
      <w:r>
        <w:instrText xml:space="preserve"> ADDIN ZOTERO_ITEM CSL_CITATION {"citationID":"UNmWgoQb","properties":{"formattedCitation":"(Murr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Pr>
          <w:noProof/>
        </w:rPr>
        <w:t>(Murr et al., 2002)</w:t>
      </w:r>
      <w:r>
        <w:fldChar w:fldCharType="end"/>
      </w:r>
      <w:r>
        <w:t xml:space="preserve">. </w:t>
      </w:r>
      <w:del w:id="85" w:author="Katherine Ryan Amato" w:date="2025-06-26T15:48:00Z" w16du:dateUtc="2025-06-26T20:48:00Z">
        <w:r w:rsidDel="008435FB">
          <w:delText>The gastrointestinal tract harbors the highest density of macrophages in the body, as they</w:delText>
        </w:r>
      </w:del>
      <w:ins w:id="86" w:author="Katherine Ryan Amato" w:date="2025-06-26T15:48:00Z" w16du:dateUtc="2025-06-26T20:48:00Z">
        <w:r w:rsidR="008435FB">
          <w:t>Macrophages</w:t>
        </w:r>
      </w:ins>
      <w:r>
        <w:t xml:space="preserve"> play a central role in host containment of the gut microbiome </w:t>
      </w:r>
      <w:del w:id="87" w:author="Katherine Ryan Amato" w:date="2025-06-26T15:47:00Z" w16du:dateUtc="2025-06-26T20:47:00Z">
        <w:r w:rsidDel="00560793">
          <w:delText xml:space="preserve">by limiting systemic exposure to </w:delText>
        </w:r>
        <w:r w:rsidRPr="00344BA4" w:rsidDel="00560793">
          <w:delText>gut microbes</w:delText>
        </w:r>
        <w:r w:rsidDel="00560793">
          <w:delText xml:space="preserve"> </w:delText>
        </w:r>
      </w:del>
      <w:r>
        <w:fldChar w:fldCharType="begin"/>
      </w:r>
      <w:r>
        <w:instrText xml:space="preserve"> ADDIN ZOTERO_ITEM CSL_CITATION {"citationID":"EavUBInj","properties":{"formattedCitation":"(Kelsall, 2008)","plainCitation":"(Kelsall, 2008)","noteIndex":0},"citationItems":[{"id":2059,"uris":["http://zotero.org/users/13901503/items/JE3VXSP3"],"itemData":{"id":2059,"type":"article-journal","abstract":"Mucosal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Pr>
          <w:noProof/>
        </w:rPr>
        <w:t>(Kelsall, 2008)</w:t>
      </w:r>
      <w:r>
        <w:fldChar w:fldCharType="end"/>
      </w:r>
      <w:del w:id="88" w:author="Katherine Ryan Amato" w:date="2025-06-26T15:48:00Z" w16du:dateUtc="2025-06-26T20:48:00Z">
        <w:r w:rsidDel="008435FB">
          <w:delText>. In turn</w:delText>
        </w:r>
      </w:del>
      <w:r>
        <w:t>,</w:t>
      </w:r>
      <w:ins w:id="89" w:author="Katherine Ryan Amato" w:date="2025-06-26T15:48:00Z" w16du:dateUtc="2025-06-26T20:48:00Z">
        <w:r w:rsidR="008435FB">
          <w:t xml:space="preserve"> and</w:t>
        </w:r>
      </w:ins>
      <w:r>
        <w:t xml:space="preserve"> microbial metabolites including SCFAs and saturated fatty acids regulate macrophage activity to maintain host tolerance and prevent chronic inflammatory disorders </w:t>
      </w:r>
      <w:r>
        <w:fldChar w:fldCharType="begin"/>
      </w:r>
      <w:r>
        <w:instrText xml:space="preserve"> ADDIN ZOTERO_ITEM CSL_CITATION {"citationID":"YxsMzISt","properties":{"formattedCitation":"(Corr\\uc0\\u234{}a-Oliveira et al., 2016; J. Wang et al., 2020)","plainCitation":"(Corrêa-Oliveira et al., 2016; J.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Pr="007B2C32">
        <w:t>(Corrêa-Oliveira et al., 2016; J. Wang et al., 2020)</w:t>
      </w:r>
      <w:r>
        <w:fldChar w:fldCharType="end"/>
      </w:r>
      <w:r>
        <w:t xml:space="preserve">. Therefore, neopterin is </w:t>
      </w:r>
      <w:del w:id="90" w:author="Katherine Ryan Amato" w:date="2025-06-26T15:52:00Z" w16du:dateUtc="2025-06-26T20:52:00Z">
        <w:r w:rsidDel="008435FB">
          <w:delText xml:space="preserve">likely </w:delText>
        </w:r>
      </w:del>
      <w:r>
        <w:t xml:space="preserve">a valuable </w:t>
      </w:r>
      <w:del w:id="91" w:author="Katherine Ryan Amato" w:date="2025-06-26T15:52:00Z" w16du:dateUtc="2025-06-26T20:52:00Z">
        <w:r w:rsidDel="008435FB">
          <w:delText>indicator of intestinal immune activity and bidirectional relationships between host immunity and the gut microbes</w:delText>
        </w:r>
      </w:del>
      <w:ins w:id="92" w:author="Katherine Ryan Amato" w:date="2025-06-26T15:52:00Z" w16du:dateUtc="2025-06-26T20:52:00Z">
        <w:r w:rsidR="008435FB">
          <w:t>tool for examining microbiome-immune homeost</w:t>
        </w:r>
      </w:ins>
      <w:ins w:id="93" w:author="Katherine Ryan Amato" w:date="2025-06-26T15:53:00Z" w16du:dateUtc="2025-06-26T20:53:00Z">
        <w:r w:rsidR="008435FB">
          <w:t>asis</w:t>
        </w:r>
      </w:ins>
      <w:r>
        <w:t xml:space="preserve">. </w:t>
      </w:r>
      <w:del w:id="94" w:author="Katherine Ryan Amato" w:date="2025-06-26T15:53:00Z" w16du:dateUtc="2025-06-26T20:53:00Z">
        <w:r w:rsidDel="008435FB">
          <w:delText xml:space="preserve">Neopterin can also be measured in urine </w:delText>
        </w:r>
        <w:r w:rsidDel="008435FB">
          <w:fldChar w:fldCharType="begin"/>
        </w:r>
        <w:r w:rsidDel="008435FB">
          <w:delInstrText xml:space="preserve"> ADDIN ZOTERO_ITEM CSL_CITATION {"citationID":"aWFXzaAz","properties":{"formattedCitation":"(Higham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delInstrText>
        </w:r>
        <w:r w:rsidDel="008435FB">
          <w:fldChar w:fldCharType="separate"/>
        </w:r>
        <w:r w:rsidDel="008435FB">
          <w:rPr>
            <w:noProof/>
          </w:rPr>
          <w:delText>(Higham et al., 2015; Lucore et al., 2022)</w:delText>
        </w:r>
        <w:r w:rsidDel="008435FB">
          <w:fldChar w:fldCharType="end"/>
        </w:r>
        <w:r w:rsidDel="008435FB">
          <w:delText xml:space="preserve">, making it an ideal choice for non-invasive field research, and has been associated with gut microbiome composition in wild primates </w:delText>
        </w:r>
        <w:r w:rsidDel="008435FB">
          <w:fldChar w:fldCharType="begin"/>
        </w:r>
        <w:r w:rsidDel="008435FB">
          <w:delInstrText xml:space="preserve"> ADDIN ZOTERO_ITEM CSL_CITATION {"citationID":"BQ4iuKiX","properties":{"formattedCitation":"(Schneider-Crease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delInstrText>
        </w:r>
        <w:r w:rsidDel="008435FB">
          <w:fldChar w:fldCharType="separate"/>
        </w:r>
        <w:r w:rsidDel="008435FB">
          <w:rPr>
            <w:noProof/>
          </w:rPr>
          <w:delText>(Schneider-Crease et al., 2022)</w:delText>
        </w:r>
        <w:r w:rsidDel="008435FB">
          <w:fldChar w:fldCharType="end"/>
        </w:r>
        <w:r w:rsidDel="008435FB">
          <w:delText xml:space="preserve">. </w:delText>
        </w:r>
      </w:del>
    </w:p>
    <w:p w14:paraId="35AD6F37" w14:textId="28AED1FE" w:rsidR="007B2C32" w:rsidRDefault="007B2C32" w:rsidP="007B2C32">
      <w:pPr>
        <w:ind w:firstLine="720"/>
      </w:pPr>
      <w:del w:id="95" w:author="Katherine Ryan Amato" w:date="2025-06-26T15:54:00Z" w16du:dateUtc="2025-06-26T20:54:00Z">
        <w:r w:rsidDel="008435FB">
          <w:delText>Our study has two main goals (1) to assess the influence of temperature on the gut microbiome in a wild primate population and (2) to examine how gut microbiome response to temperature relates to host immunity. To address these questions, w</w:delText>
        </w:r>
      </w:del>
      <w:ins w:id="96" w:author="Katherine Ryan Amato" w:date="2025-06-26T15:54:00Z" w16du:dateUtc="2025-06-26T20:54:00Z">
        <w:r w:rsidR="008435FB">
          <w:t>W</w:t>
        </w:r>
      </w:ins>
      <w:r>
        <w:t xml:space="preserve">e analyzed 11 months of paired fecal and urine samples from 36 individually identified white-faced capuchin monkeys living in tropical dry forest fragments in Northwestern Costa Rica. Tropical dry forests are highly seasonal and experience greater annual temperature variation than other tropical environments </w:t>
      </w:r>
      <w:r>
        <w:fldChar w:fldCharType="begin"/>
      </w:r>
      <w:r>
        <w:instrText xml:space="preserve"> ADDIN ZOTERO_ITEM CSL_CITATION {"citationID":"yj0x0aG1","properties":{"formattedCitation":"(Portillo-Quintero &amp; S\\uc0\\u225{}nchez-Azofeifa, 2010)","plainCitation":"(Portillo-Quintero &amp; Sánchez-Azofeifa, 2010)","noteIndex":0},"citationItems":[{"id":543,"uris":["http://zotero.org/users/13901503/items/QHXU8E8Q"],"itemData":{"id":543,"type":"article-journal","abstract":"This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Pr="007B2C32">
        <w:t>(Portillo-Quintero &amp; Sánchez-Azofeifa, 2010)</w:t>
      </w:r>
      <w:r>
        <w:fldChar w:fldCharType="end"/>
      </w:r>
      <w:r w:rsidR="001459B1">
        <w:t xml:space="preserve"> </w:t>
      </w:r>
      <w:r>
        <w:t xml:space="preserve">making them an ideal system for studying the effects of heat stress. Further, season is reliably measured by rain, making it possible to control for seasonal ecological changes and better isolate the effects of temperature </w:t>
      </w:r>
      <w:r w:rsidR="001459B1">
        <w:fldChar w:fldCharType="begin"/>
      </w:r>
      <w:r w:rsidR="001459B1">
        <w:instrText xml:space="preserve"> ADDIN ZOTERO_ITEM CSL_CITATION {"citationID":"xyaC3QG0","properties":{"formattedCitation":"(Murphy &amp; Lugo, 1986)","plainCitation":"(Murphy &amp; Lugo, 1986)","noteIndex":0},"citationItems":[{"id":401,"uris":["http://zotero.org/users/13901503/items/3T9FH6VE"],"itemData":{"id":401,"type":"article-journal","container-title":"Annual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1459B1">
        <w:fldChar w:fldCharType="separate"/>
      </w:r>
      <w:r w:rsidR="001459B1">
        <w:rPr>
          <w:noProof/>
        </w:rPr>
        <w:t>(Murphy &amp; Lugo, 1986)</w:t>
      </w:r>
      <w:r w:rsidR="001459B1">
        <w:fldChar w:fldCharType="end"/>
      </w:r>
      <w:r>
        <w:t xml:space="preserve">. </w:t>
      </w:r>
      <w:r w:rsidRPr="007D7046">
        <w:t>We</w:t>
      </w:r>
      <w:r>
        <w:t xml:space="preserve"> characterized microbiome composition using 16S rRNA gene </w:t>
      </w:r>
      <w:ins w:id="97" w:author="Katherine Ryan Amato" w:date="2025-06-26T15:54:00Z" w16du:dateUtc="2025-06-26T20:54:00Z">
        <w:r w:rsidR="008435FB">
          <w:t xml:space="preserve">amplicon </w:t>
        </w:r>
      </w:ins>
      <w:r>
        <w:t>sequencing (n = 277)</w:t>
      </w:r>
      <w:ins w:id="98" w:author="Katherine Ryan Amato" w:date="2025-06-26T15:54:00Z" w16du:dateUtc="2025-06-26T20:54:00Z">
        <w:r w:rsidR="008435FB">
          <w:t>,</w:t>
        </w:r>
      </w:ins>
      <w:r>
        <w:t xml:space="preserve"> and </w:t>
      </w:r>
      <w:ins w:id="99" w:author="Katherine Ryan Amato" w:date="2025-06-26T15:54:00Z" w16du:dateUtc="2025-06-26T20:54:00Z">
        <w:r w:rsidR="008435FB">
          <w:t xml:space="preserve">we characterized microbiome </w:t>
        </w:r>
      </w:ins>
      <w:r w:rsidR="0031018E">
        <w:t>functional capacity</w:t>
      </w:r>
      <w:r>
        <w:t xml:space="preserve"> using shotgun metagenomic sequencing (n = 71). </w:t>
      </w:r>
      <w:bookmarkStart w:id="100" w:name="_Hlk200016405"/>
      <w:r>
        <w:t>Our results highlight the crucial role of temperature in shaping essential gut microbiome functions in wild endotherms and demonstrate how temperature is related to microbiome-immune interactions that may affect host immune tolerance of gut microbes. These findings provide key insight into how rising temperatures due to climate change may affect wild animals via microbiome-mediated mechanisms</w:t>
      </w:r>
      <w:bookmarkEnd w:id="100"/>
      <w:r>
        <w:t>.</w:t>
      </w:r>
    </w:p>
    <w:p w14:paraId="41E87EF7" w14:textId="77777777" w:rsidR="00BF1035" w:rsidRDefault="00BF1035" w:rsidP="00FD15B2"/>
    <w:p w14:paraId="6BDC4284" w14:textId="77777777" w:rsidR="00B85B7C" w:rsidRDefault="00B85B7C" w:rsidP="00B85B7C">
      <w:commentRangeStart w:id="101"/>
      <w:commentRangeStart w:id="102"/>
      <w:r>
        <w:t xml:space="preserve">Results: </w:t>
      </w:r>
      <w:commentRangeEnd w:id="101"/>
      <w:r w:rsidR="00735745">
        <w:rPr>
          <w:rStyle w:val="CommentReference"/>
        </w:rPr>
        <w:commentReference w:id="101"/>
      </w:r>
      <w:commentRangeEnd w:id="102"/>
      <w:r w:rsidR="008435FB">
        <w:rPr>
          <w:rStyle w:val="CommentReference"/>
        </w:rPr>
        <w:commentReference w:id="102"/>
      </w:r>
    </w:p>
    <w:p w14:paraId="7BF0C513" w14:textId="4151B6E1" w:rsidR="00B85B7C" w:rsidRDefault="0060068F" w:rsidP="00B85B7C">
      <w:pPr>
        <w:rPr>
          <w:u w:val="single"/>
        </w:rPr>
      </w:pPr>
      <w:r>
        <w:rPr>
          <w:u w:val="single"/>
        </w:rPr>
        <w:t>Temperature affects g</w:t>
      </w:r>
      <w:r w:rsidR="00B85B7C" w:rsidRPr="00AE374C">
        <w:rPr>
          <w:u w:val="single"/>
        </w:rPr>
        <w:t>ut microbiome</w:t>
      </w:r>
      <w:r w:rsidR="00B85B7C">
        <w:rPr>
          <w:u w:val="single"/>
        </w:rPr>
        <w:t xml:space="preserve"> taxonomic composition and functional capacity</w:t>
      </w:r>
    </w:p>
    <w:p w14:paraId="5EC56528" w14:textId="77777777" w:rsidR="00B85B7C" w:rsidRPr="00991E79" w:rsidRDefault="00B85B7C" w:rsidP="00B85B7C">
      <w:r w:rsidRPr="00991E79">
        <w:rPr>
          <w:i/>
          <w:iCs/>
        </w:rPr>
        <w:t>Community-level</w:t>
      </w:r>
      <w:r>
        <w:rPr>
          <w:i/>
          <w:iCs/>
        </w:rPr>
        <w:t xml:space="preserve"> results</w:t>
      </w:r>
    </w:p>
    <w:p w14:paraId="55C6A817" w14:textId="65E36F39" w:rsidR="00B85B7C" w:rsidRDefault="00B85B7C" w:rsidP="00B85B7C">
      <w:r>
        <w:lastRenderedPageBreak/>
        <w:tab/>
        <w:t>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w:t>
      </w:r>
      <w:r w:rsidR="00325A7B">
        <w:t xml:space="preserve"> (Fig 1S)</w:t>
      </w:r>
      <w:r>
        <w:t xml:space="preserve">. </w:t>
      </w:r>
      <w:r w:rsidR="00101852">
        <w:t xml:space="preserve">We measured alpha diversity using Shannon’s diversity index and observed richness (the total number of ASVs or pathways in a sample), and characterized beta diversity using the first three principal coordinates (PC1–PC3) from a principal coordinate analysis to capture major axes of variation in community composition. </w:t>
      </w:r>
      <w:r>
        <w:t xml:space="preserve">For taxonomic community composition, the model including temperature provided the best fit (controlling for model complexity) across all community-level indices, accounting for 100% of the model weight for every principal component axis and alpha diversity metric (Fig 1B). The strong relationship between temperature and principal coordinate axes 1–3 suggests that temperature drives shifts in taxonomic composition that are substantial enough to affect community-level beta diversity. Both alpha diversity indices show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are small compared to the principal components, alpha diversity reliably declines with increasing temperatures (Fig </w:t>
      </w:r>
      <w:r w:rsidR="00325A7B">
        <w:t>2</w:t>
      </w:r>
      <w:r>
        <w:t>S). This suggests that higher temperatures are associated with reductions in both taxonomic richness and evenness</w:t>
      </w:r>
      <w:del w:id="103" w:author="Katherine Ryan Amato" w:date="2025-06-26T16:00:00Z" w16du:dateUtc="2025-06-26T21:00:00Z">
        <w:r w:rsidDel="000232D9">
          <w:delText>, as</w:delText>
        </w:r>
        <w:r w:rsidRPr="006B4B63" w:rsidDel="000232D9">
          <w:delText xml:space="preserve"> </w:delText>
        </w:r>
        <w:r w:rsidDel="000232D9">
          <w:delText>observed richness reflects the total number of ASVs while Shannon’s diversity considers both richness and evenness</w:delText>
        </w:r>
      </w:del>
      <w:r>
        <w:t xml:space="preserve">. </w:t>
      </w:r>
    </w:p>
    <w:p w14:paraId="348345BF" w14:textId="0CB31312" w:rsidR="00A87379" w:rsidRDefault="00A87379" w:rsidP="00A87379">
      <w:pPr>
        <w:ind w:firstLine="720"/>
      </w:pPr>
      <w:r>
        <w:t>For</w:t>
      </w:r>
      <w:r w:rsidR="0031018E">
        <w:t xml:space="preserve"> functional capacity</w:t>
      </w:r>
      <w:r>
        <w:t xml:space="preserve">, the temperature model provided the best fit for every principal component axis and the total number of observed </w:t>
      </w:r>
      <w:r w:rsidR="0031018E">
        <w:t xml:space="preserve">metabolic </w:t>
      </w:r>
      <w:r>
        <w:t>pathways, accounting for at least 96% of the model weight. In contrast, the baseline model provided the best fit for Shannon’s diversity, accounting for 77% of the model weight (Fig. 1D). Therefore, temperature is associated with shifts in individual metabolic pathways substantial enough to affect community-level beta diversity, but the relationship between temperature</w:t>
      </w:r>
      <w:ins w:id="104" w:author="Katherine Ryan Amato" w:date="2025-06-26T16:01:00Z" w16du:dateUtc="2025-06-26T21:01:00Z">
        <w:r w:rsidR="000232D9">
          <w:t xml:space="preserve"> and</w:t>
        </w:r>
      </w:ins>
      <w:r>
        <w:t xml:space="preserve"> functional alpha diversity is less clear. Temperature was negatively associated with the total number of unique pathways (Observed: </w:t>
      </w:r>
      <w:r w:rsidRPr="00887114">
        <w:t>β</w:t>
      </w:r>
      <w:r>
        <w:rPr>
          <w:vertAlign w:val="subscript"/>
        </w:rPr>
        <w:t>temp</w:t>
      </w:r>
      <w:r>
        <w:t xml:space="preserve"> = -35.05), but the magnitude and direction of this effect are uncertain due to the wide confidence intervals that include zero. The effect size for Shannon’s diversity (</w:t>
      </w:r>
      <w:r w:rsidRPr="00887114">
        <w:t>β</w:t>
      </w:r>
      <w:r>
        <w:rPr>
          <w:vertAlign w:val="subscript"/>
        </w:rPr>
        <w:t>temp</w:t>
      </w:r>
      <w:r>
        <w:t xml:space="preserve"> = -0.27) is much smaller, and the confidence intervals also include zero. (Fig. 1C). Together, these results suggest that higher temperatures may reduce the number of unique metabolic pathways but are not associated with changes in pathway evenness.</w:t>
      </w:r>
    </w:p>
    <w:p w14:paraId="4FFC1CCB" w14:textId="77777777" w:rsidR="00A87379" w:rsidRDefault="00A87379" w:rsidP="00A87379"/>
    <w:p w14:paraId="244AADFA" w14:textId="77777777" w:rsidR="009A0E02" w:rsidRDefault="009A0E02" w:rsidP="009A0E02">
      <w:r>
        <w:rPr>
          <w:i/>
          <w:iCs/>
        </w:rPr>
        <w:t xml:space="preserve">Taxonomic and metabolic </w:t>
      </w:r>
      <w:commentRangeStart w:id="105"/>
      <w:r>
        <w:rPr>
          <w:i/>
          <w:iCs/>
        </w:rPr>
        <w:t>pathway results</w:t>
      </w:r>
      <w:commentRangeEnd w:id="105"/>
      <w:r w:rsidR="000112D5">
        <w:rPr>
          <w:rStyle w:val="CommentReference"/>
        </w:rPr>
        <w:commentReference w:id="105"/>
      </w:r>
    </w:p>
    <w:p w14:paraId="60011A26" w14:textId="12416BAF" w:rsidR="009A0E02" w:rsidRDefault="009A0E02" w:rsidP="009A0E02">
      <w:r>
        <w:t xml:space="preserve">Temperature is also related to the abundance of individual taxa at both the family and genus levels. The temperature model provided the best fit (controlling for complexity) for 93 out of 163 taxa, accounting for at least 50% of the model weight. </w:t>
      </w:r>
      <w:del w:id="106" w:author="Katherine Ryan Amato" w:date="2025-06-26T16:02:00Z" w16du:dateUtc="2025-06-26T21:02:00Z">
        <w:r w:rsidDel="000232D9">
          <w:delText>The 93 differentially abundant taxa included 37 families and 56 genera spanning 10 phyla.</w:delText>
        </w:r>
        <w:r w:rsidRPr="003059AC" w:rsidDel="000232D9">
          <w:delText xml:space="preserve"> </w:delText>
        </w:r>
        <w:r w:rsidDel="000232D9">
          <w:delText xml:space="preserve">The relationship between abundance and temperature is primarily negative, where </w:delText>
        </w:r>
      </w:del>
      <w:r>
        <w:t>82 out of 93 taxa decline in abundance with rising temperatures (</w:t>
      </w:r>
      <w:commentRangeStart w:id="107"/>
      <w:r>
        <w:t>Table 1S</w:t>
      </w:r>
      <w:commentRangeEnd w:id="107"/>
      <w:r w:rsidR="0045125E">
        <w:rPr>
          <w:rStyle w:val="CommentReference"/>
        </w:rPr>
        <w:commentReference w:id="107"/>
      </w:r>
      <w:r>
        <w:t xml:space="preserve">). </w:t>
      </w:r>
      <w:commentRangeStart w:id="108"/>
      <w:ins w:id="109" w:author="Katherine Ryan Amato" w:date="2025-06-26T16:06:00Z" w16du:dateUtc="2025-06-26T21:06:00Z">
        <w:r w:rsidR="000232D9">
          <w:t xml:space="preserve">Ancestral state reconstruction suggests that this is a conserved microbial trait for </w:t>
        </w:r>
        <w:r w:rsidR="000232D9">
          <w:rPr>
            <w:i/>
            <w:iCs/>
          </w:rPr>
          <w:t xml:space="preserve">C. </w:t>
        </w:r>
        <w:r w:rsidR="000232D9" w:rsidRPr="000232D9">
          <w:rPr>
            <w:i/>
            <w:iCs/>
          </w:rPr>
          <w:t>imitator</w:t>
        </w:r>
        <w:r w:rsidR="000232D9">
          <w:t xml:space="preserve">, particularly </w:t>
        </w:r>
      </w:ins>
      <w:ins w:id="110" w:author="Katherine Ryan Amato" w:date="2025-06-26T16:07:00Z" w16du:dateUtc="2025-06-26T21:07:00Z">
        <w:r w:rsidR="000232D9">
          <w:t xml:space="preserve">in key phyla such as Actinobacteria, </w:t>
        </w:r>
        <w:proofErr w:type="spellStart"/>
        <w:r w:rsidR="000232D9">
          <w:t>Bacteroidota</w:t>
        </w:r>
        <w:proofErr w:type="spellEnd"/>
        <w:r w:rsidR="000232D9">
          <w:t>, and Firmicutes</w:t>
        </w:r>
      </w:ins>
      <w:ins w:id="111" w:author="Katherine Ryan Amato" w:date="2025-06-26T16:08:00Z" w16du:dateUtc="2025-06-26T21:08:00Z">
        <w:r w:rsidR="000232D9">
          <w:t xml:space="preserve"> (Supplemental Material)</w:t>
        </w:r>
      </w:ins>
      <w:ins w:id="112" w:author="Katherine Ryan Amato" w:date="2025-06-26T16:07:00Z" w16du:dateUtc="2025-06-26T21:07:00Z">
        <w:r w:rsidR="000232D9">
          <w:t xml:space="preserve">. In contrast, phyla such as </w:t>
        </w:r>
        <w:proofErr w:type="spellStart"/>
        <w:r w:rsidR="000232D9">
          <w:t>Camp</w:t>
        </w:r>
      </w:ins>
      <w:ins w:id="113" w:author="Katherine Ryan Amato" w:date="2025-06-26T16:08:00Z" w16du:dateUtc="2025-06-26T21:08:00Z">
        <w:r w:rsidR="000232D9">
          <w:t>ylobacterota</w:t>
        </w:r>
        <w:proofErr w:type="spellEnd"/>
        <w:r w:rsidR="000232D9">
          <w:t xml:space="preserve"> and Proteobacteria appear to have become less temperature sensitive in </w:t>
        </w:r>
        <w:r w:rsidR="000232D9">
          <w:rPr>
            <w:i/>
            <w:iCs/>
          </w:rPr>
          <w:t>C. imitator</w:t>
        </w:r>
        <w:r w:rsidR="000232D9">
          <w:t xml:space="preserve"> across evolutionary time. </w:t>
        </w:r>
      </w:ins>
      <w:r w:rsidRPr="000232D9">
        <w:t>We</w:t>
      </w:r>
      <w:r>
        <w:t xml:space="preserve"> used the model weights for the 97 genera to perform an ancestral state reconstruction and investigate the evolution of temperature sensitivity among </w:t>
      </w:r>
      <w:r w:rsidRPr="005B0D78">
        <w:rPr>
          <w:i/>
          <w:iCs/>
        </w:rPr>
        <w:t>C. imitator</w:t>
      </w:r>
      <w:r>
        <w:t xml:space="preserve"> gut commensals. </w:t>
      </w:r>
      <w:r w:rsidRPr="000D54E5">
        <w:t>The estimated model weight of the most ancestral node</w:t>
      </w:r>
      <w:r>
        <w:t xml:space="preserve"> was 66%, indicating that the temperature model has relatively strong support for explaining the ancestral state (Fig 2). </w:t>
      </w:r>
      <w:r>
        <w:lastRenderedPageBreak/>
        <w:t xml:space="preserve">This suggests that ancestral </w:t>
      </w:r>
      <w:r w:rsidRPr="005B0D78">
        <w:rPr>
          <w:i/>
          <w:iCs/>
        </w:rPr>
        <w:t>C. imitator</w:t>
      </w:r>
      <w:r>
        <w:t xml:space="preserve"> commensals were sensitive to increasing temperatures. Among the phyla representing more than 1% relative abundance, Proteobacteria appear to have diverged from the ancestral state because the temperature model accounts for less than 50% of model weight in 17 out of 24 genera. The genus assigned to </w:t>
      </w:r>
      <w:proofErr w:type="spellStart"/>
      <w:r>
        <w:t>Campylobacterota</w:t>
      </w:r>
      <w:proofErr w:type="spellEnd"/>
      <w:r>
        <w:t xml:space="preserve"> follows the same trend. In contrast, temperature sensitivity is more conserved in </w:t>
      </w:r>
      <w:proofErr w:type="spellStart"/>
      <w:r>
        <w:t>Bacteroidota</w:t>
      </w:r>
      <w:proofErr w:type="spellEnd"/>
      <w:r>
        <w:t xml:space="preserve">, where the temperature model provides the best fit for 11 out of 14 genera, </w:t>
      </w:r>
      <w:proofErr w:type="spellStart"/>
      <w:r>
        <w:t>Actinobacteriota</w:t>
      </w:r>
      <w:proofErr w:type="spellEnd"/>
      <w:r>
        <w:t xml:space="preserve"> (4 out of 6 genera), and Firmicutes (29 out of 42 genera). For these phyla, the relationship with temperature is primarily negative (Fig 2), indicating that these taxa decline with rising temperatures</w:t>
      </w:r>
      <w:r w:rsidR="00FE6393">
        <w:t xml:space="preserve"> including </w:t>
      </w:r>
      <w:r w:rsidR="00984A77">
        <w:t>known obligate anaerobes</w:t>
      </w:r>
      <w:r w:rsidR="00FE6393">
        <w:t xml:space="preserve"> such as </w:t>
      </w:r>
      <w:r w:rsidR="00984A77" w:rsidRPr="006915F0">
        <w:rPr>
          <w:i/>
          <w:iCs/>
        </w:rPr>
        <w:t>Bacteroides</w:t>
      </w:r>
      <w:r w:rsidR="00984A77">
        <w:rPr>
          <w:i/>
          <w:iCs/>
        </w:rPr>
        <w:t xml:space="preserve"> ()</w:t>
      </w:r>
      <w:r w:rsidR="00984A77" w:rsidRPr="006915F0">
        <w:rPr>
          <w:i/>
          <w:iCs/>
        </w:rPr>
        <w:t>, Parabacteroides</w:t>
      </w:r>
      <w:r w:rsidR="00984A77">
        <w:rPr>
          <w:i/>
          <w:iCs/>
        </w:rPr>
        <w:t xml:space="preserve"> ()</w:t>
      </w:r>
      <w:r w:rsidR="00984A77" w:rsidRPr="006915F0">
        <w:rPr>
          <w:i/>
          <w:iCs/>
        </w:rPr>
        <w:t xml:space="preserve">, </w:t>
      </w:r>
      <w:commentRangeEnd w:id="108"/>
      <w:r w:rsidR="000232D9">
        <w:rPr>
          <w:rStyle w:val="CommentReference"/>
        </w:rPr>
        <w:commentReference w:id="108"/>
      </w:r>
      <w:r w:rsidR="00984A77" w:rsidRPr="006915F0">
        <w:rPr>
          <w:i/>
          <w:iCs/>
        </w:rPr>
        <w:t>Clostridium</w:t>
      </w:r>
      <w:r w:rsidR="00984A77">
        <w:rPr>
          <w:i/>
          <w:iCs/>
        </w:rPr>
        <w:t xml:space="preserve"> ()</w:t>
      </w:r>
      <w:r w:rsidR="00984A77" w:rsidRPr="006915F0">
        <w:rPr>
          <w:i/>
          <w:iCs/>
        </w:rPr>
        <w:t xml:space="preserve">, </w:t>
      </w:r>
      <w:proofErr w:type="spellStart"/>
      <w:r w:rsidR="00984A77" w:rsidRPr="006915F0">
        <w:rPr>
          <w:i/>
          <w:iCs/>
        </w:rPr>
        <w:t>Ruminococcus</w:t>
      </w:r>
      <w:proofErr w:type="spellEnd"/>
      <w:r w:rsidR="00984A77">
        <w:rPr>
          <w:i/>
          <w:iCs/>
        </w:rPr>
        <w:t xml:space="preserve"> ()</w:t>
      </w:r>
      <w:r w:rsidR="00984A77" w:rsidRPr="006915F0">
        <w:rPr>
          <w:i/>
          <w:iCs/>
        </w:rPr>
        <w:t>, Eubacterium</w:t>
      </w:r>
      <w:r w:rsidR="00984A77">
        <w:rPr>
          <w:i/>
          <w:iCs/>
        </w:rPr>
        <w:t xml:space="preserve"> ()</w:t>
      </w:r>
      <w:r w:rsidR="00984A77" w:rsidRPr="006915F0">
        <w:rPr>
          <w:i/>
          <w:iCs/>
        </w:rPr>
        <w:t xml:space="preserve">, </w:t>
      </w:r>
      <w:proofErr w:type="spellStart"/>
      <w:r w:rsidR="00984A77" w:rsidRPr="006915F0">
        <w:rPr>
          <w:i/>
          <w:iCs/>
        </w:rPr>
        <w:t>Blautia</w:t>
      </w:r>
      <w:proofErr w:type="spellEnd"/>
      <w:r w:rsidR="00984A77">
        <w:rPr>
          <w:i/>
          <w:iCs/>
        </w:rPr>
        <w:t xml:space="preserve"> ()</w:t>
      </w:r>
      <w:r w:rsidR="00984A77" w:rsidRPr="006915F0">
        <w:rPr>
          <w:i/>
          <w:iCs/>
        </w:rPr>
        <w:t xml:space="preserve">, </w:t>
      </w:r>
      <w:proofErr w:type="spellStart"/>
      <w:r w:rsidR="00984A77" w:rsidRPr="006915F0">
        <w:rPr>
          <w:i/>
          <w:iCs/>
        </w:rPr>
        <w:t>Anaerostipes</w:t>
      </w:r>
      <w:proofErr w:type="spellEnd"/>
      <w:r w:rsidR="00984A77">
        <w:rPr>
          <w:i/>
          <w:iCs/>
        </w:rPr>
        <w:t xml:space="preserve"> ()</w:t>
      </w:r>
      <w:r w:rsidR="00984A77" w:rsidRPr="006915F0">
        <w:rPr>
          <w:i/>
          <w:iCs/>
        </w:rPr>
        <w:t xml:space="preserve">, </w:t>
      </w:r>
      <w:r w:rsidR="00984A77" w:rsidRPr="006915F0">
        <w:t>and</w:t>
      </w:r>
      <w:r w:rsidR="00984A77" w:rsidRPr="006915F0">
        <w:rPr>
          <w:i/>
          <w:iCs/>
        </w:rPr>
        <w:t xml:space="preserve"> </w:t>
      </w:r>
      <w:proofErr w:type="spellStart"/>
      <w:r w:rsidR="00984A77" w:rsidRPr="006915F0">
        <w:rPr>
          <w:i/>
          <w:iCs/>
        </w:rPr>
        <w:t>Alistipes</w:t>
      </w:r>
      <w:proofErr w:type="spellEnd"/>
      <w:r w:rsidR="00984A77">
        <w:rPr>
          <w:i/>
          <w:iCs/>
        </w:rPr>
        <w:t xml:space="preserve"> (). </w:t>
      </w:r>
    </w:p>
    <w:p w14:paraId="255504D7" w14:textId="2746920E" w:rsidR="009A0E02" w:rsidRDefault="009A0E02" w:rsidP="009A0E02">
      <w:pPr>
        <w:ind w:firstLine="720"/>
      </w:pPr>
      <w:r>
        <w:t>Temperature is also related to the abundance of microbial metabolic pathways. The temperature model provided the best fit for 169 out of 383 total pathways, accounting for at least 50% of the model weight (</w:t>
      </w:r>
      <w:r w:rsidR="0045125E">
        <w:t>Table 2S</w:t>
      </w:r>
      <w:r>
        <w:t xml:space="preserve">).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w:t>
      </w:r>
      <w:del w:id="114" w:author="Katherine Ryan Amato" w:date="2025-06-26T16:09:00Z" w16du:dateUtc="2025-06-26T21:09:00Z">
        <w:r w:rsidDel="000232D9">
          <w:delText xml:space="preserve">The gut microbiome exhibits signs of </w:delText>
        </w:r>
      </w:del>
      <w:ins w:id="115" w:author="Katherine Ryan Amato" w:date="2025-06-26T16:09:00Z" w16du:dateUtc="2025-06-26T21:09:00Z">
        <w:r w:rsidR="000232D9">
          <w:t xml:space="preserve">Patterns in these categories suggest a </w:t>
        </w:r>
      </w:ins>
      <w:r>
        <w:t xml:space="preserve">metabolic restructuring that may help microbes respond to rising temperatures.  For example, </w:t>
      </w:r>
      <w:del w:id="116" w:author="Katherine Ryan Amato" w:date="2025-06-26T16:11:00Z" w16du:dateUtc="2025-06-26T21:11:00Z">
        <w:r w:rsidDel="006E54FB">
          <w:delText xml:space="preserve">changes in lipid metabolism including </w:delText>
        </w:r>
      </w:del>
      <w:r>
        <w:t>an increase in fatty acid</w:t>
      </w:r>
      <w:del w:id="117" w:author="Katherine Ryan Amato" w:date="2025-06-26T16:11:00Z" w16du:dateUtc="2025-06-26T21:11:00Z">
        <w:r w:rsidDel="006E54FB">
          <w:delText>s</w:delText>
        </w:r>
      </w:del>
      <w:r>
        <w:t xml:space="preserve"> synthesis pathways like oleate, cis-</w:t>
      </w:r>
      <w:proofErr w:type="spellStart"/>
      <w:r>
        <w:t>vaccenate</w:t>
      </w:r>
      <w:proofErr w:type="spellEnd"/>
      <w:r>
        <w:t xml:space="preserve">, palmitoleate, stearate, and </w:t>
      </w:r>
      <w:proofErr w:type="spellStart"/>
      <w:r>
        <w:t>gondoate</w:t>
      </w:r>
      <w:proofErr w:type="spellEnd"/>
      <w:r>
        <w:t xml:space="preserve"> and lipid remodeling pathways such as the mevalonate pathway and downstream isoprenoid lipids synthesis, </w:t>
      </w:r>
      <w:commentRangeStart w:id="118"/>
      <w:commentRangeStart w:id="119"/>
      <w:commentRangeStart w:id="120"/>
      <w:r>
        <w:t xml:space="preserve">may help maintain cytoplasmic membrane integrity at high temperatures </w:t>
      </w:r>
      <w:commentRangeEnd w:id="118"/>
      <w:r>
        <w:rPr>
          <w:rStyle w:val="CommentReference"/>
        </w:rPr>
        <w:commentReference w:id="118"/>
      </w:r>
      <w:commentRangeEnd w:id="119"/>
      <w:r>
        <w:rPr>
          <w:rStyle w:val="CommentReference"/>
        </w:rPr>
        <w:commentReference w:id="119"/>
      </w:r>
      <w:commentRangeEnd w:id="120"/>
      <w:r w:rsidR="006E54FB">
        <w:rPr>
          <w:rStyle w:val="CommentReference"/>
        </w:rPr>
        <w:commentReference w:id="120"/>
      </w:r>
      <w:r>
        <w:t>(Fig 3A)</w:t>
      </w:r>
      <w:r>
        <w:fldChar w:fldCharType="begin"/>
      </w:r>
      <w:r>
        <w:instrText xml:space="preserve"> ADDIN ZOTERO_ITEM CSL_CITATION {"citationID":"ZsjASiqo","properties":{"formattedCitation":"(Mansilla et al., 2004; Y.-M. Zhang &amp; Rock, 2008)","plainCitation":"(Mansilla et al., 2004; Y.-M. Zhang &amp; Rock, 2008)","noteIndex":0},"citationItems":[{"id":3378,"uris":["http://zotero.org/users/13901503/items/TZK8TZFH"],"itemData":{"id":3378,"type":"article-journal","container-title":"Journal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(Mansilla et al., 2004; Y.-M. Zhang &amp; Rock, 2008)</w:t>
      </w:r>
      <w:r>
        <w:fldChar w:fldCharType="end"/>
      </w:r>
      <w:r>
        <w:t xml:space="preserve">. However, a decrease in pathways involved in lipid catabolism and recycling including fatty acid β-oxidation, fatty acid salvage, and phospholipid turnover likely impairs membrane repair mechanisms </w:t>
      </w:r>
      <w:r>
        <w:fldChar w:fldCharType="begin"/>
      </w:r>
      <w:r>
        <w:instrText xml:space="preserve"> ADDIN ZOTERO_ITEM CSL_CITATION {"citationID":"lWyrjH6E","properties":{"formattedCitation":"(Dennis, 1994; Y.-M. Zhang &amp; Rock, 2008)","plainCitation":"(Dennis, 1994; Y.-M. Zhang &amp; Rock, 2008)","noteIndex":0},"citationItems":[{"id":3285,"uris":["http://zotero.org/users/13901503/items/932HVZ4C"],"itemData":{"id":3285,"type":"article-journal","container-title":"Journal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(Dennis, 1994; Y.-M. Zhang &amp; Rock, 2008)</w:t>
      </w:r>
      <w:r>
        <w:fldChar w:fldCharType="end"/>
      </w:r>
      <w:r w:rsidRPr="00F865AD">
        <w:t xml:space="preserve"> </w:t>
      </w:r>
      <w:r>
        <w:t>and may compromise integrity during extended periods of high temperatures. Further, an increase in anaerobic pathways, including the reductive TCA cycle and several involved in glycolysis (), alongside a decrease in pathways that support aerobic metabolism () may reflect a response to changing oxygen gradients with rising temperatures to maintain energy production. (Fig 3B)</w:t>
      </w:r>
      <w:r>
        <w:fldChar w:fldCharType="begin"/>
      </w:r>
      <w:r>
        <w:instrText xml:space="preserve"> ADDIN ZOTERO_ITEM CSL_CITATION {"citationID":"RZiOC71a","properties":{"formattedCitation":"(Hall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Pr>
          <w:rFonts w:ascii="Cambria Math" w:hAnsi="Cambria Math" w:cs="Cambria Math"/>
        </w:rPr>
        <w:instrText>𝑃</w:instrText>
      </w:r>
      <w:r>
        <w:instrText xml:space="preserve">⁢CO2P⁢CO2, while decreasing venous O2 saturation and venous pH. One hour after heat exposure, liver glycogen levels were decreased </w:instrText>
      </w:r>
      <w:r>
        <w:rPr>
          <w:rFonts w:ascii="Cambria Math" w:hAnsi="Cambria Math" w:cs="Cambria Math"/>
        </w:rPr>
        <w:instrText>∼</w:instrText>
      </w:r>
      <w:r>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Pr>
          <w:noProof/>
        </w:rPr>
        <w:t>(Hall et al., 1999)</w:t>
      </w:r>
      <w:r>
        <w:fldChar w:fldCharType="end"/>
      </w:r>
      <w:r>
        <w:t xml:space="preserve">. </w:t>
      </w:r>
      <w:commentRangeStart w:id="121"/>
      <w:r>
        <w:t xml:space="preserve">However, these anaerobic pathways are primarily involved in simple carbohydrate metabolism typical of facultative taxa (), and coincide with a decline in complex polysaccharide fermentation typical of obligate taxa (), suggesting that this shift is driven by the relative persistence of facultative taxa at high temperatures. Since fiber fermentation creates SCFAs which are crucial energy sources, extended periods of high temperatures may eventually cause a decline in overall energy </w:t>
      </w:r>
      <w:commentRangeStart w:id="122"/>
      <w:r>
        <w:t>availability</w:t>
      </w:r>
      <w:commentRangeEnd w:id="122"/>
      <w:r>
        <w:rPr>
          <w:rStyle w:val="CommentReference"/>
        </w:rPr>
        <w:commentReference w:id="122"/>
      </w:r>
      <w:r>
        <w:t xml:space="preserve"> (). </w:t>
      </w:r>
      <w:commentRangeEnd w:id="121"/>
      <w:r w:rsidR="006E54FB">
        <w:rPr>
          <w:rStyle w:val="CommentReference"/>
        </w:rPr>
        <w:commentReference w:id="121"/>
      </w:r>
    </w:p>
    <w:p w14:paraId="49A76833" w14:textId="4A1842E4" w:rsidR="009A0E02" w:rsidRDefault="009A0E02" w:rsidP="009A0E02">
      <w:pPr>
        <w:ind w:firstLine="720"/>
      </w:pPr>
      <w:del w:id="123" w:author="Katherine Ryan Amato" w:date="2025-06-26T16:16:00Z" w16du:dateUtc="2025-06-26T21:16:00Z">
        <w:r w:rsidDel="006E54FB">
          <w:delText>Some of the observed metabolic shifts suggest that rising temperatures may affect microbial activity in ways that compromise the homeostasis of the gut environment. For example,</w:delText>
        </w:r>
      </w:del>
      <w:ins w:id="124" w:author="Katherine Ryan Amato" w:date="2025-06-26T16:16:00Z" w16du:dateUtc="2025-06-26T21:16:00Z">
        <w:r w:rsidR="006E54FB">
          <w:t>We also observed</w:t>
        </w:r>
      </w:ins>
      <w:r>
        <w:t xml:space="preserve"> declines in pathways that support redox maintenance</w:t>
      </w:r>
      <w:ins w:id="125" w:author="Katherine Ryan Amato" w:date="2025-06-26T16:17:00Z" w16du:dateUtc="2025-06-26T21:17:00Z">
        <w:r w:rsidR="006E54FB">
          <w:t xml:space="preserve"> and cycling</w:t>
        </w:r>
      </w:ins>
      <w:r>
        <w:t xml:space="preserve"> including the synthesis of cofactors such as B vitamins </w:t>
      </w:r>
      <w:r>
        <w:fldChar w:fldCharType="begin"/>
      </w:r>
      <w:r>
        <w:instrText xml:space="preserve"> ADDIN ZOTERO_ITEM CSL_CITATION {"citationID":"oWPRpQeE","properties":{"formattedCitation":"(Hellmann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Pr>
          <w:noProof/>
        </w:rPr>
        <w:t>(Hellmann &amp; Mooney, 2010; Powers, 2003)</w:t>
      </w:r>
      <w:r>
        <w:fldChar w:fldCharType="end"/>
      </w:r>
      <w:r>
        <w:t xml:space="preserve">, coenzymes </w:t>
      </w:r>
      <w:r>
        <w:fldChar w:fldCharType="begin"/>
      </w:r>
      <w:r>
        <w:instrText xml:space="preserve"> ADDIN ZOTERO_ITEM CSL_CITATION {"citationID":"4f75BpHM","properties":{"formattedCitation":"(Gout,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Pr>
          <w:noProof/>
        </w:rPr>
        <w:t>(Gout, 2018)</w:t>
      </w:r>
      <w:r>
        <w:fldChar w:fldCharType="end"/>
      </w:r>
      <w:r>
        <w:t xml:space="preserve">, </w:t>
      </w:r>
      <w:del w:id="126" w:author="Katherine Ryan Amato" w:date="2025-06-26T16:17:00Z" w16du:dateUtc="2025-06-26T21:17:00Z">
        <w:r w:rsidDel="006E54FB">
          <w:delText xml:space="preserve">and </w:delText>
        </w:r>
      </w:del>
      <w:r>
        <w:t xml:space="preserve">antioxidant precursors to glutathione </w:t>
      </w:r>
      <w:r>
        <w:fldChar w:fldCharType="begin"/>
      </w:r>
      <w:r>
        <w:instrText xml:space="preserve"> ADDIN ZOTERO_ITEM CSL_CITATION {"citationID":"2FPwkzM8","properties":{"formattedCitation":"(S. C. Lu, 2013)","plainCitation":"(S. C. Lu, 2013)","noteIndex":0},"citationItems":[{"id":3229,"uris":["http://zotero.org/users/13901503/items/98ARRTVI"],"itemData":{"id":3229,"type":"article-journal","abstract":"Background\nGlutathione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Pr>
          <w:noProof/>
        </w:rPr>
        <w:t>(S. C. Lu, 2013)</w:t>
      </w:r>
      <w:r>
        <w:fldChar w:fldCharType="end"/>
      </w:r>
      <w:r w:rsidRPr="003340EB">
        <w:t xml:space="preserve"> </w:t>
      </w:r>
      <w:del w:id="127" w:author="Katherine Ryan Amato" w:date="2025-06-26T16:16:00Z" w16du:dateUtc="2025-06-26T21:16:00Z">
        <w:r w:rsidDel="006E54FB">
          <w:delText xml:space="preserve">may impair the gut microbiome’s ability to neutralize reactive oxygen species (ROS) and contribute to redox imbalance at high temperatures </w:delText>
        </w:r>
      </w:del>
      <w:r>
        <w:t>(Fig 3C)</w:t>
      </w:r>
      <w:del w:id="128" w:author="Katherine Ryan Amato" w:date="2025-06-26T16:17:00Z" w16du:dateUtc="2025-06-26T21:17:00Z">
        <w:r w:rsidDel="006E54FB">
          <w:delText xml:space="preserve">. Pathways involved in redox cycling such </w:delText>
        </w:r>
      </w:del>
      <w:ins w:id="129" w:author="Katherine Ryan Amato" w:date="2025-06-26T16:17:00Z" w16du:dateUtc="2025-06-26T21:17:00Z">
        <w:r w:rsidR="006E54FB">
          <w:t xml:space="preserve">, </w:t>
        </w:r>
      </w:ins>
      <w:del w:id="130" w:author="Katherine Ryan Amato" w:date="2025-06-26T16:17:00Z" w16du:dateUtc="2025-06-26T21:17:00Z">
        <w:r w:rsidDel="006E54FB">
          <w:delText>as</w:delText>
        </w:r>
      </w:del>
      <w:r>
        <w:t xml:space="preserve"> NADPH production, quinone synthesis, </w:t>
      </w:r>
      <w:del w:id="131" w:author="Katherine Ryan Amato" w:date="2025-06-26T16:17:00Z" w16du:dateUtc="2025-06-26T21:17:00Z">
        <w:r w:rsidDel="006E54FB">
          <w:delText xml:space="preserve">and </w:delText>
        </w:r>
      </w:del>
      <w:r>
        <w:t xml:space="preserve">siderophore-mediated iron transport </w:t>
      </w:r>
      <w:del w:id="132" w:author="Katherine Ryan Amato" w:date="2025-06-26T16:17:00Z" w16du:dateUtc="2025-06-26T21:17:00Z">
        <w:r w:rsidDel="006E54FB">
          <w:delText xml:space="preserve">also decline </w:delText>
        </w:r>
      </w:del>
      <w:r>
        <w:t>(Fig 4C; Dhungana &amp; Crumbliss, 2005; Ying, 2008)</w:t>
      </w:r>
      <w:ins w:id="133" w:author="Katherine Ryan Amato" w:date="2025-06-26T16:17:00Z" w16du:dateUtc="2025-06-26T21:17:00Z">
        <w:r w:rsidR="006E54FB">
          <w:t xml:space="preserve">, and </w:t>
        </w:r>
      </w:ins>
      <w:del w:id="134" w:author="Katherine Ryan Amato" w:date="2025-06-26T16:17:00Z" w16du:dateUtc="2025-06-26T21:17:00Z">
        <w:r w:rsidDel="006E54FB">
          <w:delText xml:space="preserve"> along with </w:delText>
        </w:r>
      </w:del>
      <w:r>
        <w:t>detoxification pathways for aromatic compounds and aldehydes (Kalapos, 1999)</w:t>
      </w:r>
      <w:del w:id="135" w:author="Katherine Ryan Amato" w:date="2025-06-26T16:17:00Z" w16du:dateUtc="2025-06-26T21:17:00Z">
        <w:r w:rsidDel="006E54FB">
          <w:delText xml:space="preserve"> which could also contribute to the accumulation of ROS</w:delText>
        </w:r>
      </w:del>
      <w:r>
        <w:t xml:space="preserve">. </w:t>
      </w:r>
      <w:del w:id="136" w:author="Katherine Ryan Amato" w:date="2025-06-26T16:19:00Z" w16du:dateUtc="2025-06-26T21:19:00Z">
        <w:r w:rsidDel="006E54FB">
          <w:delText>However</w:delText>
        </w:r>
      </w:del>
      <w:ins w:id="137" w:author="Katherine Ryan Amato" w:date="2025-06-26T16:19:00Z" w16du:dateUtc="2025-06-26T21:19:00Z">
        <w:r w:rsidR="006E54FB">
          <w:t>I</w:t>
        </w:r>
      </w:ins>
      <w:ins w:id="138" w:author="Katherine Ryan Amato" w:date="2025-06-26T16:20:00Z" w16du:dateUtc="2025-06-26T21:20:00Z">
        <w:r w:rsidR="006E54FB">
          <w:t>n contrast</w:t>
        </w:r>
      </w:ins>
      <w:r>
        <w:t xml:space="preserve">, some pathways that support redox maintenance increase with rising temperatures including the synthesis of antioxidant precursors and vitamin </w:t>
      </w:r>
      <w:r>
        <w:lastRenderedPageBreak/>
        <w:t xml:space="preserve">B12 </w:t>
      </w:r>
      <w:r>
        <w:fldChar w:fldCharType="begin"/>
      </w:r>
      <w:r>
        <w:instrText xml:space="preserve"> ADDIN ZOTERO_ITEM CSL_CITATION {"citationID":"RysgoECv","properties":{"formattedCitation":"(Martens et al., 2002)","plainCitation":"(Martens et al., 2002)","noteIndex":0},"citationItems":[{"id":3337,"uris":["http://zotero.org/users/13901503/items/ZQRDCT8W"],"itemData":{"id":3337,"type":"article-journal","abstract":"One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Pr>
          <w:noProof/>
        </w:rPr>
        <w:t>(Martens et al., 2002)</w:t>
      </w:r>
      <w:r>
        <w:fldChar w:fldCharType="end"/>
      </w:r>
      <w:r>
        <w:t xml:space="preserve">, coenzyme metabolism </w:t>
      </w:r>
      <w:r>
        <w:fldChar w:fldCharType="begin"/>
      </w:r>
      <w:r>
        <w:instrText xml:space="preserve"> ADDIN ZOTERO_ITEM CSL_CITATION {"citationID":"RUb5pm3b","properties":{"formattedCitation":"(Belenky et al., 2007)","plainCitation":"(Belenky et al., 2007)","noteIndex":0},"citationItems":[{"id":3246,"uris":["http://zotero.org/users/13901503/items/SBMSGALS"],"itemData":{"id":3246,"type":"article-journal","container-title":"Trends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Pr>
          <w:noProof/>
        </w:rPr>
        <w:t>(Belenky et al., 2007)</w:t>
      </w:r>
      <w:r>
        <w:fldChar w:fldCharType="end"/>
      </w:r>
      <w:r>
        <w:t xml:space="preserve">, and degradation of vitamin-like compounds </w:t>
      </w:r>
      <w:r>
        <w:fldChar w:fldCharType="begin"/>
      </w:r>
      <w:r>
        <w:instrText xml:space="preserve"> ADDIN ZOTERO_ITEM CSL_CITATION {"citationID":"CONirrgu","properties":{"formattedCitation":"(Linster &amp; Van Schaftingen, 2007)","plainCitation":"(Linster &amp; Van Schaftingen, 2007)","noteIndex":0},"citationItems":[{"id":3334,"uris":["http://zotero.org/users/13901503/items/68BGK4TV"],"itemData":{"id":3334,"type":"article-journal","abstract":"Vitamin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Pr>
          <w:noProof/>
        </w:rPr>
        <w:t>(Linster &amp; Van Schaftingen, 2007)</w:t>
      </w:r>
      <w:r>
        <w:fldChar w:fldCharType="end"/>
      </w:r>
      <w:r>
        <w:t xml:space="preserve">. </w:t>
      </w:r>
      <w:ins w:id="139" w:author="Katherine Ryan Amato" w:date="2025-06-26T16:20:00Z" w16du:dateUtc="2025-06-26T21:20:00Z">
        <w:r w:rsidR="006E54FB">
          <w:t>However, t</w:t>
        </w:r>
      </w:ins>
      <w:ins w:id="140" w:author="Katherine Ryan Amato" w:date="2025-06-26T16:19:00Z" w16du:dateUtc="2025-06-26T21:19:00Z">
        <w:r w:rsidR="006E54FB">
          <w:t>here are also increases</w:t>
        </w:r>
      </w:ins>
      <w:ins w:id="141" w:author="Katherine Ryan Amato" w:date="2025-06-26T16:20:00Z" w16du:dateUtc="2025-06-26T21:20:00Z">
        <w:r w:rsidR="006E54FB">
          <w:t xml:space="preserve"> in nucleotide and translation-associated metabolism pathways such as </w:t>
        </w:r>
      </w:ins>
      <w:del w:id="142" w:author="Katherine Ryan Amato" w:date="2025-06-26T16:20:00Z" w16du:dateUtc="2025-06-26T21:20:00Z">
        <w:r w:rsidDel="006E54FB">
          <w:delText xml:space="preserve">These shifts may represent a compensatory effort to counteract the loss of ROS-neutralizing pathways and help sustain or reestablish redox balance at high temperatures. Unfortunately, this compensation is likely insufficient to prevent the accumulation of ROS as indicated by the concomitant increase in pathways involved in nucleotide mobilization including </w:delText>
        </w:r>
      </w:del>
      <w:r>
        <w:t>purine and pyrimidine de novo synthesis, nucleotide salvage</w:t>
      </w:r>
      <w:del w:id="143" w:author="Katherine Ryan Amato" w:date="2025-06-26T16:20:00Z" w16du:dateUtc="2025-06-26T21:20:00Z">
        <w:r w:rsidDel="006E54FB">
          <w:delText>,</w:delText>
        </w:r>
      </w:del>
      <w:r>
        <w:t xml:space="preserve"> and recycling (Fig 3D)</w:t>
      </w:r>
      <w:r>
        <w:fldChar w:fldCharType="begin"/>
      </w:r>
      <w:r>
        <w:instrText xml:space="preserve"> ADDIN ZOTERO_ITEM CSL_CITATION {"citationID":"VWKBgd91","properties":{"formattedCitation":"(Kilstrup et al., 2005; Lane &amp; Fan, 2015)","plainCitation":"(Kilstrup et al., 2005; Lane &amp; Fan, 2015)","noteIndex":0},"citationItems":[{"id":3291,"uris":["http://zotero.org/users/13901503/items/6MPJ4SKF"],"itemData":{"id":3291,"type":"article-journal","abstract":"Most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w:instrText>
      </w:r>
      <w:r>
        <w:rPr>
          <w:rFonts w:ascii="Cambria Math" w:hAnsi="Cambria Math" w:cs="Cambria Math"/>
        </w:rPr>
        <w:instrText>ﬀ</w:instrText>
      </w:r>
      <w:r>
        <w:instrText xml:space="preserve">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Pr>
          <w:noProof/>
        </w:rPr>
        <w:t>(Kilstrup et al., 2005; Lane &amp; Fan, 2015)</w:t>
      </w:r>
      <w:r>
        <w:fldChar w:fldCharType="end"/>
      </w:r>
      <w:ins w:id="144" w:author="Katherine Ryan Amato" w:date="2025-06-26T16:20:00Z" w16du:dateUtc="2025-06-26T21:20:00Z">
        <w:r w:rsidR="006E54FB">
          <w:t xml:space="preserve">, </w:t>
        </w:r>
      </w:ins>
      <w:del w:id="145" w:author="Katherine Ryan Amato" w:date="2025-06-26T16:20:00Z" w16du:dateUtc="2025-06-26T21:20:00Z">
        <w:r w:rsidDel="006E54FB">
          <w:delText xml:space="preserve">. There is also an increase in pathways that may support accuracy during translation </w:delText>
        </w:r>
        <w:r w:rsidRPr="00F33655" w:rsidDel="006E54FB">
          <w:delText xml:space="preserve">such as </w:delText>
        </w:r>
      </w:del>
      <w:proofErr w:type="spellStart"/>
      <w:r w:rsidRPr="00F33655">
        <w:t>queuosine</w:t>
      </w:r>
      <w:proofErr w:type="spellEnd"/>
      <w:r w:rsidRPr="00F33655">
        <w:t xml:space="preserve"> synthesis</w:t>
      </w:r>
      <w:ins w:id="146" w:author="Katherine Ryan Amato" w:date="2025-06-26T16:21:00Z" w16du:dateUtc="2025-06-26T21:21:00Z">
        <w:r w:rsidR="00ED63FA">
          <w:t>,</w:t>
        </w:r>
      </w:ins>
      <w:r w:rsidRPr="00F33655">
        <w:t xml:space="preserve"> and S-adenosylmethionine salvage</w:t>
      </w:r>
      <w:r>
        <w:t xml:space="preserve"> </w:t>
      </w:r>
      <w:r w:rsidRPr="00F33655">
        <w:t>(Vinayak &amp; Pathak, 2010)</w:t>
      </w:r>
      <w:r>
        <w:t xml:space="preserve">. This coordinated increase in nucleotide and translation-associated metabolism may reflect the consequences of redox imbalance at high temperatures because the accumulation of ROS can lead to DNA damage </w:t>
      </w:r>
      <w:r>
        <w:fldChar w:fldCharType="begin"/>
      </w:r>
      <w:r>
        <w:instrText xml:space="preserve"> ADDIN ZOTERO_ITEM CSL_CITATION {"citationID":"De7gRBET","properties":{"formattedCitation":"(Imlay,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Pr>
          <w:noProof/>
        </w:rPr>
        <w:t>(Imlay, 2013)</w:t>
      </w:r>
      <w:r>
        <w:fldChar w:fldCharType="end"/>
      </w:r>
      <w:r>
        <w:t xml:space="preserve">. </w:t>
      </w:r>
    </w:p>
    <w:p w14:paraId="374189EE" w14:textId="7C84769B" w:rsidR="00A87379" w:rsidRDefault="009A0E02" w:rsidP="0031018E">
      <w:pPr>
        <w:ind w:firstLine="720"/>
      </w:pPr>
      <w:del w:id="147" w:author="Katherine Ryan Amato" w:date="2025-06-26T16:21:00Z" w16du:dateUtc="2025-06-26T21:21:00Z">
        <w:r w:rsidDel="00ED63FA">
          <w:delText xml:space="preserve">Shifts in microbial pathways involved in immune regulation may also disrupt gut homeostasis by impairing mechanisms that maintain host tolerance toward the gut microbiome. </w:delText>
        </w:r>
      </w:del>
      <w:r>
        <w:t xml:space="preserve">Rising temperatures are associated with a decline in </w:t>
      </w:r>
      <w:r w:rsidRPr="00183627">
        <w:t xml:space="preserve">pathways that </w:t>
      </w:r>
      <w:r>
        <w:t xml:space="preserve">produce metabolites known to support anti-inflammatory signaling including synthesis of the SCFAs butyrate and propanoate, catabolism of monosaturated fatty acids like oleate, and production of amino acid–derived immunomodulators through arginine degradation and ornithine synthesis (Fig 3E). </w:t>
      </w:r>
      <w:del w:id="148" w:author="Katherine Ryan Amato" w:date="2025-06-26T16:22:00Z" w16du:dateUtc="2025-06-26T21:22:00Z">
        <w:r w:rsidDel="00ED63FA">
          <w:delText xml:space="preserve">Loss of these pathways may weaken essential mechanisms that promote host immune tolerance toward gut bacteria including support of anti-inflammatory regulatory T cell activity </w:delText>
        </w:r>
        <w:r w:rsidDel="00ED63FA">
          <w:fldChar w:fldCharType="begin"/>
        </w:r>
        <w:r w:rsidDel="00ED63FA">
          <w:delInstrText xml:space="preserve"> ADDIN ZOTERO_ITEM CSL_CITATION {"citationID":"oCjERRK6","properties":{"formattedCitation":"(Arpaia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delInstrText>
        </w:r>
        <w:r w:rsidDel="00ED63FA">
          <w:fldChar w:fldCharType="separate"/>
        </w:r>
        <w:r w:rsidDel="00ED63FA">
          <w:rPr>
            <w:noProof/>
          </w:rPr>
          <w:delText>(Arpaia et al., 2013; Furusawa et al., 2013)</w:delText>
        </w:r>
        <w:r w:rsidDel="00ED63FA">
          <w:fldChar w:fldCharType="end"/>
        </w:r>
        <w:r w:rsidDel="00ED63FA">
          <w:delText xml:space="preserve">, suppression of pro-inflammatory cytokine signaling </w:delText>
        </w:r>
        <w:r w:rsidDel="00ED63FA">
          <w:fldChar w:fldCharType="begin"/>
        </w:r>
        <w:r w:rsidDel="00ED63FA">
          <w:delInstrText xml:space="preserve"> ADDIN ZOTERO_ITEM CSL_CITATION {"citationID":"CvzFPJOA","properties":{"formattedCitation":"(Hung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delInstrText>
        </w:r>
        <w:r w:rsidDel="00ED63FA">
          <w:fldChar w:fldCharType="separate"/>
        </w:r>
        <w:r w:rsidDel="00ED63FA">
          <w:rPr>
            <w:noProof/>
          </w:rPr>
          <w:delText>(Hung et al., 2023; Klampfer et al., 2003)</w:delText>
        </w:r>
        <w:r w:rsidDel="00ED63FA">
          <w:fldChar w:fldCharType="end"/>
        </w:r>
        <w:r w:rsidDel="00ED63FA">
          <w:delText xml:space="preserve">, and support for M2 macrophage anti-inflammatory activity </w:delText>
        </w:r>
        <w:r w:rsidDel="00ED63FA">
          <w:fldChar w:fldCharType="begin"/>
        </w:r>
        <w:r w:rsidDel="00ED63FA">
          <w:delInstrText xml:space="preserve"> ADDIN ZOTERO_ITEM CSL_CITATION {"citationID":"ed86fdVL","properties":{"formattedCitation":"(Bronte &amp; Zanovello, 2005; Rath et al., 2014)","plainCitation":"(Bronte &amp; Zanovello, 2005; Rath et al., 2014)","noteIndex":0},"citationItems":[{"id":3530,"uris":["http://zotero.org/users/13901503/items/C52YCWD9"],"itemData":{"id":3530,"type":"article-journal","abstract":"An impaired balance between immature and mature myeloid cells is one of the hallmarks of seemingly unrelated pathological conditions that are associated with T-cell dysfunction.In mice, co-expression of CD11b and GR1 is associated with myeloid cells at various stages of differentiation that can inhibit T-cell activation induced by either antigen or a polyclonal stimulus. This inhibition occurs through an MHC-independent mechanism that requires cell–cell contact.These myeloid cells are known as myeloid suppressor cells (MSCs), and they partially overlap with the previously described natural suppressor cells. MSCs arise from bone marrow and other haematopoietic organs that are exposed to systemically released factors that act on myelomonocytic precursors.MSCs inhibit antigen-activated T cells by a mechanism that requires important enzymes of L-arginine metabolism, the inducible forms of nitric-oxide synthase (NOS) and arginase (ARG), NOS2 and ARG1. In mouse myeloid cells, NOS2 and ARG1are competitively regulated by T helper 1 (TH1) and TH2 cytokines, respectively.MSCs can use ARG1 and NOS2, either separately or in combination, to restrain T-cell functions. The choice is regulated by a network of signals, cytokines and receptor–ligand interactions that underlie the crosstalk between MSCs and activated T cells.NOS2 generates nitric oxide (NO), which blocks signalling from the interleukin-2 receptor. By contrast, L-arginine depletion induced by the activity of ARG1 causes downregulation of expression of the ζ-chain of CD3 and, consequently, impairment of its signalling properties.Moreover, NO and superoxide (O2−) production in MSCs generates several highly oxidizing molecules known as reactive nitrogen and oxygen species. Generation of reactive nitrogen and oxygen species regulates the contraction phase of CD8+ T cells following antigenic stimulation.The activity of ARG1 and NOS2 working in combination was recently described for CD11b+GR1+ cells from tumour-bearing mice and chronically infected mice, thereby indicating that co-expression of both enzymes could be unique to MSCs.Evidence from animal and human models indicates that the immunomodulatory role of L-arginine metabolism is important in physiological, as well as pathological, conditions, which provides the rationale for development of therapeutic compounds that control the ARG and NOS enzymatic pathways.","container-title":"Nature Reviews Immunology","DOI":"10.1038/nri1668","ISSN":"1474-1741","issue":"8","journalAbbreviation":"Nat Rev Immunol","language":"en","license":"2005 Springer Nature Limited","note":"publisher: Nature Publishing Group","page":"641-654","source":"www.nature.com","title":"Regulation of immune responses by L-arginine metabolism","volume":"5","author":[{"family":"Bronte","given":"Vincenzo"},{"family":"Zanovello","given":"Paola"}],"issued":{"date-parts":[["2005",8]]}}},{"id":3268,"uris":["http://zotero.org/users/13901503/items/7ZIYMCTV"],"itemData":{"id":3268,"type":"article-journal","abstract":"Macrophages play a major role in the immune system, both as antimicrobial effector cells and as immunoregulatory cells, which induce, suppress or modulate adaptive immune responses. These key aspects of macrophage biology are fundamentally driven by the phenotype of macrophage arginine metabolism that is prevalent in an evolving or ongoing immune response. M1 macrophages express the enzyme nitric oxide synthase, which metabolizes arginine to nitric oxide (NO) and citrulline. NO can be metabolized to further downstream reactive nitrogen species, while citrulline might be reused for efficient NO synthesis via the citrulline–NO cycle. M2 macrophages are characterized by expression of the enzyme arginase, which hydrolyzes arginine to ornithine and urea. The arginase pathway limits arginine availability for NO synthesis and ornithine itself can further feed into the important downstream pathways of polyamine and proline syntheses, which are important for cellular proliferation and tissue repair. M1 versus M2 polarization leads to opposing outcomes of inflammatory reactions, but depending on the context, M1 and M2 macrophages can be both pro- and anti-inflammatory. Notably, M1/M2 macrophage polarization can be driven by microbial infection or innate danger signals without any influence of adaptive immune cells, secondarily driving the T helper (Th)1/Th2 polarization of the evolving adaptive immune response. Since both arginine metabolic pathways cross-inhibit each other on the level of the respective arginine break-down products and Th1 and Th2 lymphocytes can drive or amplify macrophage M1/M2 dichotomy via cytokine activation, this forms the basis of a self-sustaining M1/M2 polarization of the whole immune response. Understanding the arginine metabolism of M1/M2 macrophage phenotypes is therefore central to find new possibilities to manipulate immune responses in infection, autoimmune diseases, chronic inflammatory conditions, and cancer.","container-title":"Frontiers in Immunology","DOI":"10.3389/fimmu.2014.00532","ISSN":"1664-3224","journalAbbreviation":"Front. Immunol.","language":"English","note":"publisher: Frontiers","source":"Frontiers","title":"Metabolism via Arginase or Nitric Oxide Synthase: Two Competing Arginine Pathways in Macrophages","title-short":"Metabolism via Arginase or Nitric Oxide Synthase","URL":"https://www.frontiersin.orghttps://www.frontiersin.org/journals/immunology/articles/10.3389/fimmu.2014.00532/full","volume":"5","author":[{"family":"Rath","given":"Meera"},{"family":"Müller","given":"Ingrid"},{"family":"Kropf","given":"Pascale"},{"family":"Closs","given":"Ellen I."},{"family":"Munder","given":"Markus"}],"accessed":{"date-parts":[["2025",5,9]]},"issued":{"date-parts":[["2014",10,27]]}}}],"schema":"https://github.com/citation-style-language/schema/raw/master/csl-citation.json"} </w:delInstrText>
        </w:r>
        <w:r w:rsidDel="00ED63FA">
          <w:fldChar w:fldCharType="separate"/>
        </w:r>
        <w:r w:rsidDel="00ED63FA">
          <w:rPr>
            <w:noProof/>
          </w:rPr>
          <w:delText>(Bronte &amp; Zanovello, 2005; Rath et al., 2014)</w:delText>
        </w:r>
        <w:r w:rsidDel="00ED63FA">
          <w:fldChar w:fldCharType="end"/>
        </w:r>
        <w:r w:rsidDel="00ED63FA">
          <w:delText xml:space="preserve">. </w:delText>
        </w:r>
      </w:del>
      <w:r>
        <w:t xml:space="preserve">However, these shifts are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w:t>
      </w:r>
      <w:commentRangeStart w:id="149"/>
      <w:commentRangeStart w:id="150"/>
      <w:r>
        <w:t xml:space="preserve">signaling </w:t>
      </w:r>
      <w:r>
        <w:fldChar w:fldCharType="begin"/>
      </w:r>
      <w:r>
        <w:instrText xml:space="preserve"> ADDIN ZOTERO_ITEM CSL_CITATION {"citationID":"WbrfEbW1","properties":{"formattedCitation":"(Konopelski &amp; Mogilnicka, 2022)","plainCitation":"(Konopelski &amp; Mogilnicka, 2022)","noteIndex":0},"citationItems":[{"id":3532,"uris":["http://zotero.org/users/13901503/items/X4GCYZZS"],"itemData":{"id":3532,"type":"article-journal","abstract":"Actions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Pr>
          <w:noProof/>
        </w:rPr>
        <w:t>(Konopelski &amp; Mogilnicka, 2022)</w:t>
      </w:r>
      <w:r>
        <w:fldChar w:fldCharType="end"/>
      </w:r>
      <w:r>
        <w:t xml:space="preserve">. </w:t>
      </w:r>
      <w:commentRangeEnd w:id="149"/>
      <w:r>
        <w:rPr>
          <w:rStyle w:val="CommentReference"/>
        </w:rPr>
        <w:commentReference w:id="149"/>
      </w:r>
      <w:commentRangeEnd w:id="150"/>
      <w:r>
        <w:rPr>
          <w:rStyle w:val="CommentReference"/>
        </w:rPr>
        <w:commentReference w:id="150"/>
      </w:r>
    </w:p>
    <w:p w14:paraId="507FE9DA" w14:textId="77777777" w:rsidR="005B5DB4" w:rsidRDefault="005B5DB4" w:rsidP="00FD15B2"/>
    <w:p w14:paraId="6AA2E038" w14:textId="3BE6CDA3" w:rsidR="0015366B" w:rsidRDefault="0015366B" w:rsidP="0015366B">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0580C5AD" w14:textId="77777777" w:rsidR="0015366B" w:rsidRPr="00991E79" w:rsidRDefault="0015366B" w:rsidP="0015366B">
      <w:r w:rsidRPr="00991E79">
        <w:rPr>
          <w:i/>
          <w:iCs/>
        </w:rPr>
        <w:t>Community-level</w:t>
      </w:r>
      <w:r>
        <w:rPr>
          <w:i/>
          <w:iCs/>
        </w:rPr>
        <w:t xml:space="preserve"> results</w:t>
      </w:r>
    </w:p>
    <w:p w14:paraId="382C1E98" w14:textId="5FA8F11F" w:rsidR="0015366B" w:rsidRDefault="0015366B" w:rsidP="0015366B">
      <w:r>
        <w:t>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w:t>
      </w:r>
      <w:r w:rsidR="00202749">
        <w:t xml:space="preserve"> (Fig 1S)</w:t>
      </w:r>
      <w:r>
        <w:t xml:space="preserve">. For taxonomic composition, the interaction model provided the best fit (controlling for complexity) for every principal component axis accounting for at least 98% of the model weight (Fig </w:t>
      </w:r>
      <w:r w:rsidR="00C9348A">
        <w:t>3</w:t>
      </w:r>
      <w:r>
        <w:t xml:space="preserve">S). Principal component 1 is the only component with confidence intervals that do not include zero but accounts for the greatest proportion of variance among all principal components. 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w:t>
      </w:r>
      <w:r w:rsidR="00C9348A">
        <w:t>3</w:t>
      </w:r>
      <w:r>
        <w:t>S)</w:t>
      </w:r>
      <w:r w:rsidRPr="0081413B">
        <w:t xml:space="preserve"> </w:t>
      </w:r>
      <w:r>
        <w:t>suggest that the relationship between taxonomic alpha diversity and temperature is independent of neopterin concentration.</w:t>
      </w:r>
    </w:p>
    <w:p w14:paraId="425EF0B5" w14:textId="10FB8E32" w:rsidR="0015366B" w:rsidRDefault="0015366B" w:rsidP="0015366B">
      <w:pPr>
        <w:ind w:firstLine="720"/>
      </w:pPr>
      <w:r>
        <w:lastRenderedPageBreak/>
        <w:t xml:space="preserve">For metabolic functional composition, the interaction model provided the best fit for every principal component and observed pathways accounting for at least 98% of the model weight, while the temperature model provided the best fit for Shannon’s diversity accounting for 63% of the model weight (Fig </w:t>
      </w:r>
      <w:r w:rsidR="00C9348A">
        <w:t>3</w:t>
      </w:r>
      <w:r>
        <w:t xml:space="preserve">S). Even though Principal component 3 is the only component where the confidence intervals do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w:t>
      </w:r>
      <w:del w:id="151" w:author="Katherine Ryan Amato" w:date="2025-06-26T16:23:00Z" w16du:dateUtc="2025-06-26T21:23:00Z">
        <w:r w:rsidDel="00ED63FA">
          <w:delText>beta diversity</w:delText>
        </w:r>
      </w:del>
      <w:ins w:id="152" w:author="Katherine Ryan Amato" w:date="2025-06-26T16:23:00Z" w16du:dateUtc="2025-06-26T21:23:00Z">
        <w:r w:rsidR="00ED63FA">
          <w:t>functional composition</w:t>
        </w:r>
      </w:ins>
      <w:r>
        <w:t xml:space="preserve">.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 </w:t>
      </w:r>
    </w:p>
    <w:p w14:paraId="35D9D7AD" w14:textId="77777777" w:rsidR="005B5DB4" w:rsidRDefault="005B5DB4" w:rsidP="00FD15B2"/>
    <w:p w14:paraId="7023EFB2" w14:textId="77777777" w:rsidR="0015366B" w:rsidRDefault="0015366B" w:rsidP="0015366B">
      <w:pPr>
        <w:rPr>
          <w:i/>
          <w:iCs/>
        </w:rPr>
      </w:pPr>
      <w:r>
        <w:rPr>
          <w:i/>
          <w:iCs/>
        </w:rPr>
        <w:t>Taxonomic and metabolic pathway results</w:t>
      </w:r>
    </w:p>
    <w:p w14:paraId="2DAF8470" w14:textId="0B226517" w:rsidR="0015366B" w:rsidRDefault="0015366B" w:rsidP="0015366B">
      <w:r>
        <w:t>Neopterin concentration is also associated with the relationship between</w:t>
      </w:r>
      <w:r w:rsidRPr="008852E2">
        <w:t xml:space="preserve"> </w:t>
      </w:r>
      <w:r>
        <w:t>temperature and the abundance of individual taxa. Using the same model comparison approach as the community-level analysis, the interaction model provided the best fit for 20 of the 93 temperature-associated taxa, accounting for at least 50% of the model weight in each case (</w:t>
      </w:r>
      <w:r w:rsidR="00C9348A">
        <w:t>Table 3S</w:t>
      </w:r>
      <w:r>
        <w:t xml:space="preserve">). These taxa include 6 families and 14 genera, the majority of which belong to the phyla Firmicutes (12 taxa) and </w:t>
      </w:r>
      <w:proofErr w:type="spellStart"/>
      <w:r>
        <w:t>Bacteroidota</w:t>
      </w:r>
      <w:proofErr w:type="spellEnd"/>
      <w:r>
        <w:t xml:space="preserve"> (5 taxa). To interpret the interaction effect, we plotted the relationship between abundance and temperature across three discrete ranges of neopterin values (Fig </w:t>
      </w:r>
      <w:r w:rsidR="00C9348A">
        <w:t>4</w:t>
      </w:r>
      <w:r>
        <w:t>). These results indicate two distinct effects: (1) the relationship between temperature and abundance becomes more negative (i.e. the slopes decrease) at higher neopterin concentrations (Fig 4A), and (2)</w:t>
      </w:r>
      <w:r w:rsidRPr="009C62EC">
        <w:t xml:space="preserve"> </w:t>
      </w:r>
      <w:r>
        <w:t>the relationship between temperature and abundance becomes more</w:t>
      </w:r>
      <w:r w:rsidRPr="009C62EC">
        <w:t xml:space="preserve"> </w:t>
      </w:r>
      <w:r>
        <w:t>positive (i.e. the slopes increase) at higher neopterin concentrations (Fig 4B &amp; C).</w:t>
      </w:r>
      <w:r w:rsidRPr="007246CF">
        <w:t xml:space="preserve"> </w:t>
      </w:r>
      <w:r>
        <w:t>The majority of taxa (12 out of 20) exhibit decreasing slopes at higher neopterin. The taxa that exhibit increasing slopes show two distinct patterns: one where a positive slope becomes steeper when neopterin is high, and another where a negative slope changes to positive when neopterin is high.</w:t>
      </w:r>
      <w:r w:rsidRPr="00367C74">
        <w:t xml:space="preserve"> </w:t>
      </w:r>
      <w:r>
        <w:t>Together, these results likely reflect how the taxonomic response to rising temperatures influences intestinal macrophage activity, while intestinal immunity simultaneously shapes the taxonomic response to temperature.</w:t>
      </w:r>
    </w:p>
    <w:p w14:paraId="4178916E" w14:textId="79F2AAC9" w:rsidR="0015366B" w:rsidRDefault="0015366B" w:rsidP="0015366B">
      <w:pPr>
        <w:ind w:firstLine="720"/>
      </w:pPr>
      <w:r>
        <w:t>Neopterin concentration is also associated with the relationship between</w:t>
      </w:r>
      <w:r w:rsidRPr="008852E2">
        <w:t xml:space="preserve"> </w:t>
      </w:r>
      <w:r>
        <w:t>temperature and the abundance of individual metabolic pathways. The interaction model provided a better fit for 65 out of 116 pathways tested, accounting for at least 50% of the model weight in each case (</w:t>
      </w:r>
      <w:r w:rsidR="00C9348A">
        <w:t>Table 4S</w:t>
      </w:r>
      <w:r>
        <w:t xml:space="preserve">). To interpret the interaction effect, we plotted the relationship between abundance and temperature across two discrete ranges of neopterin values. These results indicate the same two effects as the taxonomic analysis (1) where slopes increase at higher neopterin (Fig 5A &amp; B), and (2) where slopes decrease at higher neopterin (Fig 5C-E). The majority of pathways (37 out of 65) exhibit increasing slopes at higher neopterin. There are two patterns of increasing slopes: one where a positive slope becomes steeper when neopterin is high, and another where a negative slope changes to positive when neopterin is high. The taxa that exhibit decreasing slopes show three distinct patterns: one where a negative slope becomes steeper, another where a positive slope changes to negative, and one where a positive slope becomes less positive. Similar to the taxonomic analysis these effects likely reflect how metabolic response to rising temperatures may influence intestinal immunity and how intestinal immunity simultaneously affects metabolic response to temperature.  </w:t>
      </w:r>
    </w:p>
    <w:p w14:paraId="06F6D592" w14:textId="77777777" w:rsidR="005B5DB4" w:rsidRDefault="005B5DB4" w:rsidP="00FD15B2"/>
    <w:p w14:paraId="3AA21C5E" w14:textId="77777777" w:rsidR="005B5DB4" w:rsidRDefault="005B5DB4" w:rsidP="005B5DB4">
      <w:commentRangeStart w:id="153"/>
      <w:r>
        <w:t xml:space="preserve">Discussion: </w:t>
      </w:r>
      <w:commentRangeEnd w:id="153"/>
      <w:r w:rsidR="00CC71B6">
        <w:rPr>
          <w:rStyle w:val="CommentReference"/>
        </w:rPr>
        <w:commentReference w:id="153"/>
      </w:r>
    </w:p>
    <w:p w14:paraId="78270355" w14:textId="77777777" w:rsidR="005B5DB4" w:rsidRDefault="005B5DB4" w:rsidP="005B5DB4">
      <w:pPr>
        <w:rPr>
          <w:u w:val="single"/>
        </w:rPr>
      </w:pPr>
      <w:r w:rsidRPr="00C64C3B">
        <w:rPr>
          <w:u w:val="single"/>
        </w:rPr>
        <w:t xml:space="preserve">Gut microbiome </w:t>
      </w:r>
      <w:r>
        <w:rPr>
          <w:u w:val="single"/>
        </w:rPr>
        <w:t>response to</w:t>
      </w:r>
      <w:r w:rsidRPr="00C64C3B">
        <w:rPr>
          <w:u w:val="single"/>
        </w:rPr>
        <w:t xml:space="preserve"> temperature</w:t>
      </w:r>
    </w:p>
    <w:p w14:paraId="0BB7D522" w14:textId="56793B92" w:rsidR="005B5DB4" w:rsidRDefault="005B5DB4" w:rsidP="005B5DB4">
      <w:commentRangeStart w:id="154"/>
      <w:r>
        <w:t>The</w:t>
      </w:r>
      <w:commentRangeEnd w:id="154"/>
      <w:r w:rsidR="005670BE">
        <w:rPr>
          <w:rStyle w:val="CommentReference"/>
        </w:rPr>
        <w:commentReference w:id="154"/>
      </w:r>
      <w:r>
        <w:t xml:space="preserve"> </w:t>
      </w:r>
      <w:ins w:id="155" w:author="Katherine Ryan Amato" w:date="2025-06-26T16:30:00Z" w16du:dateUtc="2025-06-26T21:30:00Z">
        <w:r w:rsidR="005670BE">
          <w:t xml:space="preserve">Our data suggest that the </w:t>
        </w:r>
      </w:ins>
      <w:r>
        <w:t>gut microbiome’s response to high temperatures may affect its role in conferring colonization resistance— the ability to protect the host from exogenous pathogens. Colonization resistance arises from direct competition</w:t>
      </w:r>
      <w:ins w:id="156" w:author="Katherine Ryan Amato" w:date="2025-06-26T16:30:00Z" w16du:dateUtc="2025-06-26T21:30:00Z">
        <w:r w:rsidR="005670BE">
          <w:t xml:space="preserve"> </w:t>
        </w:r>
      </w:ins>
      <w:ins w:id="157" w:author="Katherine Ryan Amato" w:date="2025-06-26T16:31:00Z" w16du:dateUtc="2025-06-26T21:31:00Z">
        <w:r w:rsidR="005670BE">
          <w:t>of commensals</w:t>
        </w:r>
      </w:ins>
      <w:r>
        <w:t xml:space="preserve"> with pathogens for resources and microbial support for host immunity </w:t>
      </w:r>
      <w:r>
        <w:fldChar w:fldCharType="begin"/>
      </w:r>
      <w:r>
        <w:instrText xml:space="preserve"> ADDIN ZOTERO_ITEM CSL_CITATION {"citationID":"BOTDPuFp","properties":{"formattedCitation":"(Caballero-Flores et al., 2023)","plainCitation":"(Caballero-Flores et al., 2023)","noteIndex":0},"citationItems":[{"id":1527,"uris":["http://zotero.org/users/13901503/items/2LNX23SB"],"itemData":{"id":1527,"type":"article-journal","abstract":"A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Pr>
          <w:noProof/>
        </w:rPr>
        <w:t>(Caballero-Flores et al., 2023)</w:t>
      </w:r>
      <w:r>
        <w:fldChar w:fldCharType="end"/>
      </w:r>
      <w:r>
        <w:t>.</w:t>
      </w:r>
      <w:r w:rsidRPr="00D763E3">
        <w:t xml:space="preserve"> </w:t>
      </w:r>
      <w:r>
        <w:t xml:space="preserve">Community-level analysis reveals that taxonomic alpha diversity declines with increasing temperatures (Fig 1S), suggesting that heat may impair the gut microbiome’s ability to resist colonization by reducing the diversity of taxa that </w:t>
      </w:r>
      <w:ins w:id="158" w:author="Katherine Ryan Amato" w:date="2025-06-26T16:31:00Z" w16du:dateUtc="2025-06-26T21:31:00Z">
        <w:r w:rsidR="006845F4">
          <w:t xml:space="preserve">are available to </w:t>
        </w:r>
      </w:ins>
      <w:r>
        <w:t xml:space="preserve">compete with pathogens </w:t>
      </w:r>
      <w:r>
        <w:fldChar w:fldCharType="begin"/>
      </w:r>
      <w:r>
        <w:instrText xml:space="preserve"> ADDIN ZOTERO_ITEM CSL_CITATION {"citationID":"t7jhlu8l","properties":{"formattedCitation":"(Spragge et al., 2023)","plainCitation":"(Spragge et al., 2023)","noteIndex":0},"citationItems":[{"id":1008,"uris":["http://zotero.org/users/13901503/items/5W73TYRF"],"itemData":{"id":1008,"type":"article-journal","abstract":"The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Pr>
          <w:noProof/>
        </w:rPr>
        <w:t>(Spragge et al., 2023)</w:t>
      </w:r>
      <w:r>
        <w:fldChar w:fldCharType="end"/>
      </w:r>
      <w:r>
        <w:t xml:space="preserve">. High temperatures are also associated with the decline of taxa known to support host immunity including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rPr>
          <w:i/>
          <w:iCs/>
        </w:rPr>
        <w:t xml:space="preserve"> </w:t>
      </w:r>
      <w:r>
        <w:t xml:space="preserve">which promote anti-inflammatory signaling </w:t>
      </w:r>
      <w:r>
        <w:fldChar w:fldCharType="begin"/>
      </w:r>
      <w:r>
        <w:instrText xml:space="preserve"> ADDIN ZOTERO_ITEM CSL_CITATION {"citationID":"pc5CY4OJ","properties":{"formattedCitation":"(Corr\\uc0\\u234{}a-Oliveira et al., 2016; Jacobson et al., 2018)","plainCitation":"(Corrêa-Oliveira et al., 2016; Jacobson et al., 2018)","noteIndex":0},"citationItems":[{"id":2073,"uris":["http://zotero.org/users/13901503/items/AVMVJBUV"],"itemData":{"id":2073,"type":"article-journal","abstract":"Short-chain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R"}],"issued":{"date-parts":[["2016"]]}}},{"id":2088,"uris":["http://zotero.org/users/13901503/items/JSDRJUCY"],"itemData":{"id":2088,"type":"article-journal","abstract":"The intestinal microbiota provides colonization resistance against pathogens, limiting pathogen expansion and transmission. These microbiota-mediated mechanisms were previously identified by observing loss of colonization resistance after antibiotic treatment or dietary changes, which severely disrupt microbiota communities. We identify a microbiota-mediated mechanism of colonization resistance against Salmonella enterica serovar Typhimurium (S. Typhimurium) by comparing high-complexity commensal communities with different levels of colonization resistance. Using inbred mouse strains with different infection dynamics and S. Typhimurium intestinal burdens, we demonstrate that Bacteroides species mediate colonization resistance against S. Typhimurium by producing the short-chain fatty acid propionate. Propionate directly inhibits pathogen growth in vitro by disrupting intracellular pH homeostasis, and chemically increasing intestinal propionate levels protects mice from S. Typhimurium. In addition, administering susceptible mice Bacteroides, but not a propionate-production mutant, confers resistance to S. Typhimurium. This work provides mechanistic understanding into the role of individualized microbial communities in host-to-host variability of pathogen transmission.","container-title":"Cell Host &amp; Microbe","DOI":"10.1016/j.chom.2018.07.002","ISSN":"1931-3128","issue":"2","journalAbbreviation":"Cell Host &amp; Microbe","page":"296-307.e7","source":"ScienceDirect","title":"A Gut Commensal-Produced Metabolite Mediates Colonization Resistance to &lt;i&gt;Salmonella&lt;/i&gt; Infection","volume":"24","author":[{"family":"Jacobson","given":"Amanda"},{"family":"Lam","given":"Lilian"},{"family":"Rajendram","given":"Manohary"},{"family":"Tamburini","given":"Fiona"},{"family":"Honeycutt","given":"Jared"},{"family":"Pham","given":"Trung"},{"family":"Van Treuren","given":"Will"},{"family":"Pruss","given":"Kali"},{"family":"Stabler","given":"Stephen Russell"},{"family":"Lugo","given":"Kyler"},{"family":"Bouley","given":"Donna M."},{"family":"Vilches-Moure","given":"Jose G."},{"family":"Smith","given":"Mark"},{"family":"Sonnenburg","given":"Justin L."},{"family":"Bhatt","given":"Ami S."},{"family":"Huang","given":"Kerwyn Casey"},{"family":"Monack","given":"Denise"}],"issued":{"date-parts":[["2018",8,8]]}}}],"schema":"https://github.com/citation-style-language/schema/raw/master/csl-citation.json"} </w:instrText>
      </w:r>
      <w:r>
        <w:fldChar w:fldCharType="separate"/>
      </w:r>
      <w:r w:rsidRPr="00D87FEE">
        <w:t>(Corrêa-Oliveira et al., 2016; Jacobson et al., 2018)</w:t>
      </w:r>
      <w:r>
        <w:fldChar w:fldCharType="end"/>
      </w:r>
      <w:r w:rsidR="00E344E1">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instrText xml:space="preserve"> ADDIN ZOTERO_ITEM CSL_CITATION {"citationID":"hwQmyei2","properties":{"formattedCitation":"(Louca et al., 2018)","plainCitation":"(Louca et al., 2018)","noteIndex":0},"citationItems":[{"id":3181,"uris":["http://zotero.org/users/13901503/items/N5RMCRXY"],"itemData":{"id":3181,"type":"article-journal","abstract":"Microbial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Pr>
          <w:noProof/>
        </w:rPr>
        <w:t>(Louca et al., 2018)</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w:t>
      </w:r>
      <w:commentRangeStart w:id="159"/>
      <w:r>
        <w:t>potentially pathogenic taxa</w:t>
      </w:r>
      <w:commentRangeEnd w:id="159"/>
      <w:r w:rsidR="005670BE">
        <w:rPr>
          <w:rStyle w:val="CommentReference"/>
        </w:rPr>
        <w:commentReference w:id="159"/>
      </w:r>
      <w:r>
        <w:t xml:space="preserve">, sustained high temperatures may continue to erode both taxonomic and functional diversity, eventually increasing the host’s vulnerability to infection. </w:t>
      </w:r>
    </w:p>
    <w:p w14:paraId="26783991" w14:textId="165AD329" w:rsidR="005B5DB4" w:rsidRDefault="005B5DB4" w:rsidP="005B5DB4">
      <w:pPr>
        <w:ind w:firstLine="720"/>
      </w:pPr>
      <w:r>
        <w:t xml:space="preserve">Metabolic restructuring suggests that the gut microbiome’s response to rising temperatures may help sustain community stability during short-term heat exposure, but indicates potential vulnerabilities that could compromise function during prolonged periods of high temperatures. A key example is </w:t>
      </w:r>
      <w:del w:id="160" w:author="Katherine Ryan Amato" w:date="2025-06-26T16:32:00Z" w16du:dateUtc="2025-06-26T21:32:00Z">
        <w:r w:rsidDel="006845F4">
          <w:delText xml:space="preserve">the changes in </w:delText>
        </w:r>
      </w:del>
      <w:r>
        <w:t xml:space="preserve">lipid metabolism. The increase in lipid synthesis and remodeling pathways </w:t>
      </w:r>
      <w:del w:id="161" w:author="Katherine Ryan Amato" w:date="2025-06-26T16:32:00Z" w16du:dateUtc="2025-06-26T21:32:00Z">
        <w:r w:rsidDel="006845F4">
          <w:delText xml:space="preserve">may </w:delText>
        </w:r>
      </w:del>
      <w:ins w:id="162" w:author="Katherine Ryan Amato" w:date="2025-06-26T16:32:00Z" w16du:dateUtc="2025-06-26T21:32:00Z">
        <w:r w:rsidR="006845F4">
          <w:t xml:space="preserve">could </w:t>
        </w:r>
      </w:ins>
      <w:r>
        <w:t xml:space="preserve">reflect cytoplasmic membrane restructuring, a process bacteria use to preserve membrane stability at high temperatures </w:t>
      </w:r>
      <w:r>
        <w:fldChar w:fldCharType="begin"/>
      </w:r>
      <w:r>
        <w:instrText xml:space="preserve"> ADDIN ZOTERO_ITEM CSL_CITATION {"citationID":"SIOKOfLi","properties":{"formattedCitation":"(Mansilla et al., 2004; S\\uc0\\u225{}enz, 2015)","plainCitation":"(Mansilla et al., 2004; Sáenz, 2015)","noteIndex":0},"citationItems":[{"id":3378,"uris":["http://zotero.org/users/13901503/items/TZK8TZFH"],"itemData":{"id":3378,"type":"article-journal","container-title":"Journal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webpage","language":"en","note":"DOI: 10.1073/pnas.1515607112","title":"Hopanoids as functional analogues of cholesterol in bacterial membranes","URL":"https://www.pnas.org/doi/epdf/10.1073/pnas.1515607112","author":[{"family":"Sáenz","given":"James"}],"accessed":{"date-parts":[["2025",5,14]]},"issued":{"date-parts":[["2015"]]}}}],"schema":"https://github.com/citation-style-language/schema/raw/master/csl-citation.json"} </w:instrText>
      </w:r>
      <w:r>
        <w:fldChar w:fldCharType="separate"/>
      </w:r>
      <w:r w:rsidRPr="00FE5B3B">
        <w:t>(Mansilla et al., 2004; Sáenz, 2015)</w:t>
      </w:r>
      <w:r>
        <w:fldChar w:fldCharType="end"/>
      </w:r>
      <w:r>
        <w:t xml:space="preserve">(Fig 3A). However, these changes may be insufficient to maintain membrane integrity during extended periods of high temperatures because the </w:t>
      </w:r>
      <w:ins w:id="163" w:author="Katherine Ryan Amato" w:date="2025-06-26T16:32:00Z" w16du:dateUtc="2025-06-26T21:32:00Z">
        <w:r w:rsidR="006845F4">
          <w:t xml:space="preserve">observed </w:t>
        </w:r>
      </w:ins>
      <w:r>
        <w:t xml:space="preserve">decline in lipid catabolism and recycling pathways likely compromises membrane repair mechanisms </w:t>
      </w:r>
      <w:r>
        <w:fldChar w:fldCharType="begin"/>
      </w:r>
      <w:r>
        <w:instrText xml:space="preserve"> ADDIN ZOTERO_ITEM CSL_CITATION {"citationID":"0Z2ejPon","properties":{"formattedCitation":"(Y.-M. Zhang &amp; Rock, 2008)","plainCitation":"(Y.-M. Zhang &amp; Rock, 2008)","noteIndex":0},"citationItems":[{"id":3286,"uris":["http://zotero.org/users/13901503/items/VXSZL448"],"itemData":{"id":3286,"type":"article-journal","abstract":"The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(Y.-M. Zhang &amp; Rock, 2008)</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rsidR="006B2306">
        <w:t xml:space="preserve">ROS </w:t>
      </w:r>
      <w:r w:rsidR="006B2306">
        <w:fldChar w:fldCharType="begin"/>
      </w:r>
      <w:r w:rsidR="006B2306">
        <w:instrText xml:space="preserve"> ADDIN ZOTERO_ITEM CSL_CITATION {"citationID":"XWxqevTe","properties":{"formattedCitation":"(Belhadj Slimen et al., 2014; Lin et al., 2006)","plainCitation":"(Belhadj Slimen et al., 2014; Lin et al., 2006)","noteIndex":0},"citationItems":[{"id":3717,"uris":["http://zotero.org/users/13901503/items/UEK27R7E"],"itemData":{"id":3717,"type":"article-journal","abstract":"In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Slimen","given":"Imen"},{"family":"","given":"Najar ,Taha"},{"family":"","given":"Ghram ,Abdeljelil"},{"family":"","given":"Dabbebi ,Hajer"},{"family":"","given":"Ben Mrad ,Moncef"},{"family":"Abdrabbah","given":"Manef","non-dropping-particle":"and"}],"issued":{"date-parts":[["2014",11,1]]}}},{"id":3669,"uris":["http://zotero.org/users/13901503/items/BF6XKP7S"],"itemData":{"id":3669,"type":"article-journal","abstract":"The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6B2306">
        <w:fldChar w:fldCharType="separate"/>
      </w:r>
      <w:r w:rsidR="006B2306">
        <w:rPr>
          <w:noProof/>
        </w:rPr>
        <w:t>(Belhadj Slimen et al., 2014; Lin et al., 2006)</w:t>
      </w:r>
      <w:r w:rsidR="006B2306">
        <w:fldChar w:fldCharType="end"/>
      </w:r>
      <w:r>
        <w:t>. Similarly,</w:t>
      </w:r>
      <w:r w:rsidRPr="00E81C03">
        <w:t xml:space="preserve"> </w:t>
      </w:r>
      <w:r>
        <w:t>the</w:t>
      </w:r>
      <w:ins w:id="164" w:author="Katherine Ryan Amato" w:date="2025-06-26T16:33:00Z" w16du:dateUtc="2025-06-26T21:33:00Z">
        <w:r w:rsidR="006845F4">
          <w:t xml:space="preserve"> observed</w:t>
        </w:r>
      </w:ins>
      <w:r>
        <w:t xml:space="preserve"> increase in anaerobic metabolic pathways</w:t>
      </w:r>
      <w:r w:rsidRPr="00E81C03">
        <w:t xml:space="preserve"> </w:t>
      </w:r>
      <w:r>
        <w:t>and the decline in aerobic pathways likely reflect a response to maintain energy production under changing oxygen gradients from redirected blood flow for thermoregulation during short-term heat exposure (Fig 3B)</w:t>
      </w:r>
      <w:r>
        <w:fldChar w:fldCharType="begin"/>
      </w:r>
      <w:r>
        <w:instrText xml:space="preserve"> ADDIN ZOTERO_ITEM CSL_CITATION {"citationID":"MA64tDiH","properties":{"formattedCitation":"(Hall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Pr>
          <w:rFonts w:ascii="Cambria Math" w:hAnsi="Cambria Math" w:cs="Cambria Math"/>
        </w:rPr>
        <w:instrText>𝑃</w:instrText>
      </w:r>
      <w:r>
        <w:instrText xml:space="preserve">⁢CO2P⁢CO2, while decreasing venous O2 saturation and venous pH. One hour after heat exposure, liver glycogen levels were decreased </w:instrText>
      </w:r>
      <w:r>
        <w:rPr>
          <w:rFonts w:ascii="Cambria Math" w:hAnsi="Cambria Math" w:cs="Cambria Math"/>
        </w:rPr>
        <w:instrText>∼</w:instrText>
      </w:r>
      <w:r>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Pr>
          <w:noProof/>
        </w:rPr>
        <w:t>(Hall et al., 1999)</w:t>
      </w:r>
      <w:r>
        <w:fldChar w:fldCharType="end"/>
      </w:r>
      <w:r>
        <w:t>.</w:t>
      </w:r>
      <w:r w:rsidRPr="00765ACF">
        <w:t xml:space="preserve"> </w:t>
      </w:r>
      <w:r>
        <w:t xml:space="preserve">However, these anaerobic pathways are primarily involved in simple carbohydrate metabolism typical of facultative taxa </w:t>
      </w:r>
      <w:r w:rsidR="0081565D">
        <w:fldChar w:fldCharType="begin"/>
      </w:r>
      <w:r w:rsidR="0081565D">
        <w:instrText xml:space="preserve"> ADDIN ZOTERO_ITEM CSL_CITATION {"citationID":"mHntz9tf","properties":{"formattedCitation":"(Ng et al., 2013; Zeng et al., 2017)","plainCitation":"(Ng et al., 2013; Zeng et al., 2017)","noteIndex":0},"citationItems":[{"id":3719,"uris":["http://zotero.org/users/13901503/items/ZGBKX69N"],"itemData":{"id":3719,"type":"article-journal","abstract":"Antibiotic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rsidR="0081565D">
        <w:fldChar w:fldCharType="separate"/>
      </w:r>
      <w:r w:rsidR="0081565D">
        <w:rPr>
          <w:noProof/>
        </w:rPr>
        <w:t>(Ng et al., 2013; Zeng et al., 2017)</w:t>
      </w:r>
      <w:r w:rsidR="0081565D">
        <w:fldChar w:fldCharType="end"/>
      </w:r>
      <w:r>
        <w:t xml:space="preserve">, and coincide with a decline in complex polysaccharide fermentation typical of obligate taxa </w:t>
      </w:r>
      <w:r w:rsidR="00933031">
        <w:fldChar w:fldCharType="begin"/>
      </w:r>
      <w:r w:rsidR="00933031">
        <w:instrText xml:space="preserve"> ADDIN ZOTERO_ITEM CSL_CITATION {"citationID":"6JZhxnlI","properties":{"formattedCitation":"(Flint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rsidR="00933031">
        <w:fldChar w:fldCharType="separate"/>
      </w:r>
      <w:r w:rsidR="00933031">
        <w:rPr>
          <w:noProof/>
        </w:rPr>
        <w:t>(Flint et al., 2012; Hooper et al., 2002; Maier et al., 2014)</w:t>
      </w:r>
      <w:r w:rsidR="00933031">
        <w:fldChar w:fldCharType="end"/>
      </w:r>
      <w:r>
        <w:t xml:space="preserve">, suggesting that this shift is driven by the relative persistence of facultative versus obligate anaerobes at high temperatures. </w:t>
      </w:r>
      <w:commentRangeStart w:id="165"/>
      <w:r>
        <w:t xml:space="preserve">While this may be manageable for short-term energy production, an extended shift away from fiber fermentation is likely to have downstream consequences for host energy balance and immune regulation because fiber fermentation generates short-chain fatty acids (SCFA) that are an essential energy source for the host </w:t>
      </w:r>
      <w:r w:rsidR="00933031">
        <w:fldChar w:fldCharType="begin"/>
      </w:r>
      <w:r w:rsidR="00933031">
        <w:instrText xml:space="preserve"> ADDIN ZOTERO_ITEM CSL_CITATION {"citationID":"GyT07F19","properties":{"formattedCitation":"(Donohoe et al., 2011)","plainCitation":"(Donohoe et al., 2011)","noteIndex":0},"citationItems":[{"id":3688,"uris":["http://zotero.org/users/13901503/items/45UWS9R3"],"itemData":{"id":3688,"type":"article-journal","container-title":"Cell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rsidR="00933031">
        <w:fldChar w:fldCharType="separate"/>
      </w:r>
      <w:r w:rsidR="00933031">
        <w:rPr>
          <w:noProof/>
        </w:rPr>
        <w:t>(Donohoe et al., 2011)</w:t>
      </w:r>
      <w:r w:rsidR="00933031">
        <w:fldChar w:fldCharType="end"/>
      </w:r>
      <w:r>
        <w:t xml:space="preserve"> and important immunomodulators </w:t>
      </w:r>
      <w:r w:rsidR="00933031">
        <w:fldChar w:fldCharType="begin"/>
      </w:r>
      <w:r w:rsidR="00594F77">
        <w:instrText xml:space="preserve"> ADDIN ZOTERO_ITEM CSL_CITATION {"citationID":"QFFOlCEu","properties":{"formattedCitation":"(Furusawa et al., 2013; Klampfer et al., 2003)","plainCitation":"(Furusawa et al., 2013; Klampfer et al., 2003)","noteIndex":0},"citationItems":[{"id":3264,"uris":["http://zotero.org/users/13901503/items/8XXJ4CBR"],"itemData":{"id":3264,"type":"article-journal","abstract":"The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933031">
        <w:fldChar w:fldCharType="separate"/>
      </w:r>
      <w:r w:rsidR="00933031">
        <w:rPr>
          <w:noProof/>
        </w:rPr>
        <w:t>(Furusawa et al., 2013; Klampfer et al., 2003)</w:t>
      </w:r>
      <w:r w:rsidR="00933031">
        <w:fldChar w:fldCharType="end"/>
      </w:r>
      <w:commentRangeEnd w:id="165"/>
      <w:r w:rsidR="006845F4">
        <w:rPr>
          <w:rStyle w:val="CommentReference"/>
        </w:rPr>
        <w:commentReference w:id="165"/>
      </w:r>
      <w:r>
        <w:t xml:space="preserve">. </w:t>
      </w:r>
      <w:commentRangeStart w:id="166"/>
      <w:r>
        <w:t xml:space="preserve">Therefore, while these metabolic shifts suggest that capuchin gut microbes actively respond to heat in ways that may support short-term community stability, the </w:t>
      </w:r>
      <w:r>
        <w:lastRenderedPageBreak/>
        <w:t>decline in membrane repair, and inferred loss of obligate fermenters indicate that this response is unlikely to be sustainable over longer periods and may have consequences for host energy balance and immune function.</w:t>
      </w:r>
      <w:commentRangeEnd w:id="166"/>
      <w:r w:rsidR="006845F4">
        <w:rPr>
          <w:rStyle w:val="CommentReference"/>
        </w:rPr>
        <w:commentReference w:id="166"/>
      </w:r>
      <w:r>
        <w:t xml:space="preserve"> Given that temperatures in Northwestern Costa Rica have been rising over the past 40 years and will continue to increase </w:t>
      </w:r>
      <w:r>
        <w:fldChar w:fldCharType="begin"/>
      </w:r>
      <w:r>
        <w:instrText xml:space="preserve"> ADDIN ZOTERO_ITEM CSL_CITATION {"citationID":"UCuqtT4b","properties":{"formattedCitation":"(Lucore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capuchins are likely to face longer and more intense periods of heat, emphasizing the potential of climate change to affect the health and longevity of wild animal populations through microbiome-mediated mechanisms. </w:t>
      </w:r>
    </w:p>
    <w:p w14:paraId="6D453CB3" w14:textId="006391C3" w:rsidR="005B5DB4" w:rsidRDefault="005B5DB4" w:rsidP="005B5DB4">
      <w:pPr>
        <w:ind w:firstLine="720"/>
      </w:pPr>
      <w:r>
        <w:t>The taxonomic response to temperature suggests that changes in gut physiology at high temperatures affect the persistence of obligate anaerobes compared to facultative anaerobes. There are broad declines in two phyla known to include obligate</w:t>
      </w:r>
      <w:ins w:id="167" w:author="Katherine Ryan Amato" w:date="2025-06-26T16:36:00Z" w16du:dateUtc="2025-06-26T21:36:00Z">
        <w:r w:rsidR="006845F4">
          <w:t xml:space="preserve"> anaerobes</w:t>
        </w:r>
      </w:ins>
      <w:del w:id="168" w:author="Katherine Ryan Amato" w:date="2025-06-26T16:36:00Z" w16du:dateUtc="2025-06-26T21:36:00Z">
        <w:r w:rsidDel="006845F4">
          <w:delText>s</w:delText>
        </w:r>
      </w:del>
      <w:r>
        <w:t xml:space="preserve">, </w:t>
      </w:r>
      <w:proofErr w:type="spellStart"/>
      <w:r>
        <w:t>Bacteroidota</w:t>
      </w:r>
      <w:proofErr w:type="spellEnd"/>
      <w:r>
        <w:t xml:space="preserve"> and Firmicutes, including essential obligate taxa such as </w:t>
      </w:r>
      <w:r w:rsidRPr="006915F0">
        <w:rPr>
          <w:i/>
          <w:iCs/>
        </w:rPr>
        <w:t xml:space="preserve">Bacteroides, Parabacteroides, Clostridium, </w:t>
      </w:r>
      <w:proofErr w:type="spellStart"/>
      <w:r w:rsidRPr="006915F0">
        <w:rPr>
          <w:i/>
          <w:iCs/>
        </w:rPr>
        <w:t>Ruminococcus</w:t>
      </w:r>
      <w:proofErr w:type="spellEnd"/>
      <w:r w:rsidRPr="006915F0">
        <w:rPr>
          <w:i/>
          <w:iCs/>
        </w:rPr>
        <w:t xml:space="preserve">, Eubacterium, </w:t>
      </w:r>
      <w:proofErr w:type="spellStart"/>
      <w:r w:rsidRPr="006915F0">
        <w:rPr>
          <w:i/>
          <w:iCs/>
        </w:rPr>
        <w:t>Blautia</w:t>
      </w:r>
      <w:proofErr w:type="spellEnd"/>
      <w:r w:rsidRPr="006915F0">
        <w:rPr>
          <w:i/>
          <w:iCs/>
        </w:rPr>
        <w:t xml:space="preserve">, </w:t>
      </w:r>
      <w:proofErr w:type="spellStart"/>
      <w:r w:rsidRPr="006915F0">
        <w:rPr>
          <w:i/>
          <w:iCs/>
        </w:rPr>
        <w:t>Anaerostipes</w:t>
      </w:r>
      <w:proofErr w:type="spellEnd"/>
      <w:r w:rsidRPr="006915F0">
        <w:rPr>
          <w:i/>
          <w:iCs/>
        </w:rPr>
        <w:t xml:space="preserve">, </w:t>
      </w:r>
      <w:r w:rsidRPr="006915F0">
        <w:t>and</w:t>
      </w:r>
      <w:r w:rsidRPr="006915F0">
        <w:rPr>
          <w:i/>
          <w:iCs/>
        </w:rPr>
        <w:t xml:space="preserve"> </w:t>
      </w:r>
      <w:proofErr w:type="spellStart"/>
      <w:r w:rsidRPr="006915F0">
        <w:rPr>
          <w:i/>
          <w:iCs/>
        </w:rPr>
        <w:t>Alistipes</w:t>
      </w:r>
      <w:proofErr w:type="spellEnd"/>
      <w:r>
        <w:rPr>
          <w:i/>
          <w:iCs/>
        </w:rPr>
        <w:t xml:space="preserve"> </w:t>
      </w:r>
      <w:r w:rsidR="00C66F1B">
        <w:t>()</w:t>
      </w:r>
      <w:r>
        <w:t>(Fig 2).</w:t>
      </w:r>
      <w:r>
        <w:rPr>
          <w:i/>
          <w:iCs/>
        </w:rPr>
        <w:t xml:space="preserve"> </w:t>
      </w:r>
      <w:r>
        <w:t xml:space="preserve">In contrast, Proteobacteria, comprised of primarily facultative taxa </w:t>
      </w:r>
      <w:r w:rsidR="00C74079">
        <w:fldChar w:fldCharType="begin"/>
      </w:r>
      <w:r w:rsidR="00594F77">
        <w:instrText xml:space="preserve"> ADDIN ZOTERO_ITEM CSL_CITATION {"citationID":"5ZCM5sNZ","properties":{"formattedCitation":"(Albenberg et al., 2014; Shin et al., 2015)","plainCitation":"(Albenberg et al., 2014; Shin et al., 2015)","noteIndex":0},"citationItems":[{"id":3399,"uris":["http://zotero.org/users/13901503/items/9SHPRSI6"],"itemData":{"id":3399,"type":"article-journal","abstract":"Background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C74079">
        <w:fldChar w:fldCharType="separate"/>
      </w:r>
      <w:r w:rsidR="00C74079">
        <w:rPr>
          <w:noProof/>
        </w:rPr>
        <w:t>(Albenberg et al., 2014; Shin et al., 2015)</w:t>
      </w:r>
      <w:r w:rsidR="00C74079">
        <w:fldChar w:fldCharType="end"/>
      </w:r>
      <w:r>
        <w:t>, are relatively stable in response to rising temperature</w:t>
      </w:r>
      <w:r w:rsidR="00C74079">
        <w:t>s</w:t>
      </w:r>
      <w:r>
        <w:t xml:space="preserve">. These patterns mirror compositional changes in response to heat stress in a wide range of vertebrates [e.g., fish </w:t>
      </w:r>
      <w:r>
        <w:fldChar w:fldCharType="begin"/>
      </w:r>
      <w:r>
        <w:instrText xml:space="preserve"> ADDIN ZOTERO_ITEM CSL_CITATION {"citationID":"25zGiPQC","properties":{"formattedCitation":"(Neuman et al., 2016; Soriano et al., 2018)","plainCitation":"(Neuman et al., 2016; Soriano et al., 2018)","noteIndex":0},"citationItems":[{"id":2229,"uris":["http://zotero.org/users/13901503/items/J3568CMW"],"itemData":{"id":2229,"type":"article-journal","abstract":"We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Pr>
          <w:noProof/>
        </w:rPr>
        <w:t>(Neuman et al., 2016; Soriano et al., 2018)</w:t>
      </w:r>
      <w:r>
        <w:fldChar w:fldCharType="end"/>
      </w:r>
      <w:r>
        <w:t xml:space="preserve">, reptiles </w:t>
      </w:r>
      <w:r>
        <w:fldChar w:fldCharType="begin"/>
      </w:r>
      <w:r>
        <w:instrText xml:space="preserve"> ADDIN ZOTERO_ITEM CSL_CITATION {"citationID":"XZMcVBqo","properties":{"formattedCitation":"(Bestion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Pr>
          <w:noProof/>
        </w:rPr>
        <w:t>(Bestion et al., 2017; Moeller et al., 2020)</w:t>
      </w:r>
      <w:r>
        <w:fldChar w:fldCharType="end"/>
      </w:r>
      <w:r>
        <w:t xml:space="preserve">, amphibians </w:t>
      </w:r>
      <w:r>
        <w:fldChar w:fldCharType="begin"/>
      </w:r>
      <w:r>
        <w:instrText xml:space="preserve"> ADDIN ZOTERO_ITEM CSL_CITATION {"citationID":"QftC6azE","properties":{"formattedCitation":"(Kohl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Pr>
          <w:noProof/>
        </w:rPr>
        <w:t>(Kohl &amp; Yahn, 2016)</w:t>
      </w:r>
      <w:r>
        <w:fldChar w:fldCharType="end"/>
      </w:r>
      <w:r>
        <w:t xml:space="preserve">, mammals </w:t>
      </w:r>
      <w:r>
        <w:fldChar w:fldCharType="begin"/>
      </w:r>
      <w:r>
        <w:instrText xml:space="preserve"> ADDIN ZOTERO_ITEM CSL_CITATION {"citationID":"Li5YwQ3H","properties":{"formattedCitation":"(Bai et al., 2022; Tajima et al., 2007)","plainCitation":"(Bai et al., 2022; Tajima et al., 2007)","noteIndex":0},"citationItems":[{"id":3042,"uris":["http://zotero.org/users/13901503/items/AZMFVA5Z"],"itemData":{"id":3042,"type":"article-journal","abstract":"Heat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(Bai et al., 2022; Tajima et al., 2007)</w:t>
      </w:r>
      <w:r>
        <w:fldChar w:fldCharType="end"/>
      </w:r>
      <w:r>
        <w:t xml:space="preserve">, and birds </w:t>
      </w:r>
      <w:r>
        <w:fldChar w:fldCharType="begin"/>
      </w:r>
      <w:r>
        <w:instrText xml:space="preserve"> ADDIN ZOTERO_ITEM CSL_CITATION {"citationID":"o7W8eHcU","properties":{"formattedCitation":"(Zhu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(Zhu et al., 2019)</w:t>
      </w:r>
      <w:r>
        <w:fldChar w:fldCharType="end"/>
      </w:r>
      <w:r>
        <w:t>].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w:t>
      </w:r>
      <w:r w:rsidR="00C74079">
        <w:t xml:space="preserve"> </w:t>
      </w:r>
      <w:r w:rsidR="00C74079">
        <w:fldChar w:fldCharType="begin"/>
      </w:r>
      <w:r w:rsidR="00594F77">
        <w:instrText xml:space="preserve"> ADDIN ZOTERO_ITEM CSL_CITATION {"citationID":"aCXnpG9t","properties":{"formattedCitation":"(Z. Lu et al., 2018; McCord et al., 1971)","plainCitation":"(Z. Lu et al., 2018; McCord et al., 1971)","noteIndex":0},"citationItems":[{"id":3598,"uris":["http://zotero.org/users/13901503/items/AT42KT3B"],"itemData":{"id":3598,"type":"article-journal","abstract":"It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C74079">
        <w:fldChar w:fldCharType="separate"/>
      </w:r>
      <w:r w:rsidR="00594F77">
        <w:rPr>
          <w:noProof/>
        </w:rPr>
        <w:t>(Z. Lu et al., 2018; McCord et al., 1971)</w:t>
      </w:r>
      <w:r w:rsidR="00C74079">
        <w:fldChar w:fldCharType="end"/>
      </w:r>
      <w:r>
        <w:t xml:space="preserve">. Although direct markers of redox balance are needed to assess the gut’s redox environment, the observed decline in redox-maintenance pathways suggests that rising temperatures impair microbial antioxidant capacity which can disrupt the redox environment </w:t>
      </w:r>
      <w:r w:rsidR="00C74079">
        <w:fldChar w:fldCharType="begin"/>
      </w:r>
      <w:r w:rsidR="00594F77">
        <w:instrText xml:space="preserve"> ADDIN ZOTERO_ITEM CSL_CITATION {"citationID":"zM9vvOjp","properties":{"formattedCitation":"(Kunst et al., 2023; Sun et al., 2024; Yardeni et al., 2019)","plainCitation":"(Kunst et al., 2023; Sun et al., 2024; Yardeni et al., 2019)","noteIndex":0},"citationItems":[{"id":3255,"uris":["http://zotero.org/users/13901503/items/FQ9APYWZ"],"itemData":{"id":3255,"type":"article-journal","abstract":"The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C74079">
        <w:fldChar w:fldCharType="separate"/>
      </w:r>
      <w:r w:rsidR="00C74079">
        <w:rPr>
          <w:noProof/>
        </w:rPr>
        <w:t>(Kunst et al., 2023; Sun et al., 2024; Yardeni et al., 2019)</w:t>
      </w:r>
      <w:r w:rsidR="00C74079">
        <w:fldChar w:fldCharType="end"/>
      </w:r>
      <w:r>
        <w:t>. We also observe an increase in DNA repair pathways that suggests cellular damage from the accumulation of ROS</w:t>
      </w:r>
      <w:r w:rsidR="00C74079">
        <w:t xml:space="preserve"> </w:t>
      </w:r>
      <w:r w:rsidR="00C74079">
        <w:fldChar w:fldCharType="begin"/>
      </w:r>
      <w:r w:rsidR="00C74079">
        <w:instrText xml:space="preserve"> ADDIN ZOTERO_ITEM CSL_CITATION {"citationID":"6OoDTMXc","properties":{"formattedCitation":"(Imlay,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00C74079">
        <w:fldChar w:fldCharType="separate"/>
      </w:r>
      <w:r w:rsidR="00C74079">
        <w:rPr>
          <w:noProof/>
        </w:rPr>
        <w:t>(Imlay, 2013)</w:t>
      </w:r>
      <w:r w:rsidR="00C74079">
        <w:fldChar w:fldCharType="end"/>
      </w:r>
      <w:r>
        <w:t xml:space="preserve">(Fig 3 C &amp; D). Together, these results provide compelling evidence that capuchins experience periods of redox imbalance at high temperatures that drive shifts in the relative abundance of facultative versus obligate anaerobes. These findings also parallel physiological and microbiome compositional changes typically associated with heat stress </w:t>
      </w:r>
      <w:r w:rsidR="00C74079">
        <w:fldChar w:fldCharType="begin"/>
      </w:r>
      <w:r w:rsidR="00594F77">
        <w:instrText xml:space="preserve"> ADDIN ZOTERO_ITEM CSL_CITATION {"citationID":"bZu282tA","properties":{"formattedCitation":"(Fang et al., 2023; Liu, Ma, et al., 2023; Sepulveda &amp; Moeller, 2020)","plainCitation":"(Fang et al., 2023; Liu, Ma, et al., 2023; Sepulveda &amp; Moeller, 2020)","noteIndex":0},"citationItems":[{"id":3187,"uris":["http://zotero.org/users/13901503/items/DHD4XMP5"],"itemData":{"id":3187,"type":"article-journal","abstract":"Tsinling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C74079">
        <w:fldChar w:fldCharType="separate"/>
      </w:r>
      <w:r w:rsidR="00594F77">
        <w:rPr>
          <w:noProof/>
        </w:rPr>
        <w:t>(Fang et al., 2023; Liu, Ma, et al., 2023; Sepulveda &amp; Moeller, 2020)</w:t>
      </w:r>
      <w:r w:rsidR="00C74079">
        <w:fldChar w:fldCharType="end"/>
      </w:r>
      <w:r>
        <w:t>, suggesting that capuchins are experiencing periods of temperature that exceed the upper limit of their thermal tolerance. This trend is especially concerning given that capuchins in Northwestern Costa Rica</w:t>
      </w:r>
      <w:r w:rsidR="00204905">
        <w:t xml:space="preserve"> </w:t>
      </w:r>
      <w:r>
        <w:t>are endemic to highly seasonal forests</w:t>
      </w:r>
      <w:r w:rsidR="00204905">
        <w:t xml:space="preserve"> and </w:t>
      </w:r>
      <w:r>
        <w:t xml:space="preserve">likely adapted to a broader temperature range than many tropical specialists </w:t>
      </w:r>
      <w:r>
        <w:fldChar w:fldCharType="begin"/>
      </w:r>
      <w:r>
        <w:instrText xml:space="preserve"> ADDIN ZOTERO_ITEM CSL_CITATION {"citationID":"xhoCHL1h","properties":{"formattedCitation":"(Campos &amp; Fedigan, 2009; Orkin et al., 2021)","plainCitation":"(Campos &amp; Fedigan, 2009; Orkin et al., 2021)","noteIndex":0},"citationItems":[{"id":545,"uris":["http://zotero.org/users/13901503/items/DK9CP8XR"],"itemData":{"id":545,"type":"article-journal","abstract":"We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Pr>
          <w:rFonts w:ascii="Cambria Math" w:hAnsi="Cambria Math" w:cs="Cambria Math"/>
        </w:rPr>
        <w:instrText>∼</w:instrText>
      </w:r>
      <w: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Pr>
          <w:noProof/>
        </w:rPr>
        <w:t>(Campos &amp; Fedigan, 2009; Orkin et al., 2021)</w:t>
      </w:r>
      <w:r>
        <w:fldChar w:fldCharType="end"/>
      </w:r>
      <w:r w:rsidR="00204905">
        <w:t>.</w:t>
      </w:r>
      <w:r>
        <w:t xml:space="preserve"> </w:t>
      </w:r>
      <w:r w:rsidR="00204905">
        <w:t xml:space="preserve">This indicates that </w:t>
      </w:r>
      <w:r>
        <w:t>other species may be experiencing even longer and more severe periods of heat stress with global climate change.</w:t>
      </w:r>
    </w:p>
    <w:p w14:paraId="143694BE" w14:textId="25E8939B" w:rsidR="005B5DB4" w:rsidRDefault="005B5DB4" w:rsidP="005B5DB4">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instrText xml:space="preserve"> ADDIN ZOTERO_ITEM CSL_CITATION {"citationID":"MC4WygPl","properties":{"formattedCitation":"(Arpaia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Pr>
          <w:noProof/>
        </w:rPr>
        <w:t>(Arpaia et al., 2013; Furusawa et al., 2013)</w:t>
      </w:r>
      <w:r>
        <w:fldChar w:fldCharType="end"/>
      </w:r>
      <w:r>
        <w:t xml:space="preserve"> and the suppression of proinflammatory cytokine signaling </w:t>
      </w:r>
      <w:r>
        <w:fldChar w:fldCharType="begin"/>
      </w:r>
      <w:r>
        <w:instrText xml:space="preserve"> ADDIN ZOTERO_ITEM CSL_CITATION {"citationID":"auQ74j9g","properties":{"formattedCitation":"(Hung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(Hung et al., 2023; Klampfer et al., 2003)</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w:t>
      </w:r>
      <w:r>
        <w:lastRenderedPageBreak/>
        <w:t xml:space="preserve">imbalance because activated immune cells, particularly phagocytes, release ROS as part of the inflammatory response </w:t>
      </w:r>
      <w:r w:rsidR="00C74079">
        <w:fldChar w:fldCharType="begin"/>
      </w:r>
      <w:r w:rsidR="00204905">
        <w:instrText xml:space="preserve"> ADDIN ZOTERO_ITEM CSL_CITATION {"citationID":"1C9evp4M","properties":{"formattedCitation":"(Nathan &amp; Cunningham-Bussel, 2013)","plainCitation":"(Nathan &amp; Cunningham-Bussel, 2013)","noteIndex":0},"citationItems":[{"id":3724,"uris":["http://zotero.org/users/13901503/items/IM2TT9E8"],"itemData":{"id":3724,"type":"article-journal","abstract":"Reactive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rsidR="00C74079">
        <w:fldChar w:fldCharType="separate"/>
      </w:r>
      <w:r w:rsidR="00204905">
        <w:rPr>
          <w:noProof/>
        </w:rPr>
        <w:t>(Nathan &amp; Cunningham-Bussel, 2013)</w:t>
      </w:r>
      <w:r w:rsidR="00C74079">
        <w:fldChar w:fldCharType="end"/>
      </w:r>
      <w:r>
        <w:t xml:space="preserve">. 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instrText xml:space="preserve"> ADDIN ZOTERO_ITEM CSL_CITATION {"citationID":"ZVo4Iuph","properties":{"formattedCitation":"(Li et al., 2023; Mostafavi Abdolmaleky &amp; Zhou, 2024)","plainCitation":"(Li et al., 2023; Mostafavi Abdolmaleky &amp; Zhou, 2024)","noteIndex":0},"citationItems":[{"id":3497,"uris":["http://zotero.org/users/13901503/items/RMY7RJ4R"],"itemData":{"id":3497,"type":"article-journal","abstract":"Inflammatory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Pr>
          <w:noProof/>
        </w:rPr>
        <w:t>(Li et al., 2023; Mostafavi Abdolmaleky &amp; Zhou, 2024)</w:t>
      </w:r>
      <w:r>
        <w:fldChar w:fldCharType="end"/>
      </w:r>
      <w:r>
        <w:t xml:space="preserve">, our findings provide the first evidence of this mechanism in a natural population in response to environmental change. Our results highlight the crucial role of temperature in shaping essential gut microbiome functions in a wild endotherm species and offer insight into how rising temperatures due to climate change may affect wild animals via microbiome-mediated mechanisms. </w:t>
      </w:r>
    </w:p>
    <w:p w14:paraId="36439FCD" w14:textId="77777777" w:rsidR="005B5DB4" w:rsidRDefault="005B5DB4" w:rsidP="00FD15B2"/>
    <w:p w14:paraId="6829AC78" w14:textId="49D0AD6C" w:rsidR="005B5DB4" w:rsidRDefault="005B5DB4" w:rsidP="005B5DB4">
      <w:pPr>
        <w:rPr>
          <w:u w:val="single"/>
        </w:rPr>
      </w:pPr>
      <w:r w:rsidRPr="00C64C3B">
        <w:rPr>
          <w:u w:val="single"/>
        </w:rPr>
        <w:t xml:space="preserve">Gut microbiome </w:t>
      </w:r>
      <w:r>
        <w:rPr>
          <w:u w:val="single"/>
        </w:rPr>
        <w:t xml:space="preserve">response to temperature </w:t>
      </w:r>
      <w:r w:rsidR="00253872">
        <w:rPr>
          <w:u w:val="single"/>
        </w:rPr>
        <w:t>affects microbiome-immune homeostasis</w:t>
      </w:r>
    </w:p>
    <w:p w14:paraId="02C41618" w14:textId="6CF4A47C" w:rsidR="00CC71B6" w:rsidRDefault="005B5DB4" w:rsidP="00CC71B6">
      <w:r>
        <w:t xml:space="preserve">The </w:t>
      </w:r>
      <w:ins w:id="169" w:author="Katherine Ryan Amato" w:date="2025-06-26T16:37:00Z" w16du:dateUtc="2025-06-26T21:37:00Z">
        <w:r w:rsidR="006845F4">
          <w:t xml:space="preserve">observed </w:t>
        </w:r>
      </w:ins>
      <w:r>
        <w:t>interaction between temperature and immune activation supports the idea that heat-driven taxonomic shifts</w:t>
      </w:r>
      <w:ins w:id="170" w:author="Katherine Ryan Amato" w:date="2025-06-26T16:37:00Z" w16du:dateUtc="2025-06-26T21:37:00Z">
        <w:r w:rsidR="006845F4">
          <w:t xml:space="preserve"> in the microbiome</w:t>
        </w:r>
      </w:ins>
      <w:r>
        <w:t xml:space="preserve"> influence the relationship between the gut microbiome and host immunity. </w:t>
      </w:r>
      <w:del w:id="171" w:author="Katherine Ryan Amato" w:date="2025-06-26T16:38:00Z" w16du:dateUtc="2025-06-26T21:38:00Z">
        <w:r w:rsidDel="006845F4">
          <w:delText xml:space="preserve">Specifically, the decline in obligate anaerobes at high temperatures </w:delText>
        </w:r>
        <w:r w:rsidR="00DE097D" w:rsidDel="006845F4">
          <w:delText xml:space="preserve">may </w:delText>
        </w:r>
        <w:r w:rsidDel="006845F4">
          <w:delText xml:space="preserve">disrupt microbiome-immune homeostasis by reducing anti-inflammatory signaling that typically promotes immune tolerance toward the microbiome. </w:delText>
        </w:r>
      </w:del>
      <w:r>
        <w:t xml:space="preserve">For example, stronger declines in obligate </w:t>
      </w:r>
      <w:ins w:id="172" w:author="Katherine Ryan Amato" w:date="2025-06-26T16:38:00Z" w16du:dateUtc="2025-06-26T21:38:00Z">
        <w:r w:rsidR="006845F4">
          <w:t xml:space="preserve">anaerobes, such as </w:t>
        </w:r>
      </w:ins>
      <w:del w:id="173" w:author="Katherine Ryan Amato" w:date="2025-06-26T16:38:00Z" w16du:dateUtc="2025-06-26T21:38:00Z">
        <w:r w:rsidDel="006845F4">
          <w:delText xml:space="preserve">genera </w:delText>
        </w:r>
      </w:del>
      <w:r>
        <w:rPr>
          <w:rStyle w:val="Emphasis"/>
          <w:rFonts w:eastAsiaTheme="majorEastAsia"/>
        </w:rPr>
        <w:t>Parabacteroides</w:t>
      </w:r>
      <w:r>
        <w:t xml:space="preserve"> and </w:t>
      </w:r>
      <w:proofErr w:type="spellStart"/>
      <w:r>
        <w:rPr>
          <w:rStyle w:val="Emphasis"/>
          <w:rFonts w:eastAsiaTheme="majorEastAsia"/>
        </w:rPr>
        <w:t>Alistipes</w:t>
      </w:r>
      <w:proofErr w:type="spellEnd"/>
      <w:ins w:id="174" w:author="Katherine Ryan Amato" w:date="2025-06-26T16:38:00Z" w16du:dateUtc="2025-06-26T21:38:00Z">
        <w:r w:rsidR="006845F4">
          <w:rPr>
            <w:rStyle w:val="Emphasis"/>
            <w:rFonts w:eastAsiaTheme="majorEastAsia"/>
          </w:rPr>
          <w:t>,</w:t>
        </w:r>
      </w:ins>
      <w:r>
        <w:rPr>
          <w:rStyle w:val="Emphasis"/>
          <w:rFonts w:eastAsiaTheme="majorEastAsia"/>
        </w:rPr>
        <w:t xml:space="preserve"> </w:t>
      </w:r>
      <w:r w:rsidRPr="00DE097D">
        <w:rPr>
          <w:rStyle w:val="Emphasis"/>
          <w:rFonts w:eastAsiaTheme="majorEastAsia"/>
          <w:i w:val="0"/>
          <w:iCs w:val="0"/>
        </w:rPr>
        <w:t>that contribute to anti-inflammatory signaling through the production of SCFAs</w:t>
      </w:r>
      <w:r>
        <w:rPr>
          <w:rStyle w:val="Emphasis"/>
          <w:rFonts w:eastAsiaTheme="majorEastAsia"/>
        </w:rPr>
        <w:t xml:space="preserve"> </w:t>
      </w:r>
      <w:r>
        <w:fldChar w:fldCharType="begin"/>
      </w:r>
      <w:r>
        <w:instrText xml:space="preserve"> ADDIN ZOTERO_ITEM CSL_CITATION {"citationID":"wESsU6it","properties":{"formattedCitation":"(Hiippala et al., 2020; Parker et al., 2020)","plainCitation":"(Hiippala et al., 2020; Parker et al., 2020)","noteIndex":0},"citationItems":[{"id":2193,"uris":["http://zotero.org/users/13901503/items/TK9QBJNS"],"itemData":{"id":2193,"type":"article-journal","abstract":"Altered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Pr>
          <w:noProof/>
        </w:rPr>
        <w:t>(Hiippala et al., 2020; Parker et al., 2020)</w:t>
      </w:r>
      <w:r>
        <w:fldChar w:fldCharType="end"/>
      </w:r>
      <w:r>
        <w:t xml:space="preserve"> </w:t>
      </w:r>
      <w:r w:rsidRPr="00DE097D">
        <w:rPr>
          <w:rStyle w:val="Emphasis"/>
          <w:rFonts w:eastAsiaTheme="majorEastAsia"/>
          <w:i w:val="0"/>
          <w:iCs w:val="0"/>
        </w:rPr>
        <w:t>are associated with higher neopterin levels</w:t>
      </w:r>
      <w:r>
        <w:rPr>
          <w:rStyle w:val="Emphasis"/>
          <w:rFonts w:eastAsiaTheme="majorEastAsia"/>
        </w:rPr>
        <w:t xml:space="preserve"> </w:t>
      </w:r>
      <w:r w:rsidRPr="00DE097D">
        <w:rPr>
          <w:rStyle w:val="Emphasis"/>
          <w:rFonts w:eastAsiaTheme="majorEastAsia"/>
          <w:i w:val="0"/>
          <w:iCs w:val="0"/>
        </w:rPr>
        <w:t xml:space="preserve">(Fig 4A), suggesting </w:t>
      </w:r>
      <w:del w:id="175" w:author="Katherine Ryan Amato" w:date="2025-06-26T16:39:00Z" w16du:dateUtc="2025-06-26T21:39:00Z">
        <w:r w:rsidRPr="00DE097D" w:rsidDel="006845F4">
          <w:rPr>
            <w:rStyle w:val="Emphasis"/>
            <w:rFonts w:eastAsiaTheme="majorEastAsia"/>
            <w:i w:val="0"/>
            <w:iCs w:val="0"/>
          </w:rPr>
          <w:delText xml:space="preserve">that their decline may </w:delText>
        </w:r>
      </w:del>
      <w:r w:rsidRPr="00DE097D">
        <w:rPr>
          <w:rStyle w:val="Emphasis"/>
          <w:rFonts w:eastAsiaTheme="majorEastAsia"/>
          <w:i w:val="0"/>
          <w:iCs w:val="0"/>
        </w:rPr>
        <w:t>reduce</w:t>
      </w:r>
      <w:ins w:id="176" w:author="Katherine Ryan Amato" w:date="2025-06-26T16:39:00Z" w16du:dateUtc="2025-06-26T21:39:00Z">
        <w:r w:rsidR="006845F4">
          <w:rPr>
            <w:rStyle w:val="Emphasis"/>
            <w:rFonts w:eastAsiaTheme="majorEastAsia"/>
            <w:i w:val="0"/>
            <w:iCs w:val="0"/>
          </w:rPr>
          <w:t>d</w:t>
        </w:r>
      </w:ins>
      <w:r w:rsidRPr="00DE097D">
        <w:rPr>
          <w:rStyle w:val="Emphasis"/>
          <w:rFonts w:eastAsiaTheme="majorEastAsia"/>
          <w:i w:val="0"/>
          <w:iCs w:val="0"/>
        </w:rPr>
        <w:t xml:space="preserve"> immune tolerance towards the gut microbiome </w:t>
      </w:r>
      <w:del w:id="177" w:author="Katherine Ryan Amato" w:date="2025-06-26T16:39:00Z" w16du:dateUtc="2025-06-26T21:39:00Z">
        <w:r w:rsidRPr="00DE097D" w:rsidDel="006845F4">
          <w:rPr>
            <w:rStyle w:val="Emphasis"/>
            <w:rFonts w:eastAsiaTheme="majorEastAsia"/>
            <w:i w:val="0"/>
            <w:iCs w:val="0"/>
          </w:rPr>
          <w:delText>and trigger</w:delText>
        </w:r>
      </w:del>
      <w:ins w:id="178" w:author="Katherine Ryan Amato" w:date="2025-06-26T16:39:00Z" w16du:dateUtc="2025-06-26T21:39:00Z">
        <w:r w:rsidR="006845F4">
          <w:rPr>
            <w:rStyle w:val="Emphasis"/>
            <w:rFonts w:eastAsiaTheme="majorEastAsia"/>
            <w:i w:val="0"/>
            <w:iCs w:val="0"/>
          </w:rPr>
          <w:t>as measured through</w:t>
        </w:r>
      </w:ins>
      <w:r w:rsidRPr="00DE097D">
        <w:rPr>
          <w:rStyle w:val="Emphasis"/>
          <w:rFonts w:eastAsiaTheme="majorEastAsia"/>
          <w:i w:val="0"/>
          <w:iCs w:val="0"/>
        </w:rPr>
        <w:t xml:space="preserve"> increased macrophage activity. Similarly, stronger declines in metabolic pathways that produce anti-inflammatory immunomodulators, including the</w:t>
      </w:r>
      <w:r>
        <w:rPr>
          <w:rStyle w:val="Emphasis"/>
          <w:rFonts w:eastAsiaTheme="majorEastAsia"/>
        </w:rPr>
        <w:t xml:space="preserve"> </w:t>
      </w:r>
      <w:r>
        <w:t xml:space="preserve">synthesis of monounsaturated fatty acids </w:t>
      </w:r>
      <w:r>
        <w:fldChar w:fldCharType="begin"/>
      </w:r>
      <w:r>
        <w:instrText xml:space="preserve"> ADDIN ZOTERO_ITEM CSL_CITATION {"citationID":"Yyg97aqJ","properties":{"formattedCitation":"(Hung et al., 2023)","plainCitation":"(Hung et al., 2023)","noteIndex":0},"citationItems":[{"id":3176,"uris":["http://zotero.org/users/13901503/items/HTMPX6GE"],"itemData":{"id":3176,"type":"article-journal","abstract":"Monocytes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Pr>
          <w:noProof/>
        </w:rPr>
        <w:t>(Hung et al., 2023)</w:t>
      </w:r>
      <w:r>
        <w:fldChar w:fldCharType="end"/>
      </w:r>
      <w:r>
        <w:t xml:space="preserve"> and the amino acid derivatives tryptophan </w:t>
      </w:r>
      <w:r>
        <w:fldChar w:fldCharType="begin"/>
      </w:r>
      <w:r>
        <w:instrText xml:space="preserve"> ADDIN ZOTERO_ITEM CSL_CITATION {"citationID":"kcrryZeu","properties":{"formattedCitation":"(Zelante et al., 2013)","plainCitation":"(Zelante et al., 2013)","noteIndex":0},"citationItems":[{"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fldChar w:fldCharType="separate"/>
      </w:r>
      <w:r>
        <w:rPr>
          <w:noProof/>
        </w:rPr>
        <w:t>(Zelante et al., 2013)</w:t>
      </w:r>
      <w:r>
        <w:fldChar w:fldCharType="end"/>
      </w:r>
      <w:r>
        <w:t xml:space="preserve">, are also associated with high neopterin (Fig 5D &amp; E). Notably, the synthesis of tryptophan is characteristic of obligate taxa </w:t>
      </w:r>
      <w:r>
        <w:fldChar w:fldCharType="begin"/>
      </w:r>
      <w:r>
        <w:instrText xml:space="preserve"> ADDIN ZOTERO_ITEM CSL_CITATION {"citationID":"nHC3GdEJ","properties":{"formattedCitation":"(Dodd et al., 2017)","plainCitation":"(Dodd et al., 2017)","noteIndex":0},"citationItems":[{"id":3659,"uris":["http://zotero.org/users/13901503/items/WFUC2V8A"],"itemData":{"id":3659,"type":"article-journal","abstract":"A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L."}],"issued":{"date-parts":[["2017",11]]}}}],"schema":"https://github.com/citation-style-language/schema/raw/master/csl-citation.json"} </w:instrText>
      </w:r>
      <w:r>
        <w:fldChar w:fldCharType="separate"/>
      </w:r>
      <w:r>
        <w:rPr>
          <w:noProof/>
        </w:rPr>
        <w:t>(Dodd et al., 2017)</w:t>
      </w:r>
      <w:r>
        <w:fldChar w:fldCharType="end"/>
      </w:r>
      <w:r>
        <w:t xml:space="preserve">, reinforcing the idea that the loss of obligates at high temperatures reduces immune tolerance toward the gut microbiome. </w:t>
      </w:r>
      <w:del w:id="179" w:author="Katherine Ryan Amato" w:date="2025-06-26T16:40:00Z" w16du:dateUtc="2025-06-26T21:40:00Z">
        <w:r w:rsidDel="006845F4">
          <w:delText>Together, these findings suggest that temperature-driven loss of obligate taxa disrupts gut-immune homeostasis and contributes to a risk of chronic inflammation during prolonged heat exposure due to increased immune activation</w:delText>
        </w:r>
        <w:r w:rsidR="00786FBA" w:rsidDel="006845F4">
          <w:delText>.</w:delText>
        </w:r>
      </w:del>
    </w:p>
    <w:p w14:paraId="341CF87F" w14:textId="79A3EC2E" w:rsidR="00786FBA" w:rsidRDefault="005B5DB4" w:rsidP="00CC71B6">
      <w:pPr>
        <w:ind w:firstLine="720"/>
      </w:pPr>
      <w:commentRangeStart w:id="180"/>
      <w:r>
        <w:t xml:space="preserve">The interaction between temperature and neopterin also suggests that the combined effects of high temperatures and immune activation create particularly unfavorable conditions for obligate anaerobes. Taxa that exhibit stronger declines when neopterin is high are primarily from the phyla </w:t>
      </w:r>
      <w:proofErr w:type="spellStart"/>
      <w:r w:rsidRPr="00487066">
        <w:rPr>
          <w:rStyle w:val="Strong"/>
          <w:rFonts w:eastAsiaTheme="majorEastAsia"/>
          <w:b w:val="0"/>
          <w:bCs w:val="0"/>
        </w:rPr>
        <w:t>Bacteroidota</w:t>
      </w:r>
      <w:proofErr w:type="spellEnd"/>
      <w:r w:rsidRPr="00487066">
        <w:rPr>
          <w:b/>
          <w:bCs/>
        </w:rPr>
        <w:t xml:space="preserve"> </w:t>
      </w:r>
      <w:r w:rsidRPr="00487066">
        <w:t>and</w:t>
      </w:r>
      <w:r w:rsidRPr="00487066">
        <w:rPr>
          <w:b/>
          <w:bCs/>
        </w:rPr>
        <w:t xml:space="preserve"> </w:t>
      </w:r>
      <w:r w:rsidRPr="00487066">
        <w:rPr>
          <w:rStyle w:val="Strong"/>
          <w:rFonts w:eastAsiaTheme="majorEastAsia"/>
          <w:b w:val="0"/>
          <w:bCs w:val="0"/>
        </w:rPr>
        <w:t>Firmicutes</w:t>
      </w:r>
      <w:r>
        <w:t xml:space="preserve"> which include many obligate anaerobes (Fig 4A). We also observed a stronger decline in pathways commonly associated with obligate taxa</w:t>
      </w:r>
      <w:r w:rsidRPr="00A41196">
        <w:t xml:space="preserve"> </w:t>
      </w:r>
      <w:r>
        <w:t xml:space="preserve">including complex carb </w:t>
      </w:r>
      <w:r w:rsidRPr="00487066">
        <w:rPr>
          <w:rStyle w:val="Strong"/>
          <w:rFonts w:eastAsiaTheme="majorEastAsia"/>
          <w:b w:val="0"/>
          <w:bCs w:val="0"/>
        </w:rPr>
        <w:t xml:space="preserve">fermentation </w:t>
      </w:r>
      <w:r w:rsidRPr="00487066">
        <w:rPr>
          <w:rStyle w:val="Strong"/>
          <w:rFonts w:eastAsiaTheme="majorEastAsia"/>
          <w:b w:val="0"/>
          <w:bCs w:val="0"/>
        </w:rPr>
        <w:fldChar w:fldCharType="begin"/>
      </w:r>
      <w:r w:rsidRPr="00487066">
        <w:rPr>
          <w:rStyle w:val="Strong"/>
          <w:rFonts w:eastAsiaTheme="majorEastAsia"/>
          <w:b w:val="0"/>
          <w:bCs w:val="0"/>
        </w:rPr>
        <w:instrText xml:space="preserve"> ADDIN ZOTERO_ITEM CSL_CITATION {"citationID":"tuESI0A9","properties":{"formattedCitation":"(Flint et al., 2012)","plainCitation":"(Flint et al., 2012)","noteIndex":0},"citationItems":[{"id":3409,"uris":["http://zotero.org/users/13901503/items/73VRZX5M"],"itemData":{"id":3409,"type":"article-journal","abstract":"Bacteria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Pr="00487066">
        <w:rPr>
          <w:rStyle w:val="Strong"/>
          <w:rFonts w:eastAsiaTheme="majorEastAsia"/>
          <w:b w:val="0"/>
          <w:bCs w:val="0"/>
        </w:rPr>
        <w:fldChar w:fldCharType="separate"/>
      </w:r>
      <w:r w:rsidRPr="00487066">
        <w:rPr>
          <w:rStyle w:val="Strong"/>
          <w:rFonts w:eastAsiaTheme="majorEastAsia"/>
          <w:b w:val="0"/>
          <w:bCs w:val="0"/>
          <w:noProof/>
        </w:rPr>
        <w:t>(Flint et al., 2012)</w:t>
      </w:r>
      <w:r w:rsidRPr="00487066">
        <w:rPr>
          <w:rStyle w:val="Strong"/>
          <w:rFonts w:eastAsiaTheme="majorEastAsia"/>
          <w:b w:val="0"/>
          <w:bCs w:val="0"/>
        </w:rPr>
        <w:fldChar w:fldCharType="end"/>
      </w:r>
      <w:r w:rsidR="00487066">
        <w:rPr>
          <w:b/>
          <w:bCs/>
        </w:rPr>
        <w:t xml:space="preserve"> </w:t>
      </w:r>
      <w:r w:rsidR="00487066">
        <w:t>and</w:t>
      </w:r>
      <w:r w:rsidRPr="00A41196">
        <w:rPr>
          <w:b/>
          <w:bCs/>
        </w:rPr>
        <w:t xml:space="preserve"> </w:t>
      </w:r>
      <w:r w:rsidRPr="00487066">
        <w:rPr>
          <w:rStyle w:val="Strong"/>
          <w:rFonts w:eastAsiaTheme="majorEastAsia"/>
          <w:b w:val="0"/>
          <w:bCs w:val="0"/>
        </w:rPr>
        <w:t>Gram-positive cell wall biosynthesis</w:t>
      </w:r>
      <w:r w:rsidR="00487066">
        <w:rPr>
          <w:rStyle w:val="Strong"/>
          <w:rFonts w:eastAsiaTheme="majorEastAsia"/>
          <w:b w:val="0"/>
          <w:bCs w:val="0"/>
        </w:rPr>
        <w:t xml:space="preserve"> </w:t>
      </w:r>
      <w:r w:rsidR="00505AA6">
        <w:rPr>
          <w:rStyle w:val="Strong"/>
          <w:rFonts w:eastAsiaTheme="majorEastAsia"/>
          <w:b w:val="0"/>
          <w:bCs w:val="0"/>
        </w:rPr>
        <w:t>characteristic</w:t>
      </w:r>
      <w:r w:rsidR="00487066">
        <w:rPr>
          <w:rStyle w:val="Strong"/>
          <w:rFonts w:eastAsiaTheme="majorEastAsia"/>
          <w:b w:val="0"/>
          <w:bCs w:val="0"/>
        </w:rPr>
        <w:t xml:space="preserve"> of obligates from the Firmicutes phylum </w:t>
      </w:r>
      <w:r w:rsidR="00487066">
        <w:rPr>
          <w:rStyle w:val="Strong"/>
          <w:rFonts w:eastAsiaTheme="majorEastAsia"/>
          <w:b w:val="0"/>
          <w:bCs w:val="0"/>
        </w:rPr>
        <w:fldChar w:fldCharType="begin"/>
      </w:r>
      <w:r w:rsidR="00487066">
        <w:rPr>
          <w:rStyle w:val="Strong"/>
          <w:rFonts w:eastAsiaTheme="majorEastAsia"/>
          <w:b w:val="0"/>
          <w:bCs w:val="0"/>
        </w:rPr>
        <w:instrText xml:space="preserve"> ADDIN ZOTERO_ITEM CSL_CITATION {"citationID":"yCxgcM3a","properties":{"formattedCitation":"(Rajili\\uc0\\u263{}-Stojanovi\\uc0\\u263{} &amp; de Vos, 2014)","plainCitation":"(Rajilić-Stojanović &amp; de Vos, 2014)","noteIndex":0},"citationItems":[{"id":3707,"uris":["http://zotero.org/users/13901503/items/DINXISI6"],"itemData":{"id":3707,"type":"article-journal","abstract":"The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487066">
        <w:rPr>
          <w:rStyle w:val="Strong"/>
          <w:rFonts w:eastAsiaTheme="majorEastAsia"/>
          <w:b w:val="0"/>
          <w:bCs w:val="0"/>
        </w:rPr>
        <w:fldChar w:fldCharType="separate"/>
      </w:r>
      <w:r w:rsidR="00487066" w:rsidRPr="00487066">
        <w:t>(Rajilić-Stojanović &amp; de Vos, 2014)</w:t>
      </w:r>
      <w:r w:rsidR="00487066">
        <w:rPr>
          <w:rStyle w:val="Strong"/>
          <w:rFonts w:eastAsiaTheme="majorEastAsia"/>
          <w:b w:val="0"/>
          <w:bCs w:val="0"/>
        </w:rPr>
        <w:fldChar w:fldCharType="end"/>
      </w:r>
      <w:r w:rsidR="00487066">
        <w:rPr>
          <w:rStyle w:val="Strong"/>
          <w:rFonts w:eastAsiaTheme="majorEastAsia"/>
          <w:b w:val="0"/>
          <w:bCs w:val="0"/>
        </w:rPr>
        <w:t xml:space="preserve">(Fig 5D). </w:t>
      </w:r>
      <w:r>
        <w:t>Together these patterns suggest that the combination of high temperatures and macrophage activity contributes to the loss of obligate taxa, likely because immune activation exacerbates the redox imbalance initiated by high temperatures.</w:t>
      </w:r>
      <w:r w:rsidR="003F274E">
        <w:t xml:space="preserve"> </w:t>
      </w:r>
      <w:commentRangeEnd w:id="180"/>
      <w:r w:rsidR="006845F4">
        <w:rPr>
          <w:rStyle w:val="CommentReference"/>
        </w:rPr>
        <w:commentReference w:id="180"/>
      </w:r>
    </w:p>
    <w:p w14:paraId="779A5C21" w14:textId="06577C40" w:rsidR="003F274E" w:rsidRDefault="005B5DB4" w:rsidP="00253872">
      <w:pPr>
        <w:ind w:firstLine="720"/>
      </w:pPr>
      <w:r>
        <w:t xml:space="preserve">In contrast, facultative anaerobes </w:t>
      </w:r>
      <w:r w:rsidR="003F274E">
        <w:t>may be</w:t>
      </w:r>
      <w:r>
        <w:t xml:space="preserve"> more resilient to these conditions and </w:t>
      </w:r>
      <w:r w:rsidR="003F274E">
        <w:t>could</w:t>
      </w:r>
      <w:r>
        <w:t xml:space="preserve"> persist where obligates decline. </w:t>
      </w:r>
      <w:r w:rsidR="00455FE7">
        <w:t xml:space="preserve">For example, </w:t>
      </w:r>
      <w:proofErr w:type="spellStart"/>
      <w:r w:rsidR="00455FE7" w:rsidRPr="00487066">
        <w:rPr>
          <w:rStyle w:val="Strong"/>
          <w:rFonts w:eastAsiaTheme="majorEastAsia"/>
          <w:b w:val="0"/>
          <w:bCs w:val="0"/>
          <w:i/>
          <w:iCs/>
        </w:rPr>
        <w:t>Helicobacteraceae</w:t>
      </w:r>
      <w:proofErr w:type="spellEnd"/>
      <w:r w:rsidR="00455FE7" w:rsidRPr="00455FE7">
        <w:t xml:space="preserve"> </w:t>
      </w:r>
      <w:r w:rsidR="00455FE7">
        <w:t>exhibit</w:t>
      </w:r>
      <w:r w:rsidR="00505AA6">
        <w:t>s a</w:t>
      </w:r>
      <w:r w:rsidR="00455FE7">
        <w:t xml:space="preserve"> stronger increase in abundance when neopterin is high (Fig 4B), suggesting they are better able to tolerate redox imbalance, and may exploit niches vacated by the loss of obligates.</w:t>
      </w:r>
      <w:r w:rsidR="003F274E" w:rsidRPr="003F274E">
        <w:t xml:space="preserve"> </w:t>
      </w:r>
      <w:r w:rsidR="002708C3">
        <w:t>Further</w:t>
      </w:r>
      <w:r w:rsidR="003F274E">
        <w:t xml:space="preserve">, several pathways commonly associated with facultative taxa exhibit a stronger increase at high neopterin levels, suggesting that these taxa may be actively responding to changes in the gut environment (Fig </w:t>
      </w:r>
      <w:r w:rsidR="003F274E">
        <w:lastRenderedPageBreak/>
        <w:t xml:space="preserve">5B). For example, the </w:t>
      </w:r>
      <w:commentRangeStart w:id="181"/>
      <w:r w:rsidR="003F274E">
        <w:t>glyoxylate cycle and Rubisco shunt both increase under high neopterin which likely supports energy conservation</w:t>
      </w:r>
      <w:r w:rsidR="003F274E" w:rsidRPr="009647C8">
        <w:t xml:space="preserve"> </w:t>
      </w:r>
      <w:r w:rsidR="003F274E">
        <w:t xml:space="preserve">under oxygen and energy-limited conditions </w:t>
      </w:r>
      <w:r w:rsidR="003F274E">
        <w:fldChar w:fldCharType="begin"/>
      </w:r>
      <w:r w:rsidR="003F274E">
        <w:instrText xml:space="preserve"> ADDIN ZOTERO_ITEM CSL_CITATION {"citationID":"PvilTIb8","properties":{"formattedCitation":"(Ahn et al., 2016; Badger &amp; Bek, 2008)","plainCitation":"(Ahn et al., 2016; Badger &amp; Bek, 2008)","noteIndex":0},"citationItems":[{"id":3666,"uris":["http://zotero.org/users/13901503/items/787C6UND"],"itemData":{"id":3666,"type":"article-journal","abstract":"&lt;p&gt;The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3F274E">
        <w:fldChar w:fldCharType="separate"/>
      </w:r>
      <w:r w:rsidR="003F274E">
        <w:rPr>
          <w:noProof/>
        </w:rPr>
        <w:t>(Ahn et al., 2016; Badger &amp; Bek, 2008)</w:t>
      </w:r>
      <w:r w:rsidR="003F274E">
        <w:fldChar w:fldCharType="end"/>
      </w:r>
      <w:r w:rsidR="003F274E">
        <w:t xml:space="preserve">. In addition, redox maintenance pathways such as ubiquinone biosynthesis also increase which helps facultative anaerobes neutralize ROS </w:t>
      </w:r>
      <w:r w:rsidR="003F274E">
        <w:fldChar w:fldCharType="begin"/>
      </w:r>
      <w:r w:rsidR="003F274E">
        <w:instrText xml:space="preserve"> ADDIN ZOTERO_ITEM CSL_CITATION {"citationID":"Fk5o5734","properties":{"formattedCitation":"(Bekker et al., 2007)","plainCitation":"(Bekker et al., 2007)","noteIndex":0},"citationItems":[{"id":3665,"uris":["http://zotero.org/users/13901503/items/NVUGIX64"],"itemData":{"id":3665,"type":"article-journal","container-title":"Microbiology","DOI":"10.1099/mic.0.2007/006098-0","ISSN":"1350-0872,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3F274E">
        <w:fldChar w:fldCharType="separate"/>
      </w:r>
      <w:r w:rsidR="003F274E">
        <w:rPr>
          <w:noProof/>
        </w:rPr>
        <w:t>(Bekker et al., 2007)</w:t>
      </w:r>
      <w:r w:rsidR="003F274E">
        <w:fldChar w:fldCharType="end"/>
      </w:r>
      <w:r w:rsidR="003F274E">
        <w:t>.</w:t>
      </w:r>
      <w:r w:rsidR="003F274E" w:rsidRPr="009647C8">
        <w:t xml:space="preserve"> </w:t>
      </w:r>
      <w:r w:rsidR="00E344E1">
        <w:t xml:space="preserve">Synthesis of enterobacterial common antigen (ECA) also increases which is characteristic of </w:t>
      </w:r>
      <w:r w:rsidR="00E344E1" w:rsidRPr="00E344E1">
        <w:rPr>
          <w:i/>
          <w:iCs/>
        </w:rPr>
        <w:t>Enterobacteriaceae</w:t>
      </w:r>
      <w:r w:rsidR="00E344E1">
        <w:t xml:space="preserve"> </w:t>
      </w:r>
      <w:r w:rsidR="00E344E1">
        <w:fldChar w:fldCharType="begin"/>
      </w:r>
      <w:r w:rsidR="00786FBA">
        <w:instrText xml:space="preserve"> ADDIN ZOTERO_ITEM CSL_CITATION {"citationID":"FvN60f2B","properties":{"formattedCitation":"(Kuhn et al., 1988)","plainCitation":"(Kuhn et al., 1988)","noteIndex":0},"citationItems":[{"id":3712,"uris":["http://zotero.org/users/13901503/items/S8VNSY7N"],"itemData":{"id":3712,"type":"article-journal","abstract":"Enterobacterial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E344E1">
        <w:fldChar w:fldCharType="separate"/>
      </w:r>
      <w:r w:rsidR="00786FBA">
        <w:rPr>
          <w:noProof/>
        </w:rPr>
        <w:t>(Kuhn et al., 1988)</w:t>
      </w:r>
      <w:r w:rsidR="00E344E1">
        <w:fldChar w:fldCharType="end"/>
      </w:r>
      <w:commentRangeEnd w:id="181"/>
      <w:r w:rsidR="00596491">
        <w:rPr>
          <w:rStyle w:val="CommentReference"/>
        </w:rPr>
        <w:commentReference w:id="181"/>
      </w:r>
      <w:r w:rsidR="00786FBA">
        <w:t xml:space="preserve">. </w:t>
      </w:r>
      <w:r w:rsidR="003F274E">
        <w:t xml:space="preserve">Together these patterns indicate that high temperatures and increased immune activity reinforce one another by shifting gut microbiome composition away from obligates and towards facultative taxa capable of tolerating and potentially exploiting these conditions. </w:t>
      </w:r>
    </w:p>
    <w:p w14:paraId="416C77A3" w14:textId="20A89EAB" w:rsidR="002708C3" w:rsidRDefault="002708C3" w:rsidP="00786FBA">
      <w:pPr>
        <w:ind w:firstLine="720"/>
      </w:pPr>
      <w:commentRangeStart w:id="182"/>
      <w:r>
        <w:t>The shift towards facultative taxa at high temperatures likely contributes to increased immune activation and further disrupts gut-immune homeostasis.</w:t>
      </w:r>
      <w:r w:rsidRPr="002708C3">
        <w:t xml:space="preserve"> </w:t>
      </w:r>
      <w:r>
        <w:t xml:space="preserve">For example, </w:t>
      </w:r>
      <w:proofErr w:type="spellStart"/>
      <w:r>
        <w:rPr>
          <w:rStyle w:val="Emphasis"/>
          <w:rFonts w:eastAsiaTheme="majorEastAsia"/>
        </w:rPr>
        <w:t>Helicobacteraceae</w:t>
      </w:r>
      <w:proofErr w:type="spellEnd"/>
      <w:r w:rsidRPr="002708C3">
        <w:rPr>
          <w:rStyle w:val="Emphasis"/>
          <w:rFonts w:eastAsiaTheme="majorEastAsia"/>
          <w:i w:val="0"/>
          <w:iCs w:val="0"/>
        </w:rPr>
        <w:t>, is associated with</w:t>
      </w:r>
      <w:r>
        <w:rPr>
          <w:rStyle w:val="Emphasis"/>
          <w:rFonts w:eastAsiaTheme="majorEastAsia"/>
        </w:rPr>
        <w:t xml:space="preserve"> </w:t>
      </w:r>
      <w:r>
        <w:t xml:space="preserve">inflammatory diseases and may promote macrophage activation by damaging the gut epithelium and disrupting the mucosal barrier </w:t>
      </w:r>
      <w:r>
        <w:fldChar w:fldCharType="begin"/>
      </w:r>
      <w:r>
        <w:instrText xml:space="preserve"> ADDIN ZOTERO_ITEM CSL_CITATION {"citationID":"cZJ2yfWg","properties":{"formattedCitation":"(Chu et al., 2003)","plainCitation":"(Chu et al., 2003)","noteIndex":0},"citationItems":[{"id":3644,"uris":["http://zotero.org/users/13901503/items/GZ2VQ6TK"],"itemData":{"id":3644,"type":"article-journal","abstract":"Abstract: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Pr>
          <w:noProof/>
        </w:rPr>
        <w:t>(Chu et al., 2003)</w:t>
      </w:r>
      <w:r>
        <w:fldChar w:fldCharType="end"/>
      </w:r>
      <w:r>
        <w:t>. In addition, lipid A synthesis</w:t>
      </w:r>
      <w:r w:rsidR="0071461C">
        <w:t>, which is characteristic of many facultative taxa,</w:t>
      </w:r>
      <w:r>
        <w:t xml:space="preserve"> increases at higher neopterin and </w:t>
      </w:r>
      <w:r w:rsidR="0071461C">
        <w:t xml:space="preserve">forms pathogen-associated molecular patterns (PAMPs) that are recognized by Toll-like receptors (TLRs) and can initiate pro-inflammatory signaling </w:t>
      </w:r>
      <w:r w:rsidR="0071461C">
        <w:fldChar w:fldCharType="begin"/>
      </w:r>
      <w:r w:rsidR="0071461C">
        <w:instrText xml:space="preserve"> ADDIN ZOTERO_ITEM CSL_CITATION {"citationID":"XLDjRCPa","properties":{"formattedCitation":"(Raetz &amp; Whitfield, 2002)","plainCitation":"(Raetz &amp; Whitfield, 2002)","noteIndex":0},"citationItems":[{"id":3710,"uris":["http://zotero.org/users/13901503/items/7XBTXUWV"],"itemData":{"id":3710,"type":"article-journal","abstract":"Bacterial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71461C">
        <w:fldChar w:fldCharType="separate"/>
      </w:r>
      <w:r w:rsidR="0071461C">
        <w:rPr>
          <w:noProof/>
        </w:rPr>
        <w:t>(Raetz &amp; Whitfield, 2002)</w:t>
      </w:r>
      <w:r w:rsidR="0071461C">
        <w:fldChar w:fldCharType="end"/>
      </w:r>
      <w:r w:rsidR="0071461C">
        <w:t>(Fig 5B).</w:t>
      </w:r>
      <w:r w:rsidR="00505AA6" w:rsidRPr="00505AA6">
        <w:t xml:space="preserve"> </w:t>
      </w:r>
      <w:r w:rsidR="00505AA6">
        <w:t>Thus, the increased abundance of facultative taxa may stimulate immune responses by triggering common inflammatory mechanisms. These shifts coupled with the loss of anti-inflammatory support from obligate anaerobes could lead to sustained immune activation and increase the risk of chronic inflammation at high temperatures.</w:t>
      </w:r>
      <w:commentRangeEnd w:id="182"/>
      <w:r w:rsidR="00596491">
        <w:rPr>
          <w:rStyle w:val="CommentReference"/>
        </w:rPr>
        <w:commentReference w:id="182"/>
      </w:r>
    </w:p>
    <w:p w14:paraId="43E0A20A" w14:textId="504B053A" w:rsidR="00CC71B6" w:rsidRDefault="005B5DB4" w:rsidP="00CC71B6">
      <w:pPr>
        <w:ind w:firstLine="720"/>
      </w:pPr>
      <w:commentRangeStart w:id="183"/>
      <w:r w:rsidRPr="00973225">
        <w:t>Taken</w:t>
      </w:r>
      <w:commentRangeEnd w:id="183"/>
      <w:r w:rsidR="00596491">
        <w:rPr>
          <w:rStyle w:val="CommentReference"/>
        </w:rPr>
        <w:commentReference w:id="183"/>
      </w:r>
      <w:r w:rsidRPr="00973225">
        <w:t xml:space="preserve"> together, these findings provide robust support for a </w:t>
      </w:r>
      <w:bookmarkStart w:id="184" w:name="_Hlk200366020"/>
      <w:r w:rsidRPr="00973225">
        <w:t xml:space="preserve">heat-induced physiological cascade that affects microbiome composition and disrupts </w:t>
      </w:r>
      <w:r w:rsidR="00C66F1B">
        <w:t>microbiome-</w:t>
      </w:r>
      <w:r w:rsidRPr="00973225">
        <w:t xml:space="preserve">immune homeostasis </w:t>
      </w:r>
      <w:bookmarkEnd w:id="184"/>
      <w:r w:rsidRPr="00973225">
        <w:t>(Fig. 3F). The interaction effects reveal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rsidR="00C66F1B">
        <w:t xml:space="preserve"> (Fig 3F)</w:t>
      </w:r>
      <w:r w:rsidRPr="00973225">
        <w:t xml:space="preserve">. </w:t>
      </w:r>
      <w:r w:rsidR="00786FBA">
        <w:t xml:space="preserve">There are also indications that the gut microbiome may mount compensatory responses to counteract these effects </w:t>
      </w:r>
      <w:r w:rsidR="00C66F1B">
        <w:t>in an attempt to restore</w:t>
      </w:r>
      <w:r w:rsidR="00786FBA">
        <w:t xml:space="preserve"> homeostasis. For example, we observe increased abundance of two known short-chain fatty acid (SCFA) producers, </w:t>
      </w:r>
      <w:proofErr w:type="spellStart"/>
      <w:r w:rsidR="00786FBA">
        <w:rPr>
          <w:rStyle w:val="Emphasis"/>
          <w:rFonts w:eastAsiaTheme="majorEastAsia"/>
        </w:rPr>
        <w:t>Phascolarctobacterium</w:t>
      </w:r>
      <w:proofErr w:type="spellEnd"/>
      <w:r w:rsidR="00786FBA">
        <w:t xml:space="preserve"> </w:t>
      </w:r>
      <w:r w:rsidR="005639BF">
        <w:fldChar w:fldCharType="begin"/>
      </w:r>
      <w:r w:rsidR="005639BF">
        <w:instrText xml:space="preserve"> ADDIN ZOTERO_ITEM CSL_CITATION {"citationID":"ubaxrLzX","properties":{"formattedCitation":"(Wu et al., 2017)","plainCitation":"(Wu et al., 2017)","noteIndex":0},"citationItems":[{"id":2168,"uris":["http://zotero.org/users/13901503/items/8KEM2KE5"],"itemData":{"id":2168,"type":"article-journal","abstract":"Phascolarctobacterium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rsidR="005639BF">
        <w:fldChar w:fldCharType="separate"/>
      </w:r>
      <w:r w:rsidR="005639BF">
        <w:rPr>
          <w:noProof/>
        </w:rPr>
        <w:t>(Wu et al., 2017)</w:t>
      </w:r>
      <w:r w:rsidR="005639BF">
        <w:fldChar w:fldCharType="end"/>
      </w:r>
      <w:r w:rsidR="005639BF">
        <w:t xml:space="preserve"> </w:t>
      </w:r>
      <w:r w:rsidR="00786FBA">
        <w:t xml:space="preserve">and </w:t>
      </w:r>
      <w:r w:rsidR="00786FBA" w:rsidRPr="006841BE">
        <w:rPr>
          <w:rStyle w:val="Emphasis"/>
          <w:rFonts w:eastAsiaTheme="majorEastAsia"/>
        </w:rPr>
        <w:t>Eubacterium</w:t>
      </w:r>
      <w:r w:rsidR="005639BF" w:rsidRPr="006841BE">
        <w:rPr>
          <w:rStyle w:val="Emphasis"/>
          <w:rFonts w:eastAsiaTheme="majorEastAsia"/>
          <w:i w:val="0"/>
          <w:iCs w:val="0"/>
        </w:rPr>
        <w:t xml:space="preserve"> </w:t>
      </w:r>
      <w:r w:rsidR="006841BE" w:rsidRPr="006841BE">
        <w:rPr>
          <w:rStyle w:val="Emphasis"/>
          <w:rFonts w:eastAsiaTheme="majorEastAsia"/>
          <w:i w:val="0"/>
          <w:iCs w:val="0"/>
        </w:rPr>
        <w:fldChar w:fldCharType="begin"/>
      </w:r>
      <w:r w:rsidR="006841BE" w:rsidRPr="006841BE">
        <w:rPr>
          <w:rStyle w:val="Emphasis"/>
          <w:rFonts w:eastAsiaTheme="majorEastAsia"/>
          <w:i w:val="0"/>
          <w:iCs w:val="0"/>
        </w:rPr>
        <w:instrText xml:space="preserve"> ADDIN ZOTERO_ITEM CSL_CITATION {"citationID":"ppO23vVe","properties":{"formattedCitation":"(Louis &amp; Flint, 2017)","plainCitation":"(Louis &amp; Flint, 2017)","noteIndex":0},"citationItems":[{"id":3715,"uris":["http://zotero.org/users/13901503/items/6SAKEANZ"],"itemData":{"id":3715,"type":"article-journal","abstract":"Summary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006841BE" w:rsidRPr="006841BE">
        <w:rPr>
          <w:rStyle w:val="Emphasis"/>
          <w:rFonts w:eastAsiaTheme="majorEastAsia"/>
          <w:i w:val="0"/>
          <w:iCs w:val="0"/>
        </w:rPr>
        <w:fldChar w:fldCharType="separate"/>
      </w:r>
      <w:r w:rsidR="006841BE" w:rsidRPr="006841BE">
        <w:rPr>
          <w:rStyle w:val="Emphasis"/>
          <w:rFonts w:eastAsiaTheme="majorEastAsia"/>
          <w:i w:val="0"/>
          <w:iCs w:val="0"/>
          <w:noProof/>
        </w:rPr>
        <w:t>(Louis &amp; Flint, 2017)</w:t>
      </w:r>
      <w:r w:rsidR="006841BE" w:rsidRPr="006841BE">
        <w:rPr>
          <w:rStyle w:val="Emphasis"/>
          <w:rFonts w:eastAsiaTheme="majorEastAsia"/>
          <w:i w:val="0"/>
          <w:iCs w:val="0"/>
        </w:rPr>
        <w:fldChar w:fldCharType="end"/>
      </w:r>
      <w:r w:rsidR="00786FBA">
        <w:t>, at high neopterin levels</w:t>
      </w:r>
      <w:r w:rsidR="00CC71B6">
        <w:t xml:space="preserve">, </w:t>
      </w:r>
      <w:r w:rsidR="00786FBA">
        <w:t>possibly reflecting an attempt to promote anti-inflammatory signaling. In addition, we see upregulation of several redox maintenance pathways, including the synthesis of B vitamins</w:t>
      </w:r>
      <w:r w:rsidR="006841BE">
        <w:t xml:space="preserve"> </w:t>
      </w:r>
      <w:r w:rsidR="006841BE">
        <w:fldChar w:fldCharType="begin"/>
      </w:r>
      <w:r w:rsidR="00594F77">
        <w:instrText xml:space="preserve"> ADDIN ZOTERO_ITEM CSL_CITATION {"citationID":"UqKOmPfK","properties":{"formattedCitation":"(Hellmann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6841BE">
        <w:fldChar w:fldCharType="separate"/>
      </w:r>
      <w:r w:rsidR="006841BE">
        <w:rPr>
          <w:noProof/>
        </w:rPr>
        <w:t>(Hellmann &amp; Mooney, 2010; Powers, 2003)</w:t>
      </w:r>
      <w:r w:rsidR="006841BE">
        <w:fldChar w:fldCharType="end"/>
      </w:r>
      <w:r w:rsidR="00786FBA">
        <w:t xml:space="preserve">, </w:t>
      </w:r>
      <w:proofErr w:type="spellStart"/>
      <w:r w:rsidR="00786FBA">
        <w:t>menaquinol</w:t>
      </w:r>
      <w:proofErr w:type="spellEnd"/>
      <w:r w:rsidR="006841BE">
        <w:t xml:space="preserve"> </w:t>
      </w:r>
      <w:r w:rsidR="006841BE">
        <w:fldChar w:fldCharType="begin"/>
      </w:r>
      <w:r w:rsidR="00594F77">
        <w:instrText xml:space="preserve"> ADDIN ZOTERO_ITEM CSL_CITATION {"citationID":"DQoEAwSK","properties":{"formattedCitation":"(Gout,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rsidR="006841BE">
        <w:fldChar w:fldCharType="separate"/>
      </w:r>
      <w:r w:rsidR="006841BE">
        <w:rPr>
          <w:noProof/>
        </w:rPr>
        <w:t>(Gout, 2018)</w:t>
      </w:r>
      <w:r w:rsidR="006841BE">
        <w:fldChar w:fldCharType="end"/>
      </w:r>
      <w:r w:rsidR="00786FBA">
        <w:t>, and NADPH</w:t>
      </w:r>
      <w:r w:rsidR="006841BE">
        <w:t xml:space="preserve"> </w:t>
      </w:r>
      <w:r w:rsidR="006841BE">
        <w:fldChar w:fldCharType="begin"/>
      </w:r>
      <w:r w:rsidR="006841BE">
        <w:instrText xml:space="preserve"> ADDIN ZOTERO_ITEM CSL_CITATION {"citationID":"ie0Y7lhz","properties":{"formattedCitation":"(Ying, 2008)","plainCitation":"(Ying, 2008)","noteIndex":0},"citationItems":[{"id":3239,"uris":["http://zotero.org/users/13901503/items/F8CEHMIS"],"itemData":{"id":3239,"type":"article-journal","abstract":"Accumulating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6841BE">
        <w:fldChar w:fldCharType="separate"/>
      </w:r>
      <w:r w:rsidR="006841BE">
        <w:rPr>
          <w:noProof/>
        </w:rPr>
        <w:t>(Ying, 2008)</w:t>
      </w:r>
      <w:r w:rsidR="006841BE">
        <w:fldChar w:fldCharType="end"/>
      </w:r>
      <w:r w:rsidR="00786FBA">
        <w:t xml:space="preserve">, which may represent microbial efforts to </w:t>
      </w:r>
      <w:r w:rsidR="00CC71B6">
        <w:t xml:space="preserve">restore redox balance. </w:t>
      </w:r>
    </w:p>
    <w:p w14:paraId="3FF8C3D9" w14:textId="77777777" w:rsidR="00517AA0" w:rsidRDefault="005B5DB4" w:rsidP="00517AA0">
      <w:pPr>
        <w:ind w:firstLine="720"/>
      </w:pPr>
      <w:r w:rsidRPr="00973225">
        <w:t xml:space="preserve">These results provide compelling evidence that capuchins are already experiencing episodes of heat stress that may impact long-term health and fitness by increasing the risk of chronic inflammatory disease. 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33F99966" w14:textId="77777777" w:rsidR="00517AA0" w:rsidRDefault="00517AA0" w:rsidP="00517AA0">
      <w:pPr>
        <w:ind w:firstLine="720"/>
      </w:pPr>
    </w:p>
    <w:p w14:paraId="5BE06F31" w14:textId="020F9FF6" w:rsidR="00517AA0" w:rsidRDefault="00517AA0" w:rsidP="00517AA0">
      <w:r>
        <w:t xml:space="preserve">Conclusion: </w:t>
      </w:r>
    </w:p>
    <w:p w14:paraId="2AA8CB8F" w14:textId="097EADDB" w:rsidR="00CC71B6" w:rsidRDefault="00786FBA" w:rsidP="00517AA0">
      <w:r>
        <w:t>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taxa and shifts in metabolic pathways, alongside their association with neopterin, suggest that capuchins are experiencing periods of heat stress that may disrupt microbiome–immune homeostasis.</w:t>
      </w:r>
      <w:r w:rsidRPr="00CF2FB2">
        <w:t xml:space="preserve"> </w:t>
      </w:r>
      <w:r>
        <w:t>If prolonged, these shifts could reduce host tolerance toward gut microbes and increase the risk of chronic gut inflammation. Our findings represent some of the earliest evidence of climate-induced heat stress mediated by the gut microbiome in a wild primate population.</w:t>
      </w:r>
      <w:r w:rsidRPr="00CF2FB2">
        <w:t xml:space="preserve"> </w:t>
      </w:r>
      <w:r>
        <w:t xml:space="preserve">They offer critical insight into how rising temperatures due to climate change may impact wild animals through their microbiomes.  </w:t>
      </w:r>
    </w:p>
    <w:p w14:paraId="1DB70858" w14:textId="77777777" w:rsidR="00517AA0" w:rsidRPr="00517AA0" w:rsidRDefault="00517AA0" w:rsidP="00517AA0"/>
    <w:p w14:paraId="362EED61" w14:textId="41798DE4" w:rsidR="00FD15B2" w:rsidRPr="00FD15B2" w:rsidRDefault="00FD15B2" w:rsidP="00FD15B2">
      <w:r w:rsidRPr="00FD15B2">
        <w:t xml:space="preserve">Methods: </w:t>
      </w:r>
    </w:p>
    <w:p w14:paraId="6E96B8F5" w14:textId="45B7C5E0" w:rsidR="00FD15B2" w:rsidRDefault="00FD15B2" w:rsidP="00FD15B2">
      <w:pPr>
        <w:rPr>
          <w:u w:val="single"/>
        </w:rPr>
      </w:pPr>
      <w:r w:rsidRPr="00487A6E">
        <w:rPr>
          <w:u w:val="single"/>
        </w:rPr>
        <w:t xml:space="preserve">Site information and </w:t>
      </w:r>
      <w:r>
        <w:rPr>
          <w:u w:val="single"/>
        </w:rPr>
        <w:t>data</w:t>
      </w:r>
      <w:r w:rsidRPr="00487A6E">
        <w:rPr>
          <w:u w:val="single"/>
        </w:rPr>
        <w:t xml:space="preserve"> collection</w:t>
      </w:r>
    </w:p>
    <w:p w14:paraId="27427F19" w14:textId="4C2DC266" w:rsidR="00FD15B2" w:rsidRDefault="00FD15B2" w:rsidP="00FD15B2">
      <w:r>
        <w:t xml:space="preserve">We collected data from a wild population of </w:t>
      </w:r>
      <w:r w:rsidRPr="00487A6E">
        <w:rPr>
          <w:i/>
          <w:iCs/>
        </w:rPr>
        <w:t>C. imitator</w:t>
      </w:r>
      <w:r w:rsidR="00786FBA">
        <w:rPr>
          <w:i/>
          <w:iCs/>
        </w:rPr>
        <w:t>s</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D12B1BB" w14:textId="593A6369" w:rsidR="00FD15B2" w:rsidRPr="00AB188E" w:rsidRDefault="00FD15B2" w:rsidP="00FD15B2">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Pr>
          <w:noProof/>
        </w:rPr>
        <w:t>(Amato et al., 2013)</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Pr>
          <w:bCs/>
          <w:noProof/>
        </w:rPr>
        <w:t>(Thomas-White et al., 2018)</w:t>
      </w:r>
      <w:r>
        <w:rPr>
          <w:bCs/>
        </w:rPr>
        <w:fldChar w:fldCharType="end"/>
      </w:r>
      <w:r>
        <w:rPr>
          <w:bCs/>
        </w:rPr>
        <w:t xml:space="preserve">. </w:t>
      </w:r>
      <w:r>
        <w:t xml:space="preserve">We collected urine samples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p>
    <w:p w14:paraId="11392FFF" w14:textId="77777777" w:rsidR="00FD15B2" w:rsidRDefault="00FD15B2" w:rsidP="00FD15B2">
      <w:pPr>
        <w:ind w:firstLine="720"/>
      </w:pPr>
      <w:r>
        <w:lastRenderedPageBreak/>
        <w:t xml:space="preserve">Temperature observations for this analysis came from the </w:t>
      </w:r>
      <w:r w:rsidRPr="000A6861">
        <w:rPr>
          <w:rStyle w:val="Emphasis"/>
        </w:rPr>
        <w:t>Palo Verde</w:t>
      </w:r>
      <w:r>
        <w:t xml:space="preserve"> meteorological station, located at the </w:t>
      </w:r>
      <w:r w:rsidRPr="000A6861">
        <w:rPr>
          <w:rStyle w:val="Emphasis"/>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F2FB2">
        <w:rPr>
          <w:rStyle w:val="Emphasis"/>
        </w:rPr>
        <w:t>Taboga</w:t>
      </w:r>
      <w:proofErr w:type="spellEnd"/>
      <w:r w:rsidRPr="00CF2FB2">
        <w:rPr>
          <w:rStyle w:val="Emphasis"/>
        </w:rPr>
        <w:t xml:space="preserve"> Forest Reserve</w:t>
      </w:r>
      <w:r>
        <w:t xml:space="preserve">. Like </w:t>
      </w:r>
      <w:proofErr w:type="spellStart"/>
      <w:r w:rsidRPr="00CF2FB2">
        <w:rPr>
          <w:rStyle w:val="Emphasis"/>
        </w:rPr>
        <w:t>Taboga</w:t>
      </w:r>
      <w:proofErr w:type="spellEnd"/>
      <w:r w:rsidRPr="00CF2FB2">
        <w:rPr>
          <w:i/>
          <w:iCs/>
        </w:rPr>
        <w:t xml:space="preserve">, </w:t>
      </w:r>
      <w:r w:rsidRPr="00CF2FB2">
        <w:rPr>
          <w:rStyle w:val="Emphasis"/>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rPr>
        <w:t>Palo Verde</w:t>
      </w:r>
      <w:r>
        <w:t xml:space="preserve"> temperature data have been used in previous studies of the </w:t>
      </w:r>
      <w:proofErr w:type="spellStart"/>
      <w:r w:rsidRPr="00CF2FB2">
        <w:rPr>
          <w:rStyle w:val="Emphasis"/>
        </w:rPr>
        <w:t>Taboga</w:t>
      </w:r>
      <w:proofErr w:type="spellEnd"/>
      <w:r w:rsidRPr="00CF2FB2">
        <w:rPr>
          <w:i/>
          <w:iCs/>
        </w:rPr>
        <w:t xml:space="preserve"> </w:t>
      </w:r>
      <w:r w:rsidRPr="000A6861">
        <w:t>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32A0A9BF" w14:textId="77777777" w:rsidR="008631EB" w:rsidRDefault="008631EB"/>
    <w:p w14:paraId="158C46E6" w14:textId="77777777" w:rsidR="00FD15B2" w:rsidRDefault="00FD15B2" w:rsidP="00FD15B2">
      <w:pPr>
        <w:rPr>
          <w:u w:val="single"/>
        </w:rPr>
      </w:pPr>
      <w:r w:rsidRPr="00487A6E">
        <w:rPr>
          <w:u w:val="single"/>
        </w:rPr>
        <w:t>Neopterin analysis</w:t>
      </w:r>
    </w:p>
    <w:p w14:paraId="41888FBD" w14:textId="77777777" w:rsidR="00FD15B2" w:rsidRDefault="00FD15B2" w:rsidP="00FD15B2">
      <w:pPr>
        <w:ind w:firstLine="720"/>
      </w:pPr>
      <w:r>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instrText xml:space="preserve"> ADDIN ZOTERO_ITEM CSL_CITATION {"citationID":"mwRM5DGT","properties":{"formattedCitation":"(Lucore et al., 2022, 2024)","plainCitation":"(Lucore et al., 2022, 2024)","noteIndex":0},"citationItems":[{"id":267,"uris":["http://zotero.org/users/13901503/items/PQLSPHRJ"],"itemData":{"id":267,"type":"article-journal","abstract":"Non-invasive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2022, 2024)</w:t>
      </w:r>
      <w:r>
        <w:fldChar w:fldCharType="end"/>
      </w:r>
      <w:r>
        <w:t xml:space="preserve"> for details. </w:t>
      </w:r>
    </w:p>
    <w:p w14:paraId="6DC76576" w14:textId="77777777" w:rsidR="00FD15B2" w:rsidRDefault="00FD15B2"/>
    <w:p w14:paraId="519B66E0" w14:textId="59FD7BF3" w:rsidR="00FD15B2" w:rsidRDefault="00FD15B2" w:rsidP="00FD15B2">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51C67099" w14:textId="77777777" w:rsidR="00FD15B2" w:rsidRDefault="00FD15B2" w:rsidP="00FD15B2">
      <w:pPr>
        <w:rPr>
          <w:i/>
          <w:iCs/>
        </w:rPr>
      </w:pPr>
      <w:r w:rsidRPr="00147548">
        <w:rPr>
          <w:i/>
          <w:iCs/>
        </w:rPr>
        <w:t>DNA extraction</w:t>
      </w:r>
    </w:p>
    <w:p w14:paraId="37173711" w14:textId="534AF24E" w:rsidR="00FD15B2" w:rsidRPr="00147548" w:rsidRDefault="00FD15B2" w:rsidP="00FD15B2">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w:t>
      </w:r>
    </w:p>
    <w:p w14:paraId="49EB1124" w14:textId="10A85063" w:rsidR="00FD15B2" w:rsidRPr="00FD15B2" w:rsidRDefault="00FD15B2" w:rsidP="00FD15B2"/>
    <w:p w14:paraId="5F6ADFE3" w14:textId="5F83A7C8" w:rsidR="00FD15B2" w:rsidRDefault="00FD15B2" w:rsidP="00FD15B2">
      <w:pPr>
        <w:rPr>
          <w:i/>
          <w:iCs/>
        </w:rPr>
      </w:pPr>
      <w:r w:rsidRPr="00147548">
        <w:rPr>
          <w:i/>
          <w:iCs/>
        </w:rPr>
        <w:t xml:space="preserve">16s rRNA amplicon </w:t>
      </w:r>
      <w:r>
        <w:rPr>
          <w:i/>
          <w:iCs/>
        </w:rPr>
        <w:t>sequencing and data processing</w:t>
      </w:r>
    </w:p>
    <w:p w14:paraId="221BE26E" w14:textId="061685E2" w:rsidR="00FD15B2" w:rsidRDefault="00FD15B2" w:rsidP="00FD15B2">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9" w:history="1">
        <w:r w:rsidRPr="00383820">
          <w:rPr>
            <w:rStyle w:val="Hyperlink"/>
          </w:rPr>
          <w:t>www.earthmicrobiome.org</w:t>
        </w:r>
      </w:hyperlink>
      <w:r w:rsidRPr="009C594A">
        <w:t>)</w:t>
      </w:r>
      <w:r>
        <w:t xml:space="preserve"> and a dual-indexing approach </w:t>
      </w:r>
      <w:r>
        <w:fldChar w:fldCharType="begin"/>
      </w:r>
      <w:r>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Pr>
          <w:noProof/>
        </w:rPr>
        <w:t>(Gohl et al., 2016)</w:t>
      </w:r>
      <w:r>
        <w:fldChar w:fldCharType="end"/>
      </w:r>
      <w:r>
        <w:t xml:space="preserve">; see previously described protocol for details </w:t>
      </w:r>
      <w:r>
        <w:fldChar w:fldCharType="begin"/>
      </w:r>
      <w:r>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Pr>
          <w:noProof/>
        </w:rPr>
        <w:t>(E. K. Mallott &amp; Amato, 2018)</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22CA5D12" w14:textId="77777777" w:rsidR="00FD15B2" w:rsidRDefault="00FD15B2" w:rsidP="00FD15B2">
      <w:pPr>
        <w:ind w:firstLine="720"/>
      </w:pPr>
      <w:r>
        <w:t xml:space="preserve">We analyzed the resulting data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via the q2-dada2 pipeline, which infers Amplicon Sequence Variants (ASVs) by identifying exact sequences. We assigned taxonomy to ASV’s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 xml:space="preserve">(Bokulich et </w:t>
      </w:r>
      <w:r>
        <w:rPr>
          <w:noProof/>
        </w:rPr>
        <w:lastRenderedPageBreak/>
        <w:t>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48613D7A" w14:textId="43382361" w:rsidR="00FD15B2" w:rsidRDefault="00FD15B2" w:rsidP="00FD15B2">
      <w:pPr>
        <w:ind w:firstLine="720"/>
      </w:pPr>
      <w:r>
        <w:t xml:space="preserve">We imported the ASV count and taxonomy files generated by QIIME2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Pr>
          <w:noProof/>
        </w:rPr>
        <w:t>(Bisanz, 2018)</w:t>
      </w:r>
      <w:r>
        <w:fldChar w:fldCharType="end"/>
      </w:r>
      <w:r>
        <w:t xml:space="preserve"> and saved them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Pr>
          <w:noProof/>
        </w:rPr>
        <w:t>(McMurdie &amp; Holmes, 2013)</w:t>
      </w:r>
      <w:r>
        <w:fldChar w:fldCharType="end"/>
      </w:r>
      <w:r>
        <w:t xml:space="preserve">. Most ASV’s were found at </w:t>
      </w:r>
      <w:r w:rsidRPr="00590F44">
        <w:t>low frequencies (</w:t>
      </w:r>
      <w:r>
        <w:t xml:space="preserve">Fig </w:t>
      </w:r>
      <w:r w:rsidR="00F717A6">
        <w:t>4</w:t>
      </w:r>
      <w:r>
        <w:t>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Pr>
          <w:noProof/>
        </w:rPr>
        <w:t>(Cao et al., 2021)</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60AC4BFC" w14:textId="77777777" w:rsidR="00FD15B2" w:rsidRPr="00147548" w:rsidRDefault="00FD15B2" w:rsidP="00FD15B2">
      <w:pPr>
        <w:rPr>
          <w:i/>
          <w:iCs/>
        </w:rPr>
      </w:pPr>
    </w:p>
    <w:p w14:paraId="5EDF4B0B" w14:textId="175B1345" w:rsidR="00FD15B2" w:rsidRDefault="00FD15B2" w:rsidP="00FD15B2">
      <w:pPr>
        <w:rPr>
          <w:i/>
          <w:iCs/>
        </w:rPr>
      </w:pPr>
      <w:commentRangeStart w:id="185"/>
      <w:commentRangeStart w:id="186"/>
      <w:r>
        <w:rPr>
          <w:i/>
          <w:iCs/>
        </w:rPr>
        <w:t>Shotgun metagenomic</w:t>
      </w:r>
      <w:r w:rsidRPr="00147548">
        <w:rPr>
          <w:i/>
          <w:iCs/>
        </w:rPr>
        <w:t xml:space="preserve"> </w:t>
      </w:r>
      <w:r>
        <w:rPr>
          <w:i/>
          <w:iCs/>
        </w:rPr>
        <w:t>sequencing and data processing</w:t>
      </w:r>
      <w:commentRangeEnd w:id="185"/>
      <w:r w:rsidR="00CC71B6">
        <w:rPr>
          <w:rStyle w:val="CommentReference"/>
        </w:rPr>
        <w:commentReference w:id="185"/>
      </w:r>
      <w:commentRangeEnd w:id="186"/>
      <w:r w:rsidR="00596491">
        <w:rPr>
          <w:rStyle w:val="CommentReference"/>
        </w:rPr>
        <w:commentReference w:id="186"/>
      </w:r>
    </w:p>
    <w:p w14:paraId="03BA5D43" w14:textId="08ABE689" w:rsidR="00FD15B2" w:rsidRDefault="00FD15B2" w:rsidP="00FD15B2">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1F989488" w14:textId="72F35B3F" w:rsidR="00FD15B2" w:rsidRDefault="00FD15B2" w:rsidP="00FD15B2">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instrText xml:space="preserve"> ADDIN ZOTERO_ITEM CSL_CITATION {"citationID":"1Zg0y02O","properties":{"formattedCitation":"(Beghini et al., 2021)","plainCitation":"(Beghini et al., 2021)","noteIndex":0},"citationItems":[{"id":968,"uris":["http://zotero.org/users/13901503/items/9YGIV4WL"],"itemData":{"id":968,"type":"article-journal","abstract":"Culture-independent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Pr>
          <w:noProof/>
        </w:rPr>
        <w:t>(Beghini et al., 2021)</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instrText xml:space="preserve"> ADDIN ZOTERO_ITEM CSL_CITATION {"citationID":"e5PQThsy","properties":{"formattedCitation":"(Orkin et al., 2019)","plainCitation":"(Orkin et al., 2019)","noteIndex":0},"citationItems":[{"id":700,"uris":["http://zotero.org/users/13901503/items/HCYVY6PR"],"itemData":{"id":700,"type":"article-journal","abstract":"Research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Pr>
          <w:noProof/>
        </w:rPr>
        <w:t>(Orkin et al., 2019)</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w:t>
      </w:r>
      <w:r w:rsidR="00C57268">
        <w:t xml:space="preserve"> We performed all subsequent analyses using R v4.3.1.</w:t>
      </w:r>
    </w:p>
    <w:p w14:paraId="75F4AB7E" w14:textId="77777777" w:rsidR="00FD15B2" w:rsidRDefault="00FD15B2" w:rsidP="00FD15B2">
      <w:pPr>
        <w:rPr>
          <w:i/>
          <w:iCs/>
        </w:rPr>
      </w:pPr>
    </w:p>
    <w:p w14:paraId="6BB57527" w14:textId="77777777" w:rsidR="00FD15B2" w:rsidRPr="00521E9D" w:rsidRDefault="00FD15B2" w:rsidP="00FD15B2">
      <w:pPr>
        <w:rPr>
          <w:u w:val="single"/>
        </w:rPr>
      </w:pPr>
      <w:r>
        <w:rPr>
          <w:u w:val="single"/>
        </w:rPr>
        <w:t>Metadata assembly</w:t>
      </w:r>
    </w:p>
    <w:p w14:paraId="2B5C4990" w14:textId="086312A0" w:rsidR="00FD15B2" w:rsidRDefault="00C57268" w:rsidP="00C57268">
      <w:r>
        <w:lastRenderedPageBreak/>
        <w:t>W</w:t>
      </w:r>
      <w:r w:rsidR="00FD15B2">
        <w:t xml:space="preserve">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w:t>
      </w:r>
      <w:r>
        <w:t xml:space="preserve">the </w:t>
      </w:r>
      <w:r w:rsidR="00FD15B2">
        <w:t xml:space="preserve">maximum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rsidR="00FD15B2">
        <w:fldChar w:fldCharType="begin"/>
      </w:r>
      <w:r w:rsidR="00FD15B2">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FD15B2">
        <w:fldChar w:fldCharType="separate"/>
      </w:r>
      <w:r w:rsidR="00FD15B2">
        <w:rPr>
          <w:noProof/>
        </w:rPr>
        <w:t>(Lucore et al., 2024)</w:t>
      </w:r>
      <w:r w:rsidR="00FD15B2">
        <w:fldChar w:fldCharType="end"/>
      </w:r>
      <w:r w:rsidR="00FD15B2">
        <w:t xml:space="preserve">. </w:t>
      </w:r>
    </w:p>
    <w:p w14:paraId="26080BFD" w14:textId="08CE8406" w:rsidR="00C57268" w:rsidRDefault="00C57268" w:rsidP="00C57268">
      <w:pPr>
        <w:ind w:firstLine="720"/>
      </w:pPr>
      <w:r>
        <w:t>We also paired e</w:t>
      </w:r>
      <w:r w:rsidR="00FD15B2">
        <w:t xml:space="preserve">ach sample with all diet observations from the same individual within two weeks before sample collection, following time frames used in previous white-faced capuchin gut microbiome studies </w:t>
      </w:r>
      <w:r w:rsidR="00FD15B2">
        <w:fldChar w:fldCharType="begin"/>
      </w:r>
      <w:r w:rsidR="00FD15B2">
        <w:instrText xml:space="preserve"> ADDIN ZOTERO_ITEM CSL_CITATION {"citationID":"JR1jMbxd","properties":{"formattedCitation":"(E. K. Mallott et al., 2018; Orkin et al., 2019)","plainCitation":"(E. K. Mallott et al., 2018; Orkin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FD15B2">
        <w:fldChar w:fldCharType="separate"/>
      </w:r>
      <w:r w:rsidR="00FD15B2">
        <w:rPr>
          <w:noProof/>
        </w:rPr>
        <w:t>(E. K. Mallott et al., 2018; Orkin et al., 2019)</w:t>
      </w:r>
      <w:r w:rsidR="00FD15B2">
        <w:fldChar w:fldCharType="end"/>
      </w:r>
      <w:r w:rsidR="00FD15B2">
        <w:t xml:space="preserve">. </w:t>
      </w:r>
      <w:r>
        <w:t>We quantified d</w:t>
      </w:r>
      <w:r w:rsidR="00FD15B2">
        <w:t>iet diversity</w:t>
      </w:r>
      <w:r>
        <w:t xml:space="preserve"> </w:t>
      </w:r>
      <w:r w:rsidR="00FD15B2">
        <w:t xml:space="preserve">by modeling diet richness (i.e. the total number of unique food items recorded) as a function of the total number of feeding observations. </w:t>
      </w:r>
      <w:r>
        <w:t>We then used t</w:t>
      </w:r>
      <w:r w:rsidR="00FD15B2">
        <w:t xml:space="preserve">he residuals as a measure of diet diversity, with negative values indicating lower-than-expected diversity and positive values indicating higher-than-expected diversity </w:t>
      </w:r>
      <w:r w:rsidR="00FD15B2">
        <w:fldChar w:fldCharType="begin"/>
      </w:r>
      <w:r w:rsidR="00FD15B2">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rsidR="00FD15B2">
        <w:fldChar w:fldCharType="separate"/>
      </w:r>
      <w:r w:rsidR="00FD15B2">
        <w:rPr>
          <w:noProof/>
        </w:rPr>
        <w:t>(Marshall et al., 2021)</w:t>
      </w:r>
      <w:r w:rsidR="00FD15B2">
        <w:fldChar w:fldCharType="end"/>
      </w:r>
      <w:r w:rsidR="00FD15B2">
        <w:t>.</w:t>
      </w:r>
      <w:r>
        <w:t xml:space="preserve"> We calculated the</w:t>
      </w:r>
      <w:r w:rsidR="00FD15B2">
        <w:t xml:space="preserve"> </w:t>
      </w:r>
      <w:r>
        <w:t>p</w:t>
      </w:r>
      <w:r w:rsidR="00FD15B2">
        <w:t>ercent consumption of each food type by dividing the total number of feeding observations for each food category (animal, flower, fruit, fungi, insect, leaves, nectar, nurse, pith, seeds) by the total number of feeding observations.</w:t>
      </w:r>
      <w:r>
        <w:t xml:space="preserve">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w:t>
      </w:r>
      <w:r w:rsidR="00F717A6">
        <w:t>5</w:t>
      </w:r>
      <w:r>
        <w:t xml:space="preserve">S) and controlled for this in subsequent analyses. After matching each sample with the appropriate metadata, we were left with 277 16s rRNA samples and 71 shotgun metagenomic samples. </w:t>
      </w:r>
    </w:p>
    <w:p w14:paraId="2E74A400" w14:textId="1DC0A501" w:rsidR="00C57268" w:rsidRDefault="00C57268" w:rsidP="00FD15B2">
      <w:pPr>
        <w:ind w:firstLine="720"/>
      </w:pPr>
    </w:p>
    <w:p w14:paraId="5D5E5DD1" w14:textId="77777777" w:rsidR="00C57268" w:rsidRDefault="00C57268" w:rsidP="00C57268">
      <w:pPr>
        <w:rPr>
          <w:u w:val="single"/>
        </w:rPr>
      </w:pPr>
      <w:r w:rsidRPr="00D807D7">
        <w:rPr>
          <w:u w:val="single"/>
        </w:rPr>
        <w:t>Community</w:t>
      </w:r>
      <w:r>
        <w:rPr>
          <w:u w:val="single"/>
        </w:rPr>
        <w:t>-level composition a</w:t>
      </w:r>
      <w:r w:rsidRPr="00D807D7">
        <w:rPr>
          <w:u w:val="single"/>
        </w:rPr>
        <w:t>nalysis</w:t>
      </w:r>
    </w:p>
    <w:p w14:paraId="0257BF6B" w14:textId="584C3DB5" w:rsidR="00E81A2E" w:rsidRDefault="00C57268" w:rsidP="001B23D4">
      <w:r>
        <w:t>To evaluate how gut microbiome taxonomic composition and functional capacity are related to temperature, we generated metrics of community composition including alpha and beta diversity.</w:t>
      </w:r>
      <w:r w:rsidR="00F73CBB">
        <w:t xml:space="preserve"> </w:t>
      </w:r>
      <w:r>
        <w:t>To measure alpha diversity, we calculated two widely used indices: Shannon’s diversity index (which accounts for both richness and evenness) and observed richness (the total number of ASVs</w:t>
      </w:r>
      <w:r w:rsidR="00E81A2E">
        <w:t xml:space="preserve"> or </w:t>
      </w:r>
      <w:r>
        <w:t xml:space="preserve">pathways in a sample) using the </w:t>
      </w:r>
      <w:proofErr w:type="spellStart"/>
      <w:r>
        <w:t>estimate_richness</w:t>
      </w:r>
      <w:proofErr w:type="spellEnd"/>
      <w:r>
        <w:t>() function from the</w:t>
      </w:r>
      <w:r w:rsidR="00E81A2E">
        <w:t xml:space="preserve"> </w:t>
      </w:r>
      <w:r>
        <w:t>{</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w:t>
      </w:r>
      <w:r w:rsidR="00E81A2E">
        <w:t>We added a</w:t>
      </w:r>
      <w:r>
        <w:t xml:space="preserve">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(Palarea-Albaladejo &amp; Martín-Fernández, 2015)</w:t>
      </w:r>
      <w:r w:rsidRPr="00FB297C">
        <w:fldChar w:fldCharType="end"/>
      </w:r>
      <w:r w:rsidRPr="00FB297C">
        <w:t>.</w:t>
      </w:r>
      <w:r w:rsidR="001B23D4">
        <w:t xml:space="preserve"> </w:t>
      </w:r>
      <w:r w:rsidR="00E81A2E">
        <w:t xml:space="preserve">We used Aitchison distances because microbiome datasets are compositional, meaning that observed read counts are constrained by sequencing depth and do not reflect absolute DNA abundances </w:t>
      </w:r>
      <w:r w:rsidR="00E81A2E">
        <w:fldChar w:fldCharType="begin"/>
      </w:r>
      <w:r w:rsidR="00E81A2E">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rsidR="00E81A2E">
        <w:fldChar w:fldCharType="separate"/>
      </w:r>
      <w:r w:rsidR="00E81A2E">
        <w:rPr>
          <w:noProof/>
        </w:rPr>
        <w:t>(Gloor &amp; Reid, 2016)</w:t>
      </w:r>
      <w:r w:rsidR="00E81A2E">
        <w:fldChar w:fldCharType="end"/>
      </w:r>
      <w:r w:rsidR="00E81A2E">
        <w:t>.</w:t>
      </w:r>
      <w:r w:rsidR="00E81A2E" w:rsidRPr="00E81A2E">
        <w:t xml:space="preserve"> </w:t>
      </w:r>
      <w:r w:rsidR="00E81A2E">
        <w:t xml:space="preserve">Unlike traditional beta diversity metrics that were designed for absolute counts (e.g., Bray-Curtis, </w:t>
      </w:r>
      <w:proofErr w:type="spellStart"/>
      <w:r w:rsidR="00E81A2E">
        <w:t>Unifrac</w:t>
      </w:r>
      <w:proofErr w:type="spellEnd"/>
      <w:r w:rsidR="00E81A2E">
        <w:t>, Jensen-Shannon divergence),</w:t>
      </w:r>
      <w:r w:rsidR="00F73CBB">
        <w:t xml:space="preserve"> </w:t>
      </w:r>
      <w:r w:rsidR="001B23D4">
        <w:t xml:space="preserve">the </w:t>
      </w:r>
      <w:proofErr w:type="spellStart"/>
      <w:r w:rsidR="001B23D4">
        <w:t>clr</w:t>
      </w:r>
      <w:proofErr w:type="spellEnd"/>
      <w:r w:rsidR="001B23D4">
        <w:t xml:space="preserve"> transformation projects samples into Euclidean space where distances reflect log-ratio relationships among taxa,</w:t>
      </w:r>
      <w:r w:rsidR="001B23D4" w:rsidRPr="001B23D4">
        <w:t xml:space="preserve"> </w:t>
      </w:r>
      <w:r w:rsidR="001B23D4">
        <w:t xml:space="preserve">avoiding misinterpretations that may arise from using absolute differences to interpret compositional data </w:t>
      </w:r>
      <w:r w:rsidR="001B23D4">
        <w:fldChar w:fldCharType="begin"/>
      </w:r>
      <w:r w:rsidR="001B23D4">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rsidR="001B23D4">
        <w:fldChar w:fldCharType="separate"/>
      </w:r>
      <w:r w:rsidR="001B23D4">
        <w:rPr>
          <w:noProof/>
        </w:rPr>
        <w:t>(Gloor et al., 2017)</w:t>
      </w:r>
      <w:r w:rsidR="001B23D4">
        <w:fldChar w:fldCharType="end"/>
      </w:r>
      <w:r w:rsidR="001B23D4">
        <w:t xml:space="preserve">. We then performed a </w:t>
      </w:r>
      <w:r>
        <w:t xml:space="preserve">Principle Components Analysis on the Aitchison distance matrix and </w:t>
      </w:r>
      <w:r w:rsidR="001B23D4">
        <w:t xml:space="preserve">extracted the </w:t>
      </w:r>
      <w:r>
        <w:t xml:space="preserve">scores for the first </w:t>
      </w:r>
      <w:r w:rsidR="001B23D4">
        <w:t>three</w:t>
      </w:r>
      <w:r>
        <w:t xml:space="preserve"> principal components (PC1–PC3) to </w:t>
      </w:r>
      <w:r>
        <w:lastRenderedPageBreak/>
        <w:t xml:space="preserve">capture major axes of variation in community composition. Components PC1-PC3 were selected because they explained greater than 5% of the variation (Fig </w:t>
      </w:r>
      <w:r w:rsidR="00F717A6">
        <w:t>6</w:t>
      </w:r>
      <w:r>
        <w:t>S)</w:t>
      </w:r>
      <w:r w:rsidR="008950FC">
        <w:t>.</w:t>
      </w:r>
    </w:p>
    <w:p w14:paraId="50345E7B" w14:textId="6B692441" w:rsidR="00C57268" w:rsidRDefault="00C57268" w:rsidP="00C57268">
      <w:pPr>
        <w:ind w:firstLine="720"/>
      </w:pPr>
      <w:r>
        <w:t xml:space="preserve">To evaluate the relationship between temperature and community composition, we built mixed models using alpha diversity indices and the first </w:t>
      </w:r>
      <w:r w:rsidR="001B23D4">
        <w:t>three</w:t>
      </w:r>
      <w:r>
        <w:t xml:space="preserve"> principal components as the outcome variables. </w:t>
      </w:r>
      <w:r w:rsidR="001B23D4">
        <w:t>We modeled e</w:t>
      </w:r>
      <w:r>
        <w:t xml:space="preserve">ach community metric twice, and </w:t>
      </w:r>
      <w:r w:rsidR="001B23D4">
        <w:t xml:space="preserve">compared </w:t>
      </w:r>
      <w:r>
        <w:t>model fit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w:t>
      </w:r>
      <w:r w:rsidR="00903A8C">
        <w:t>baseline</w:t>
      </w:r>
      <w:r>
        <w:t xml:space="preserve"> model, </w:t>
      </w:r>
      <w:proofErr w:type="spellStart"/>
      <w:r w:rsidRPr="00B133A3">
        <w:rPr>
          <w:i/>
          <w:iCs/>
        </w:rPr>
        <w:t>m_main</w:t>
      </w:r>
      <w:proofErr w:type="spellEnd"/>
      <w:r>
        <w:t xml:space="preserve">, included predictors for social group, age, sex, rainfall, diet diversity and fruit consumption. The </w:t>
      </w:r>
      <w:r w:rsidR="00903A8C">
        <w:t>temperature</w:t>
      </w:r>
      <w:r>
        <w:t xml:space="preserve"> model, </w:t>
      </w:r>
      <w:proofErr w:type="spellStart"/>
      <w:r w:rsidRPr="00B133A3">
        <w:rPr>
          <w:i/>
          <w:iCs/>
        </w:rPr>
        <w:t>m_full</w:t>
      </w:r>
      <w:proofErr w:type="spellEnd"/>
      <w:r>
        <w:t>, included all of the same predictors with an additional predictor for temperature</w:t>
      </w:r>
      <w:r w:rsidR="005D2D83">
        <w:t xml:space="preserve"> (Fig 1S)</w:t>
      </w:r>
      <w:r>
        <w:t xml:space="preserve">. Both models included a random intercept for individual to control for repeated sampling and an offset for the log-transformed number of reads to control for differences in sequencing depth between samples. </w:t>
      </w:r>
      <w:r w:rsidR="001B23D4">
        <w:t>We included f</w:t>
      </w:r>
      <w:r>
        <w:t>ruit consumption</w:t>
      </w:r>
      <w:r w:rsidR="001B23D4">
        <w:t xml:space="preserve"> </w:t>
      </w:r>
      <w:r>
        <w:t xml:space="preserve">as a predictor because it increased with rising temperatures (Fig </w:t>
      </w:r>
      <w:r w:rsidR="00F717A6">
        <w:t>5</w:t>
      </w:r>
      <w:r>
        <w:t xml:space="preserve">S), and we wanted to control for this effect to better isolate the relationship between temperature and community features. We scaled all continuous predictors (i.e. age, rainfall, diet diversity, fruit consumption, temperature) for ease of coefficient interpretation. </w:t>
      </w:r>
      <w:r w:rsidR="001B23D4">
        <w:t>We fit a</w:t>
      </w:r>
      <w:r>
        <w:t xml:space="preserve">ll models as linear mixed models (LMM’s) with a Gaussian distribution except for observed </w:t>
      </w:r>
      <w:r w:rsidR="008950FC">
        <w:t xml:space="preserve">taxonomic </w:t>
      </w:r>
      <w:r>
        <w:t xml:space="preserve">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4D04732D" w14:textId="100C6F7E" w:rsidR="00866B5F" w:rsidRDefault="00866B5F" w:rsidP="00866B5F">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xml:space="preserve">, we used alternative methods to leverage the full dataset (i.e., </w:t>
      </w:r>
      <w:proofErr w:type="spellStart"/>
      <w:r>
        <w:t>clr</w:t>
      </w:r>
      <w:proofErr w:type="spellEnd"/>
      <w:r>
        <w:t xml:space="preserve"> transformation, modeled offset for sequencing depth,). Fu</w:t>
      </w:r>
      <w:r w:rsidR="008950FC">
        <w:t>r</w:t>
      </w:r>
      <w:r>
        <w:t>ther, w</w:t>
      </w:r>
      <w:r w:rsidR="00C57268">
        <w:t xml:space="preserve">e chose to use an Information-theoretic approach for our analysis because, unlike null-hypothesis significance testing, it allows for the comparison of multiple alternative hypotheses to assess biological significance </w:t>
      </w:r>
      <w:r w:rsidR="00C57268">
        <w:fldChar w:fldCharType="begin"/>
      </w:r>
      <w:r w:rsidR="00C57268">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C57268">
        <w:fldChar w:fldCharType="separate"/>
      </w:r>
      <w:r w:rsidR="00C57268">
        <w:rPr>
          <w:noProof/>
        </w:rPr>
        <w:t>(Anderson et al., 2000; Burnham et al., 2011)</w:t>
      </w:r>
      <w:r w:rsidR="00C57268">
        <w:fldChar w:fldCharType="end"/>
      </w:r>
      <w:r w:rsidR="00C57268">
        <w:t>.</w:t>
      </w:r>
      <w:r>
        <w:t xml:space="preserve"> This allowed us to evaluate if adding temperature to our model improved the explanation of community-level taxonomic and metabolic diversity compared to other known predictors of microbiome composition. </w:t>
      </w:r>
    </w:p>
    <w:p w14:paraId="152143C0" w14:textId="77777777" w:rsidR="00C57268" w:rsidRDefault="00C57268" w:rsidP="00FC0FFC"/>
    <w:p w14:paraId="3D7D2010" w14:textId="77777777" w:rsidR="00D070A3" w:rsidRDefault="00D070A3" w:rsidP="00D070A3">
      <w:pPr>
        <w:rPr>
          <w:u w:val="single"/>
        </w:rPr>
      </w:pPr>
      <w:r>
        <w:rPr>
          <w:u w:val="single"/>
        </w:rPr>
        <w:t>Temperature d</w:t>
      </w:r>
      <w:r w:rsidRPr="00A32281">
        <w:rPr>
          <w:u w:val="single"/>
        </w:rPr>
        <w:t xml:space="preserve">ifferential abundance </w:t>
      </w:r>
      <w:r>
        <w:rPr>
          <w:u w:val="single"/>
        </w:rPr>
        <w:t>analysis</w:t>
      </w:r>
    </w:p>
    <w:p w14:paraId="723DA95D" w14:textId="0A8A3D72" w:rsidR="00D070A3" w:rsidRPr="00FB4C69" w:rsidRDefault="00D070A3" w:rsidP="00FC0FFC">
      <w:r>
        <w:t xml:space="preserve">We also used a comparative modeling approach to identify taxa and metabolic pathways associated with temperature. For the taxonomic analysis, we aggregated the number of reads per taxa on the family and genus levels using the </w:t>
      </w:r>
      <w:proofErr w:type="spellStart"/>
      <w:r>
        <w:t>tax_glom</w:t>
      </w:r>
      <w:proofErr w:type="spellEnd"/>
      <w:r>
        <w:t>() function in the {</w:t>
      </w:r>
      <w:proofErr w:type="spellStart"/>
      <w:r>
        <w:t>phyloseq</w:t>
      </w:r>
      <w:proofErr w:type="spellEnd"/>
      <w:r>
        <w:t xml:space="preserve">} package. We used this to calculate the relative abundance of each taxon by dividing the number of reads per taxon by the total number of reads per sample and removed taxa with less than 0.2% average relative abundance across all samples to avoid analyzing extremely low abundance taxa. This resulted in 134 genera and 79 families to be used for differential abundance testing. </w:t>
      </w:r>
    </w:p>
    <w:p w14:paraId="72A396A9" w14:textId="5EE3CF7E" w:rsidR="001F07F9" w:rsidRDefault="00D070A3" w:rsidP="001F07F9">
      <w:pPr>
        <w:ind w:firstLine="720"/>
      </w:pPr>
      <w:r>
        <w:t xml:space="preserve">We built two generalized linear mixed models (GLMMs) using a negative binomial distribution with a log link function and used individual family and genera abundances as our outcome variables. </w:t>
      </w:r>
      <w:r w:rsidR="001F07F9">
        <w:t xml:space="preserve">We used </w:t>
      </w:r>
      <w:r>
        <w:t>Negative binomial GLMMs because they can effectively model over-dispersed count data with an abundance of zeros, a pattern typical of microbiome datasets</w:t>
      </w:r>
      <w:r w:rsidR="001F07F9">
        <w:t xml:space="preserve"> </w:t>
      </w:r>
      <w:r>
        <w:fldChar w:fldCharType="begin"/>
      </w:r>
      <w:r w:rsidR="00487066">
        <w:instrText xml:space="preserve"> ADDIN ZOTERO_ITEM CSL_CITATION {"citationID":"rVFSfUFA","properties":{"formattedCitation":"(X. Zhang et al., 2018)","plainCitation":"(X. 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487066">
        <w:rPr>
          <w:noProof/>
        </w:rPr>
        <w:t>(X. Zhang et al., 2018)</w:t>
      </w:r>
      <w:r>
        <w:fldChar w:fldCharType="end"/>
      </w:r>
      <w:r>
        <w:t xml:space="preserve">. </w:t>
      </w:r>
      <w:r w:rsidR="001F07F9">
        <w:t>We modeled e</w:t>
      </w:r>
      <w:r>
        <w:t xml:space="preserve">ach taxon twice and </w:t>
      </w:r>
      <w:r w:rsidR="001F07F9">
        <w:t xml:space="preserve">compared </w:t>
      </w:r>
      <w:r>
        <w:t xml:space="preserve">model fit using </w:t>
      </w:r>
      <w:proofErr w:type="spellStart"/>
      <w:r>
        <w:t>AICc</w:t>
      </w:r>
      <w:proofErr w:type="spellEnd"/>
      <w:r>
        <w:t xml:space="preserve">. The </w:t>
      </w:r>
      <w:r w:rsidR="00903A8C">
        <w:t>baseline</w:t>
      </w:r>
      <w:r>
        <w:t xml:space="preserve"> model, </w:t>
      </w:r>
      <w:proofErr w:type="spellStart"/>
      <w:r w:rsidRPr="00AA1E85">
        <w:rPr>
          <w:i/>
          <w:iCs/>
        </w:rPr>
        <w:t>m_main</w:t>
      </w:r>
      <w:proofErr w:type="spellEnd"/>
      <w:r>
        <w:t xml:space="preserve">, included predictors for social group, age, sex, rainfall, and fruit consumption. The </w:t>
      </w:r>
      <w:r w:rsidR="00903A8C">
        <w:t>temperature</w:t>
      </w:r>
      <w:r>
        <w:t xml:space="preserve"> model, </w:t>
      </w:r>
      <w:proofErr w:type="spellStart"/>
      <w:r w:rsidRPr="00AA1E85">
        <w:rPr>
          <w:i/>
          <w:iCs/>
        </w:rPr>
        <w:t>m_full</w:t>
      </w:r>
      <w:proofErr w:type="spellEnd"/>
      <w:r>
        <w:t xml:space="preserve">, included all of the same predictors with an </w:t>
      </w:r>
      <w:r>
        <w:lastRenderedPageBreak/>
        <w:t>additional predictor for temperature</w:t>
      </w:r>
      <w:r w:rsidR="005D2D83">
        <w:t xml:space="preserve"> (Fig 1S)</w:t>
      </w:r>
      <w:r>
        <w:t xml:space="preserve">.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w:t>
      </w:r>
      <w:r w:rsidR="001F07F9">
        <w:t>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t>
      </w:r>
      <w:r w:rsidR="001F07F9">
        <w:t xml:space="preserve">We then used the </w:t>
      </w:r>
      <w:proofErr w:type="spellStart"/>
      <w:r w:rsidR="00497C02" w:rsidRPr="00497C02">
        <w:rPr>
          <w:i/>
          <w:iCs/>
        </w:rPr>
        <w:t>m_full</w:t>
      </w:r>
      <w:proofErr w:type="spellEnd"/>
      <w:r w:rsidR="00497C02">
        <w:t xml:space="preserve"> </w:t>
      </w:r>
      <w:r w:rsidR="001F07F9">
        <w:t>model weights of all genera included in the analysis to perform ancestral state reconstruction using the ace() function in the {ape} package. Internal node values represent the maximum likelihood estimates of the temperature model weight under a Brownian motion model of trait evolution.</w:t>
      </w:r>
    </w:p>
    <w:p w14:paraId="5DB902F3" w14:textId="3D83927D" w:rsidR="00903A8C" w:rsidRDefault="00903A8C" w:rsidP="00497C02">
      <w:pPr>
        <w:ind w:firstLine="720"/>
      </w:pPr>
      <w:r>
        <w:t xml:space="preserve">The modeling approach for the metabolic pathway data mirrored that used for the taxonomic data, except we modeled </w:t>
      </w:r>
      <w:proofErr w:type="spellStart"/>
      <w:r>
        <w:t>clr</w:t>
      </w:r>
      <w:proofErr w:type="spellEnd"/>
      <w:r w:rsidR="00497C02">
        <w:t xml:space="preserve"> </w:t>
      </w:r>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t>
      </w:r>
      <w:r w:rsidR="00497C02">
        <w:t xml:space="preserve">We used </w:t>
      </w:r>
      <w:proofErr w:type="spellStart"/>
      <w:r w:rsidR="00497C02">
        <w:t>clr</w:t>
      </w:r>
      <w:proofErr w:type="spellEnd"/>
      <w:r w:rsidR="00497C02">
        <w:t xml:space="preserve">-transformed abundances because pathway abundance values are normalized by the number of contributing gene families, meaning they are no longer raw counts and are therefore </w:t>
      </w:r>
      <w:r w:rsidR="005D2D83">
        <w:t>in</w:t>
      </w:r>
      <w:r w:rsidR="00497C02">
        <w:t xml:space="preserve">appropriate for modeling with a negative binomial distribution. </w:t>
      </w:r>
      <w:r>
        <w:t>We modeled each of the 547 pathways twice, on</w:t>
      </w:r>
      <w:r w:rsidR="00E73D23">
        <w:t>c</w:t>
      </w:r>
      <w:r>
        <w:t xml:space="preserve">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sidR="005D2D83">
        <w:rPr>
          <w:i/>
          <w:iCs/>
        </w:rPr>
        <w:t xml:space="preserve"> </w:t>
      </w:r>
      <w:r w:rsidR="005D2D83">
        <w:t>(Fig 1S)</w:t>
      </w:r>
      <w:r>
        <w:t xml:space="preserve">. We compared the models using </w:t>
      </w:r>
      <w:proofErr w:type="spellStart"/>
      <w:r>
        <w:t>AICc</w:t>
      </w:r>
      <w:proofErr w:type="spellEnd"/>
      <w:r>
        <w:t>.</w:t>
      </w:r>
      <w:r w:rsidRPr="00903A8C">
        <w:t xml:space="preserve"> </w:t>
      </w:r>
      <w:r>
        <w:t xml:space="preserve">As in the taxonomic analysis, pathways for which </w:t>
      </w:r>
      <w:proofErr w:type="spellStart"/>
      <w:r>
        <w:t>m_full</w:t>
      </w:r>
      <w:proofErr w:type="spellEnd"/>
      <w:r>
        <w:t xml:space="preserve"> accounted for more than 50% of the model weight were considered temperature sensitive.</w:t>
      </w:r>
    </w:p>
    <w:p w14:paraId="4D55971D" w14:textId="77777777" w:rsidR="00481C1E" w:rsidRDefault="00481C1E" w:rsidP="00481C1E"/>
    <w:p w14:paraId="3ED8A9B9" w14:textId="77777777" w:rsidR="00481C1E" w:rsidRPr="0081434A" w:rsidRDefault="00481C1E" w:rsidP="00481C1E">
      <w:pPr>
        <w:rPr>
          <w:u w:val="single"/>
        </w:rPr>
      </w:pPr>
      <w:r w:rsidRPr="0081434A">
        <w:rPr>
          <w:u w:val="single"/>
        </w:rPr>
        <w:t>Immune and temperature interaction analysis</w:t>
      </w:r>
    </w:p>
    <w:p w14:paraId="18F3FB45" w14:textId="49481F78" w:rsidR="00481C1E" w:rsidRDefault="00481C1E" w:rsidP="00481C1E">
      <w:pPr>
        <w:ind w:firstLine="720"/>
      </w:pPr>
      <w:r>
        <w:t xml:space="preserve">To assess whether the relationship between temperature and community composition is associated with immune performance, we employed a second comparative modeling approach and used alpha diversity and the first </w:t>
      </w:r>
      <w:r w:rsidR="00E73D23">
        <w:t>three</w:t>
      </w:r>
      <w:r>
        <w:t xml:space="preserve"> principal components as outcome variables. Similar to our previous approach, </w:t>
      </w:r>
      <w:r w:rsidR="00E73D23">
        <w:t xml:space="preserve">we modeled </w:t>
      </w:r>
      <w:r>
        <w:t xml:space="preserve">each community feature twice, once with each model, and </w:t>
      </w:r>
      <w:r w:rsidR="00E73D23">
        <w:t xml:space="preserve">compared </w:t>
      </w:r>
      <w:r>
        <w:t xml:space="preserve">model fit using </w:t>
      </w:r>
      <w:proofErr w:type="spellStart"/>
      <w:r>
        <w:t>AICc</w:t>
      </w:r>
      <w:proofErr w:type="spellEnd"/>
      <w:r>
        <w:t xml:space="preserve">. The </w:t>
      </w:r>
      <w:r w:rsidR="00E73D23">
        <w:t>baseline</w:t>
      </w:r>
      <w:r>
        <w:t xml:space="preserv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w:t>
      </w:r>
      <w:r w:rsidR="00E73D23">
        <w:t>interaction</w:t>
      </w:r>
      <w:r>
        <w:t xml:space="preserve"> model, </w:t>
      </w:r>
      <w:proofErr w:type="spellStart"/>
      <w:r w:rsidRPr="00E17CBD">
        <w:rPr>
          <w:i/>
          <w:iCs/>
        </w:rPr>
        <w:t>m_immune_full</w:t>
      </w:r>
      <w:proofErr w:type="spellEnd"/>
      <w:r>
        <w:t>,</w:t>
      </w:r>
      <w:r w:rsidRPr="00F92E8B">
        <w:t xml:space="preserve"> </w:t>
      </w:r>
      <w:r>
        <w:t>included all of the same predictors with an additional interaction effect between temperature and neopterin</w:t>
      </w:r>
      <w:r w:rsidR="005D2D83">
        <w:t xml:space="preserve"> (Fig 1S)</w:t>
      </w:r>
      <w:r>
        <w:t xml:space="preserve">.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w:t>
      </w:r>
      <w:r w:rsidR="00E73D23">
        <w:t xml:space="preserve">taxonomic </w:t>
      </w:r>
      <w:r>
        <w:t xml:space="preserve">richness, which was fit using a Gamma distribution with a log link function because the variable was </w:t>
      </w:r>
      <w:r w:rsidRPr="00364B0D">
        <w:t>continuous, positive, and left</w:t>
      </w:r>
      <w:r>
        <w:t>-</w:t>
      </w:r>
      <w:r w:rsidRPr="00364B0D">
        <w:t>skewed with a long right tail</w:t>
      </w:r>
      <w:r>
        <w:t>.</w:t>
      </w:r>
    </w:p>
    <w:p w14:paraId="45E32D56" w14:textId="047BE816" w:rsidR="00C03151" w:rsidRDefault="00481C1E" w:rsidP="00C03151">
      <w:pPr>
        <w:ind w:firstLine="720"/>
      </w:pPr>
      <w:r>
        <w:t>To assess whether the relationship between temperature and individual taxa</w:t>
      </w:r>
      <w:r w:rsidR="00E73D23">
        <w:t xml:space="preserve"> or pathways</w:t>
      </w:r>
      <w:r>
        <w:t xml:space="preserve"> is associated with immune performance, we employed the same model comparison approach but used taxon </w:t>
      </w:r>
      <w:r w:rsidR="00E73D23">
        <w:t xml:space="preserve">and pathways </w:t>
      </w:r>
      <w:r>
        <w:t>abundances as outcome variables. First, we filtered for taxa</w:t>
      </w:r>
      <w:r w:rsidR="00E73D23">
        <w:t xml:space="preserve"> and pathways</w:t>
      </w:r>
      <w:r>
        <w:t xml:space="preserve"> that were temperature-sensitive (i.e. </w:t>
      </w:r>
      <w:proofErr w:type="spellStart"/>
      <w:r w:rsidRPr="00E17CBD">
        <w:rPr>
          <w:i/>
          <w:iCs/>
        </w:rPr>
        <w:t>m_full</w:t>
      </w:r>
      <w:proofErr w:type="spellEnd"/>
      <w:r>
        <w:t xml:space="preserve"> held greater than 50% of the model weight). Then,</w:t>
      </w:r>
      <w:r w:rsidR="00E73D23">
        <w:t xml:space="preserve"> we modeled</w:t>
      </w:r>
      <w:r>
        <w:t xml:space="preserve"> each </w:t>
      </w:r>
      <w:r w:rsidR="00E73D23">
        <w:t>feature</w:t>
      </w:r>
      <w:r>
        <w:t xml:space="preserv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rsidR="00E73D23">
        <w:t>, and compared model fit</w:t>
      </w:r>
      <w:r>
        <w:t xml:space="preserve"> using </w:t>
      </w:r>
      <w:proofErr w:type="spellStart"/>
      <w:r>
        <w:t>AICc</w:t>
      </w:r>
      <w:proofErr w:type="spellEnd"/>
      <w:r>
        <w:t xml:space="preserve">. </w:t>
      </w:r>
      <w:r w:rsidR="00E73D23">
        <w:t xml:space="preserve">Importantly we fit the models with taxa as outcome variables as GLMMs with a negative binomial distribution, log link function, and </w:t>
      </w:r>
      <w:r w:rsidR="00E73D23">
        <w:lastRenderedPageBreak/>
        <w:t>included a log total reads offset. We fit the models with pathways as outcome variables as LMMs with a Gaussian distribution and did not include a log total reads offset. Features</w:t>
      </w:r>
      <w:r>
        <w:t xml:space="preserve">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t>
      </w:r>
      <w:r w:rsidR="00C03151">
        <w:t>We visualized these features using a coplot, where the relationship between feature abundance and temperature was plotted over distinct</w:t>
      </w:r>
      <w:r w:rsidR="00C03151" w:rsidRPr="00C03151">
        <w:t xml:space="preserve"> </w:t>
      </w:r>
      <w:r w:rsidR="00C03151">
        <w:t>ranges of neopterin values.</w:t>
      </w:r>
    </w:p>
    <w:p w14:paraId="110D1B30" w14:textId="77777777" w:rsidR="00481C1E" w:rsidRDefault="00481C1E" w:rsidP="00481C1E"/>
    <w:p w14:paraId="3FA4CFC0" w14:textId="77777777" w:rsidR="00C9348A" w:rsidRDefault="00C9348A" w:rsidP="00C9348A">
      <w:r>
        <w:rPr>
          <w:noProof/>
          <w14:ligatures w14:val="standardContextual"/>
        </w:rPr>
        <w:drawing>
          <wp:anchor distT="0" distB="0" distL="114300" distR="114300" simplePos="0" relativeHeight="251666432" behindDoc="0" locked="0" layoutInCell="1" allowOverlap="1" wp14:anchorId="51420BAA" wp14:editId="6DC655F7">
            <wp:simplePos x="0" y="0"/>
            <wp:positionH relativeFrom="column">
              <wp:posOffset>0</wp:posOffset>
            </wp:positionH>
            <wp:positionV relativeFrom="paragraph">
              <wp:posOffset>485616</wp:posOffset>
            </wp:positionV>
            <wp:extent cx="5943600" cy="3962400"/>
            <wp:effectExtent l="0" t="0" r="0" b="0"/>
            <wp:wrapTopAndBottom/>
            <wp:docPr id="18240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070" name="Picture 1824016070"/>
                    <pic:cNvPicPr/>
                  </pic:nvPicPr>
                  <pic:blipFill>
                    <a:blip r:embed="rId10"/>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30C2CADF" w14:textId="77777777" w:rsidR="00C9348A" w:rsidRDefault="00C9348A" w:rsidP="00C9348A"/>
    <w:p w14:paraId="3BEDA9D9" w14:textId="77777777" w:rsidR="00C9348A" w:rsidRDefault="00C9348A" w:rsidP="00C9348A"/>
    <w:p w14:paraId="2799C5B2" w14:textId="77777777" w:rsidR="00C9348A" w:rsidRDefault="00C9348A" w:rsidP="00C9348A">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and metabolic community composition. In contrast, the association between temperature and alpha diversity differs by data type: taxonomic alpha diversity declines with rising temperature, whereas </w:t>
      </w:r>
      <w:r>
        <w:lastRenderedPageBreak/>
        <w:t>metabolic alpha diversity indicates a possible reduction in the number of unique pathways at higher temperatures but no relationship with pathway evenness</w:t>
      </w:r>
    </w:p>
    <w:p w14:paraId="3CA5630A" w14:textId="1DB304B4" w:rsidR="00903A8C" w:rsidRDefault="00903A8C" w:rsidP="00C9348A"/>
    <w:p w14:paraId="2260C774" w14:textId="77777777" w:rsidR="00903A8C" w:rsidRDefault="00903A8C" w:rsidP="001F07F9">
      <w:pPr>
        <w:ind w:firstLine="720"/>
      </w:pPr>
    </w:p>
    <w:p w14:paraId="38CE5386" w14:textId="08D7BB92" w:rsidR="00D070A3" w:rsidRDefault="00D070A3" w:rsidP="001F07F9">
      <w:pPr>
        <w:ind w:firstLine="720"/>
      </w:pPr>
    </w:p>
    <w:p w14:paraId="445FAD37" w14:textId="77777777" w:rsidR="00DC6E52" w:rsidRDefault="00DC6E52" w:rsidP="00CE1D11"/>
    <w:p w14:paraId="218BB43F" w14:textId="0194A631" w:rsidR="00CE1D11" w:rsidRDefault="00DC6E52" w:rsidP="00CE1D11">
      <w:r>
        <w:rPr>
          <w:noProof/>
          <w14:ligatures w14:val="standardContextual"/>
        </w:rPr>
        <w:lastRenderedPageBreak/>
        <w:drawing>
          <wp:anchor distT="0" distB="0" distL="114300" distR="114300" simplePos="0" relativeHeight="251673600" behindDoc="0" locked="0" layoutInCell="1" allowOverlap="1" wp14:anchorId="2FE55DFA" wp14:editId="696716B4">
            <wp:simplePos x="0" y="0"/>
            <wp:positionH relativeFrom="column">
              <wp:posOffset>0</wp:posOffset>
            </wp:positionH>
            <wp:positionV relativeFrom="paragraph">
              <wp:posOffset>610</wp:posOffset>
            </wp:positionV>
            <wp:extent cx="5088255" cy="7951470"/>
            <wp:effectExtent l="0" t="0" r="4445" b="0"/>
            <wp:wrapTopAndBottom/>
            <wp:docPr id="766126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26978" name="Picture 766126978"/>
                    <pic:cNvPicPr/>
                  </pic:nvPicPr>
                  <pic:blipFill>
                    <a:blip r:embed="rId11"/>
                    <a:stretch>
                      <a:fillRect/>
                    </a:stretch>
                  </pic:blipFill>
                  <pic:spPr>
                    <a:xfrm>
                      <a:off x="0" y="0"/>
                      <a:ext cx="5088255" cy="7951470"/>
                    </a:xfrm>
                    <a:prstGeom prst="rect">
                      <a:avLst/>
                    </a:prstGeom>
                  </pic:spPr>
                </pic:pic>
              </a:graphicData>
            </a:graphic>
            <wp14:sizeRelH relativeFrom="page">
              <wp14:pctWidth>0</wp14:pctWidth>
            </wp14:sizeRelH>
            <wp14:sizeRelV relativeFrom="page">
              <wp14:pctHeight>0</wp14:pctHeight>
            </wp14:sizeRelV>
          </wp:anchor>
        </w:drawing>
      </w:r>
    </w:p>
    <w:p w14:paraId="06EC4050" w14:textId="2B64D090" w:rsidR="00DC6E52" w:rsidRDefault="00DC6E52" w:rsidP="00DC6E52">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≥50% of the model weight are classified as temperature sensitive and are marked with red (negative association) or blue (positive association) circles at the branch tips. Genera with &lt;50%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appear less temperature sensitive compared to the other phyla. </w:t>
      </w:r>
    </w:p>
    <w:p w14:paraId="46AB2558" w14:textId="77777777" w:rsidR="00DC6E52" w:rsidRDefault="00DC6E52" w:rsidP="00CE1D11"/>
    <w:p w14:paraId="3FE508B0" w14:textId="77777777" w:rsidR="00DC6E52" w:rsidRDefault="00DC6E52" w:rsidP="00CE1D11"/>
    <w:p w14:paraId="013D47C4" w14:textId="77777777" w:rsidR="00DC6E52" w:rsidRDefault="00DC6E52" w:rsidP="00CE1D11"/>
    <w:p w14:paraId="68DF5FA8" w14:textId="77777777" w:rsidR="00DC6E52" w:rsidRDefault="00DC6E52" w:rsidP="00CE1D11"/>
    <w:p w14:paraId="411D327D" w14:textId="77777777" w:rsidR="00DC6E52" w:rsidRDefault="00DC6E52" w:rsidP="00CE1D11"/>
    <w:p w14:paraId="224D02DF" w14:textId="77777777" w:rsidR="00DC6E52" w:rsidRDefault="00DC6E52" w:rsidP="00CE1D11"/>
    <w:p w14:paraId="1CF6E60C" w14:textId="77777777" w:rsidR="00DC6E52" w:rsidRDefault="00DC6E52" w:rsidP="00CE1D11"/>
    <w:p w14:paraId="078E94A8" w14:textId="7F73EA77" w:rsidR="00CE1D11" w:rsidRDefault="00CE1D11" w:rsidP="00CE1D11">
      <w:commentRangeStart w:id="187"/>
      <w:commentRangeStart w:id="188"/>
      <w:r>
        <w:rPr>
          <w:noProof/>
          <w14:ligatures w14:val="standardContextual"/>
        </w:rPr>
        <w:drawing>
          <wp:anchor distT="0" distB="0" distL="114300" distR="114300" simplePos="0" relativeHeight="251668480" behindDoc="0" locked="0" layoutInCell="1" allowOverlap="1" wp14:anchorId="3408EEAC" wp14:editId="55B90623">
            <wp:simplePos x="0" y="0"/>
            <wp:positionH relativeFrom="column">
              <wp:posOffset>-830580</wp:posOffset>
            </wp:positionH>
            <wp:positionV relativeFrom="paragraph">
              <wp:posOffset>236220</wp:posOffset>
            </wp:positionV>
            <wp:extent cx="7688580" cy="3064708"/>
            <wp:effectExtent l="0" t="0" r="3810" b="0"/>
            <wp:wrapTopAndBottom/>
            <wp:docPr id="183397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77689" name="Picture 1833977689"/>
                    <pic:cNvPicPr/>
                  </pic:nvPicPr>
                  <pic:blipFill>
                    <a:blip r:embed="rId12"/>
                    <a:stretch>
                      <a:fillRect/>
                    </a:stretch>
                  </pic:blipFill>
                  <pic:spPr>
                    <a:xfrm>
                      <a:off x="0" y="0"/>
                      <a:ext cx="7688580" cy="3064708"/>
                    </a:xfrm>
                    <a:prstGeom prst="rect">
                      <a:avLst/>
                    </a:prstGeom>
                  </pic:spPr>
                </pic:pic>
              </a:graphicData>
            </a:graphic>
            <wp14:sizeRelH relativeFrom="page">
              <wp14:pctWidth>0</wp14:pctWidth>
            </wp14:sizeRelH>
            <wp14:sizeRelV relativeFrom="page">
              <wp14:pctHeight>0</wp14:pctHeight>
            </wp14:sizeRelV>
          </wp:anchor>
        </w:drawing>
      </w:r>
      <w:commentRangeEnd w:id="187"/>
      <w:r>
        <w:rPr>
          <w:rStyle w:val="CommentReference"/>
        </w:rPr>
        <w:commentReference w:id="187"/>
      </w:r>
      <w:commentRangeEnd w:id="188"/>
      <w:r>
        <w:rPr>
          <w:rStyle w:val="CommentReference"/>
        </w:rPr>
        <w:commentReference w:id="188"/>
      </w:r>
    </w:p>
    <w:p w14:paraId="03E99440" w14:textId="77777777" w:rsidR="00CE1D11" w:rsidRDefault="00CE1D11" w:rsidP="00CE1D11"/>
    <w:p w14:paraId="32E91CF7" w14:textId="77777777" w:rsidR="00CE1D11" w:rsidRDefault="00CE1D11" w:rsidP="00CE1D11">
      <w:r w:rsidRPr="00CA25BE">
        <w:rPr>
          <w:b/>
          <w:bCs/>
        </w:rPr>
        <w:t>Figure 3:</w:t>
      </w:r>
      <w:r>
        <w:t xml:space="preserve"> Model results for the microbial metabolic pathways associated with temperature. Pathways are grouped into five functional categories (Panels </w:t>
      </w:r>
      <w:r w:rsidRPr="007D498D">
        <w:rPr>
          <w:b/>
          <w:bCs/>
        </w:rPr>
        <w:t>A-F</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 xml:space="preserve">chronic gut inflammation and negative health outcomes for the host. </w:t>
      </w:r>
    </w:p>
    <w:p w14:paraId="6AF83D91" w14:textId="77777777" w:rsidR="00C9348A" w:rsidRDefault="00C9348A" w:rsidP="00325A7B"/>
    <w:p w14:paraId="7923E530" w14:textId="77777777" w:rsidR="00CE1D11" w:rsidRDefault="00CE1D11" w:rsidP="00CE1D11">
      <w:r>
        <w:rPr>
          <w:noProof/>
          <w14:ligatures w14:val="standardContextual"/>
        </w:rPr>
        <w:lastRenderedPageBreak/>
        <w:drawing>
          <wp:anchor distT="0" distB="0" distL="114300" distR="114300" simplePos="0" relativeHeight="251670528" behindDoc="0" locked="0" layoutInCell="1" allowOverlap="1" wp14:anchorId="678B5023" wp14:editId="668E2DCC">
            <wp:simplePos x="0" y="0"/>
            <wp:positionH relativeFrom="column">
              <wp:posOffset>0</wp:posOffset>
            </wp:positionH>
            <wp:positionV relativeFrom="paragraph">
              <wp:posOffset>279322</wp:posOffset>
            </wp:positionV>
            <wp:extent cx="6157461" cy="4545821"/>
            <wp:effectExtent l="0" t="0" r="2540" b="1270"/>
            <wp:wrapTopAndBottom/>
            <wp:docPr id="163470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01043" name="Picture 1634701043"/>
                    <pic:cNvPicPr/>
                  </pic:nvPicPr>
                  <pic:blipFill rotWithShape="1">
                    <a:blip r:embed="rId13"/>
                    <a:srcRect l="13189" t="19639" r="18035" b="14653"/>
                    <a:stretch/>
                  </pic:blipFill>
                  <pic:spPr bwMode="auto">
                    <a:xfrm>
                      <a:off x="0" y="0"/>
                      <a:ext cx="6157461" cy="45458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1C58E5" w14:textId="77777777" w:rsidR="00CE1D11" w:rsidRDefault="00CE1D11" w:rsidP="00CE1D11">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The taxa in each group are listed on the right side of the row. </w:t>
      </w:r>
    </w:p>
    <w:p w14:paraId="61BB131B" w14:textId="77777777" w:rsidR="00C9348A" w:rsidRDefault="00C9348A" w:rsidP="00325A7B"/>
    <w:p w14:paraId="7BDBC3AF" w14:textId="77777777" w:rsidR="00C9348A" w:rsidRDefault="00C9348A" w:rsidP="00325A7B"/>
    <w:p w14:paraId="0450E4FC" w14:textId="77777777" w:rsidR="00CE1D11" w:rsidRDefault="00CE1D11" w:rsidP="00325A7B"/>
    <w:p w14:paraId="3211F4C9" w14:textId="77777777" w:rsidR="00CE1D11" w:rsidRDefault="00CE1D11" w:rsidP="00325A7B"/>
    <w:p w14:paraId="60F36937" w14:textId="77777777" w:rsidR="00CE1D11" w:rsidRDefault="00CE1D11" w:rsidP="00325A7B"/>
    <w:p w14:paraId="75183FAA" w14:textId="3D196E64" w:rsidR="00CE1D11" w:rsidRDefault="00CE1D11" w:rsidP="00CE1D11">
      <w:r>
        <w:rPr>
          <w:noProof/>
          <w14:ligatures w14:val="standardContextual"/>
        </w:rPr>
        <w:lastRenderedPageBreak/>
        <w:drawing>
          <wp:anchor distT="0" distB="0" distL="114300" distR="114300" simplePos="0" relativeHeight="251672576" behindDoc="0" locked="0" layoutInCell="1" allowOverlap="1" wp14:anchorId="4C217BD8" wp14:editId="654AE1E7">
            <wp:simplePos x="0" y="0"/>
            <wp:positionH relativeFrom="column">
              <wp:posOffset>-126866</wp:posOffset>
            </wp:positionH>
            <wp:positionV relativeFrom="paragraph">
              <wp:posOffset>165735</wp:posOffset>
            </wp:positionV>
            <wp:extent cx="6979285" cy="7969885"/>
            <wp:effectExtent l="0" t="0" r="5715" b="0"/>
            <wp:wrapTopAndBottom/>
            <wp:docPr id="36647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045" name="Picture 36647045"/>
                    <pic:cNvPicPr/>
                  </pic:nvPicPr>
                  <pic:blipFill rotWithShape="1">
                    <a:blip r:embed="rId14"/>
                    <a:srcRect l="18280" t="1156" r="14023" b="-1156"/>
                    <a:stretch>
                      <a:fillRect/>
                    </a:stretch>
                  </pic:blipFill>
                  <pic:spPr bwMode="auto">
                    <a:xfrm>
                      <a:off x="0" y="0"/>
                      <a:ext cx="6979285" cy="7969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7D86AA" w14:textId="39A76525" w:rsidR="00CE1D11" w:rsidRDefault="00CE1D11" w:rsidP="00CE1D11">
      <w:commentRangeStart w:id="189"/>
      <w:commentRangeStart w:id="190"/>
      <w:commentRangeStart w:id="191"/>
      <w:r>
        <w:lastRenderedPageBreak/>
        <w:t>Figure 5</w:t>
      </w:r>
      <w:commentRangeEnd w:id="189"/>
      <w:r>
        <w:rPr>
          <w:rStyle w:val="CommentReference"/>
        </w:rPr>
        <w:commentReference w:id="189"/>
      </w:r>
      <w:commentRangeEnd w:id="190"/>
      <w:r>
        <w:rPr>
          <w:rStyle w:val="CommentReference"/>
        </w:rPr>
        <w:commentReference w:id="190"/>
      </w:r>
      <w:commentRangeEnd w:id="191"/>
      <w:r>
        <w:rPr>
          <w:rStyle w:val="CommentReference"/>
        </w:rPr>
        <w:commentReference w:id="191"/>
      </w:r>
      <w:r>
        <w:t xml:space="preserve">: The relationship between metabolic pathway abundance and temperature plotted across two distinct ranges of neopterin concentration. There are two main effects. Rows </w:t>
      </w:r>
      <w:r w:rsidRPr="00622318">
        <w:rPr>
          <w:b/>
          <w:bCs/>
        </w:rPr>
        <w:t>A</w:t>
      </w:r>
      <w:r>
        <w:rPr>
          <w:b/>
          <w:bCs/>
        </w:rPr>
        <w:t xml:space="preserve"> </w:t>
      </w:r>
      <w:r>
        <w:t xml:space="preserve">and </w:t>
      </w:r>
      <w:r>
        <w:rPr>
          <w:b/>
          <w:bCs/>
        </w:rPr>
        <w:t xml:space="preserve">B </w:t>
      </w:r>
      <w:r>
        <w:t xml:space="preserve"> include pathways for which the relationship between temperature and abundance becomes increasingly positive at higher neopterin either through an increasingly positive slope (Row </w:t>
      </w:r>
      <w:r>
        <w:rPr>
          <w:b/>
          <w:bCs/>
        </w:rPr>
        <w:t>A</w:t>
      </w:r>
      <w:r>
        <w:t xml:space="preserve">) or a slope that switches from negative to positive (Row </w:t>
      </w:r>
      <w:r>
        <w:rPr>
          <w:b/>
          <w:bCs/>
        </w:rPr>
        <w:t>B</w:t>
      </w:r>
      <w:r>
        <w:t xml:space="preserve">). Rows </w:t>
      </w:r>
      <w:r w:rsidRPr="00622318">
        <w:rPr>
          <w:b/>
          <w:bCs/>
        </w:rPr>
        <w:t>C</w:t>
      </w:r>
      <w:r>
        <w:rPr>
          <w:b/>
          <w:bCs/>
        </w:rPr>
        <w:t>-E</w:t>
      </w:r>
      <w:r>
        <w:t xml:space="preserve"> include pathways for which the relationship becomes increasingly negative, either through an increasingly negative slope (Row </w:t>
      </w:r>
      <w:r>
        <w:rPr>
          <w:b/>
          <w:bCs/>
        </w:rPr>
        <w:t>C</w:t>
      </w:r>
      <w:r>
        <w:t xml:space="preserve">), a slope that switches from positive to negative (Row </w:t>
      </w:r>
      <w:r>
        <w:rPr>
          <w:b/>
          <w:bCs/>
        </w:rPr>
        <w:t>D</w:t>
      </w:r>
      <w:r>
        <w:t xml:space="preserve">), or a slope that becomes less positive (Row </w:t>
      </w:r>
      <w:r w:rsidRPr="002E4868">
        <w:rPr>
          <w:b/>
          <w:bCs/>
        </w:rPr>
        <w:t>E</w:t>
      </w:r>
      <w:r>
        <w:t>). The pathways in each group are listed on the right side of the row.</w:t>
      </w:r>
    </w:p>
    <w:p w14:paraId="4781F4E2" w14:textId="77777777" w:rsidR="00CE1D11" w:rsidRDefault="00CE1D11" w:rsidP="00CE1D11"/>
    <w:p w14:paraId="0BBC8705" w14:textId="77777777" w:rsidR="00CE1D11" w:rsidRDefault="00CE1D11" w:rsidP="00CE1D11"/>
    <w:p w14:paraId="0F6D0186" w14:textId="77777777" w:rsidR="00CE1D11" w:rsidRDefault="00CE1D11" w:rsidP="00CE1D11"/>
    <w:p w14:paraId="2846497B" w14:textId="77777777" w:rsidR="00CE1D11" w:rsidRDefault="00CE1D11" w:rsidP="00CE1D11"/>
    <w:p w14:paraId="13792868" w14:textId="77777777" w:rsidR="00CE1D11" w:rsidRDefault="00CE1D11" w:rsidP="00CE1D11"/>
    <w:p w14:paraId="4E1FB0F1" w14:textId="6E9F2E20" w:rsidR="00CE1D11" w:rsidRDefault="00CE1D11" w:rsidP="00325A7B"/>
    <w:p w14:paraId="45975D26" w14:textId="77777777" w:rsidR="00C9348A" w:rsidRDefault="00C9348A" w:rsidP="00325A7B"/>
    <w:p w14:paraId="2B615BF3" w14:textId="38EF0B75" w:rsidR="00325A7B" w:rsidRDefault="00325A7B" w:rsidP="00325A7B">
      <w:r>
        <w:t xml:space="preserve">Supplemental Figures: </w:t>
      </w:r>
    </w:p>
    <w:p w14:paraId="1D69FD35" w14:textId="12CCD1A8" w:rsidR="00325A7B" w:rsidRDefault="006F78AD" w:rsidP="00325A7B">
      <w:r>
        <w:rPr>
          <w:noProof/>
          <w14:ligatures w14:val="standardContextual"/>
        </w:rPr>
        <w:drawing>
          <wp:anchor distT="0" distB="0" distL="114300" distR="114300" simplePos="0" relativeHeight="251660288" behindDoc="0" locked="0" layoutInCell="1" allowOverlap="1" wp14:anchorId="7D770B6A" wp14:editId="6FE2BF34">
            <wp:simplePos x="0" y="0"/>
            <wp:positionH relativeFrom="column">
              <wp:posOffset>-800100</wp:posOffset>
            </wp:positionH>
            <wp:positionV relativeFrom="paragraph">
              <wp:posOffset>272415</wp:posOffset>
            </wp:positionV>
            <wp:extent cx="7532370" cy="2261870"/>
            <wp:effectExtent l="0" t="0" r="0" b="0"/>
            <wp:wrapTopAndBottom/>
            <wp:docPr id="109243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33887" name="Picture 1092433887"/>
                    <pic:cNvPicPr/>
                  </pic:nvPicPr>
                  <pic:blipFill>
                    <a:blip r:embed="rId15"/>
                    <a:stretch>
                      <a:fillRect/>
                    </a:stretch>
                  </pic:blipFill>
                  <pic:spPr>
                    <a:xfrm>
                      <a:off x="0" y="0"/>
                      <a:ext cx="7532370" cy="2261870"/>
                    </a:xfrm>
                    <a:prstGeom prst="rect">
                      <a:avLst/>
                    </a:prstGeom>
                  </pic:spPr>
                </pic:pic>
              </a:graphicData>
            </a:graphic>
            <wp14:sizeRelH relativeFrom="page">
              <wp14:pctWidth>0</wp14:pctWidth>
            </wp14:sizeRelH>
            <wp14:sizeRelV relativeFrom="page">
              <wp14:pctHeight>0</wp14:pctHeight>
            </wp14:sizeRelV>
          </wp:anchor>
        </w:drawing>
      </w:r>
    </w:p>
    <w:p w14:paraId="1E6E202F" w14:textId="0B278632" w:rsidR="00325A7B" w:rsidRDefault="00325A7B" w:rsidP="00325A7B"/>
    <w:p w14:paraId="7395E200" w14:textId="19F6D2BF" w:rsidR="00325A7B" w:rsidRDefault="00325A7B" w:rsidP="00325A7B"/>
    <w:p w14:paraId="25060340" w14:textId="75ABF623" w:rsidR="00325A7B" w:rsidRDefault="006F78AD" w:rsidP="00325A7B">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indicate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236BF489" w14:textId="6D710CD4" w:rsidR="00325A7B" w:rsidRDefault="00325A7B" w:rsidP="00325A7B">
      <w:r>
        <w:rPr>
          <w:noProof/>
          <w14:ligatures w14:val="standardContextual"/>
        </w:rPr>
        <w:lastRenderedPageBreak/>
        <w:drawing>
          <wp:anchor distT="0" distB="0" distL="114300" distR="114300" simplePos="0" relativeHeight="251659264" behindDoc="0" locked="0" layoutInCell="1" allowOverlap="1" wp14:anchorId="02801034" wp14:editId="05FA58C9">
            <wp:simplePos x="0" y="0"/>
            <wp:positionH relativeFrom="column">
              <wp:posOffset>0</wp:posOffset>
            </wp:positionH>
            <wp:positionV relativeFrom="paragraph">
              <wp:posOffset>333917</wp:posOffset>
            </wp:positionV>
            <wp:extent cx="5943600" cy="2971800"/>
            <wp:effectExtent l="0" t="0" r="0" b="0"/>
            <wp:wrapTopAndBottom/>
            <wp:docPr id="3758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553" name="Picture 37589553"/>
                    <pic:cNvPicPr/>
                  </pic:nvPicPr>
                  <pic:blipFill>
                    <a:blip r:embed="rId16"/>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7F90E550" w14:textId="77777777" w:rsidR="00325A7B" w:rsidRDefault="00325A7B" w:rsidP="00325A7B"/>
    <w:p w14:paraId="74BA1B15" w14:textId="21126030" w:rsidR="00325A7B" w:rsidRDefault="00325A7B" w:rsidP="00325A7B">
      <w:pPr>
        <w:rPr>
          <w:sz w:val="32"/>
          <w:szCs w:val="32"/>
        </w:rPr>
      </w:pPr>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9B4C2B">
        <w:t>A</w:t>
      </w:r>
      <w:r>
        <w:t>)</w:t>
      </w:r>
      <w:r w:rsidRPr="009B4C2B">
        <w:t xml:space="preserve"> measures alpha diversity using Shannon's Index, while </w:t>
      </w:r>
      <w:r>
        <w:t>panel</w:t>
      </w:r>
      <w:r w:rsidRPr="009B4C2B">
        <w:t xml:space="preserve"> </w:t>
      </w:r>
      <w:r>
        <w:t>(</w:t>
      </w:r>
      <w:r w:rsidRPr="009B4C2B">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22ADD98F" w14:textId="77777777" w:rsidR="00325A7B" w:rsidRDefault="00325A7B" w:rsidP="00325A7B"/>
    <w:p w14:paraId="030AF045" w14:textId="77777777" w:rsidR="006F78AD" w:rsidRDefault="006F78AD" w:rsidP="006F78AD">
      <w:r>
        <w:rPr>
          <w:noProof/>
          <w14:ligatures w14:val="standardContextual"/>
        </w:rPr>
        <w:lastRenderedPageBreak/>
        <w:drawing>
          <wp:inline distT="0" distB="0" distL="0" distR="0" wp14:anchorId="4CD154E0" wp14:editId="15B1E421">
            <wp:extent cx="5943600" cy="3962400"/>
            <wp:effectExtent l="0" t="0" r="0" b="0"/>
            <wp:docPr id="63456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0887" name="Picture 634560887"/>
                    <pic:cNvPicPr/>
                  </pic:nvPicPr>
                  <pic:blipFill>
                    <a:blip r:embed="rId17"/>
                    <a:stretch>
                      <a:fillRect/>
                    </a:stretch>
                  </pic:blipFill>
                  <pic:spPr>
                    <a:xfrm>
                      <a:off x="0" y="0"/>
                      <a:ext cx="5943600" cy="3962400"/>
                    </a:xfrm>
                    <a:prstGeom prst="rect">
                      <a:avLst/>
                    </a:prstGeom>
                  </pic:spPr>
                </pic:pic>
              </a:graphicData>
            </a:graphic>
          </wp:inline>
        </w:drawing>
      </w:r>
    </w:p>
    <w:p w14:paraId="55B03A64" w14:textId="77777777" w:rsidR="006F78AD" w:rsidRDefault="006F78AD" w:rsidP="006F78AD"/>
    <w:p w14:paraId="64BCF86D" w14:textId="77777777" w:rsidR="006F78AD" w:rsidRDefault="006F78AD" w:rsidP="006F78AD"/>
    <w:p w14:paraId="4093663C" w14:textId="77777777" w:rsidR="006F78AD" w:rsidRDefault="006F78AD" w:rsidP="006F78AD"/>
    <w:p w14:paraId="3D3C5B82" w14:textId="7B886205" w:rsidR="006F78AD" w:rsidRDefault="006F78AD" w:rsidP="006F78AD">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000C3A6" w14:textId="77777777" w:rsidR="006F78AD" w:rsidRDefault="006F78AD" w:rsidP="006F78AD"/>
    <w:p w14:paraId="585E7246" w14:textId="77777777" w:rsidR="006F78AD" w:rsidRDefault="006F78AD" w:rsidP="006F78AD">
      <w:r w:rsidRPr="000F7471">
        <w:rPr>
          <w:noProof/>
        </w:rPr>
        <w:lastRenderedPageBreak/>
        <w:drawing>
          <wp:anchor distT="0" distB="0" distL="114300" distR="114300" simplePos="0" relativeHeight="251662336" behindDoc="0" locked="0" layoutInCell="1" allowOverlap="1" wp14:anchorId="1FE3B096" wp14:editId="7CFA38CA">
            <wp:simplePos x="0" y="0"/>
            <wp:positionH relativeFrom="column">
              <wp:posOffset>0</wp:posOffset>
            </wp:positionH>
            <wp:positionV relativeFrom="paragraph">
              <wp:posOffset>176530</wp:posOffset>
            </wp:positionV>
            <wp:extent cx="4089400" cy="2726055"/>
            <wp:effectExtent l="0" t="0" r="0" b="0"/>
            <wp:wrapTopAndBottom/>
            <wp:docPr id="1607655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5195" name="Picture 1607655195"/>
                    <pic:cNvPicPr/>
                  </pic:nvPicPr>
                  <pic:blipFill>
                    <a:blip r:embed="rId18"/>
                    <a:stretch>
                      <a:fillRect/>
                    </a:stretch>
                  </pic:blipFill>
                  <pic:spPr>
                    <a:xfrm>
                      <a:off x="0" y="0"/>
                      <a:ext cx="4089400" cy="2726055"/>
                    </a:xfrm>
                    <a:prstGeom prst="rect">
                      <a:avLst/>
                    </a:prstGeom>
                  </pic:spPr>
                </pic:pic>
              </a:graphicData>
            </a:graphic>
            <wp14:sizeRelH relativeFrom="page">
              <wp14:pctWidth>0</wp14:pctWidth>
            </wp14:sizeRelH>
            <wp14:sizeRelV relativeFrom="page">
              <wp14:pctHeight>0</wp14:pctHeight>
            </wp14:sizeRelV>
          </wp:anchor>
        </w:drawing>
      </w:r>
    </w:p>
    <w:p w14:paraId="3A52BF65" w14:textId="13CEBF2C" w:rsidR="006F78AD" w:rsidRDefault="006F78AD" w:rsidP="006F78AD">
      <w:r w:rsidRPr="00B50231">
        <w:rPr>
          <w:b/>
          <w:bCs/>
        </w:rPr>
        <w:t xml:space="preserve">Fig </w:t>
      </w:r>
      <w:r>
        <w:rPr>
          <w:b/>
          <w:bCs/>
        </w:rPr>
        <w:t>4</w:t>
      </w:r>
      <w:r w:rsidRPr="00B50231">
        <w:rPr>
          <w:b/>
          <w:bCs/>
        </w:rPr>
        <w:t>S:</w:t>
      </w:r>
      <w:r>
        <w:t xml:space="preserve"> </w:t>
      </w:r>
      <w:r w:rsidRPr="005C2A5D">
        <w:t xml:space="preserve">Prevalence of ASVs plotted as total abundance versus the number of samples </w:t>
      </w:r>
      <w:r>
        <w:t xml:space="preserve">in which </w:t>
      </w:r>
      <w:r w:rsidRPr="005C2A5D">
        <w:t>each ASV appears. The dashed line at 1.39 marks the 0.5% prevalence threshold used to filter out rare ASVs. ASVs present in at least two samples were retained for downstream analysis</w:t>
      </w:r>
      <w:r>
        <w:t xml:space="preserve">. </w:t>
      </w:r>
    </w:p>
    <w:p w14:paraId="138568F9" w14:textId="77777777" w:rsidR="006F78AD" w:rsidRDefault="006F78AD" w:rsidP="006F78AD">
      <w:r>
        <w:rPr>
          <w:noProof/>
        </w:rPr>
        <w:drawing>
          <wp:anchor distT="0" distB="0" distL="114300" distR="114300" simplePos="0" relativeHeight="251663360" behindDoc="0" locked="0" layoutInCell="1" allowOverlap="1" wp14:anchorId="26619678" wp14:editId="08D64174">
            <wp:simplePos x="0" y="0"/>
            <wp:positionH relativeFrom="column">
              <wp:posOffset>0</wp:posOffset>
            </wp:positionH>
            <wp:positionV relativeFrom="paragraph">
              <wp:posOffset>226913</wp:posOffset>
            </wp:positionV>
            <wp:extent cx="2922905" cy="2922905"/>
            <wp:effectExtent l="0" t="0" r="0" b="0"/>
            <wp:wrapTopAndBottom/>
            <wp:docPr id="143336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7083" name="Picture 953267083"/>
                    <pic:cNvPicPr/>
                  </pic:nvPicPr>
                  <pic:blipFill>
                    <a:blip r:embed="rId19"/>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0018E5CA" w14:textId="7F043D43" w:rsidR="006F78AD" w:rsidRPr="00CE235A" w:rsidRDefault="006F78AD" w:rsidP="006F78AD">
      <w:r w:rsidRPr="00B50231">
        <w:rPr>
          <w:b/>
          <w:bCs/>
        </w:rPr>
        <w:t xml:space="preserve">Fig </w:t>
      </w:r>
      <w:r>
        <w:rPr>
          <w:b/>
          <w:bCs/>
        </w:rPr>
        <w:t>5</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563414E1" w14:textId="77777777" w:rsidR="006F78AD" w:rsidRDefault="006F78AD" w:rsidP="006F78AD"/>
    <w:p w14:paraId="2711D2CF" w14:textId="77777777" w:rsidR="006F78AD" w:rsidRDefault="006F78AD" w:rsidP="006F78AD"/>
    <w:p w14:paraId="71D112DB" w14:textId="77777777" w:rsidR="006F78AD" w:rsidRDefault="006F78AD" w:rsidP="006F78AD"/>
    <w:p w14:paraId="7CCD5C95" w14:textId="77777777" w:rsidR="006F78AD" w:rsidRDefault="006F78AD" w:rsidP="006F78AD"/>
    <w:p w14:paraId="6D65B816" w14:textId="77777777" w:rsidR="006F78AD" w:rsidRDefault="006F78AD" w:rsidP="006F78AD"/>
    <w:p w14:paraId="72541CD9" w14:textId="39E68970" w:rsidR="006F78AD" w:rsidRDefault="006F78AD" w:rsidP="006F78AD">
      <w:r w:rsidRPr="00B50231">
        <w:rPr>
          <w:noProof/>
          <w:sz w:val="32"/>
          <w:szCs w:val="32"/>
        </w:rPr>
        <w:lastRenderedPageBreak/>
        <w:drawing>
          <wp:anchor distT="0" distB="0" distL="114300" distR="114300" simplePos="0" relativeHeight="251664384" behindDoc="0" locked="0" layoutInCell="1" allowOverlap="1" wp14:anchorId="1E99BA09" wp14:editId="0A82BC45">
            <wp:simplePos x="0" y="0"/>
            <wp:positionH relativeFrom="column">
              <wp:posOffset>6985</wp:posOffset>
            </wp:positionH>
            <wp:positionV relativeFrom="paragraph">
              <wp:posOffset>427</wp:posOffset>
            </wp:positionV>
            <wp:extent cx="2951480" cy="2951480"/>
            <wp:effectExtent l="0" t="0" r="0" b="0"/>
            <wp:wrapTopAndBottom/>
            <wp:docPr id="34615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64" name="Picture 346150764"/>
                    <pic:cNvPicPr/>
                  </pic:nvPicPr>
                  <pic:blipFill>
                    <a:blip r:embed="rId20"/>
                    <a:stretch>
                      <a:fillRect/>
                    </a:stretch>
                  </pic:blipFill>
                  <pic:spPr>
                    <a:xfrm>
                      <a:off x="0" y="0"/>
                      <a:ext cx="2951480" cy="2951480"/>
                    </a:xfrm>
                    <a:prstGeom prst="rect">
                      <a:avLst/>
                    </a:prstGeom>
                  </pic:spPr>
                </pic:pic>
              </a:graphicData>
            </a:graphic>
            <wp14:sizeRelH relativeFrom="page">
              <wp14:pctWidth>0</wp14:pctWidth>
            </wp14:sizeRelH>
            <wp14:sizeRelV relativeFrom="page">
              <wp14:pctHeight>0</wp14:pctHeight>
            </wp14:sizeRelV>
          </wp:anchor>
        </w:drawing>
      </w:r>
      <w:r w:rsidRPr="00B50231">
        <w:rPr>
          <w:b/>
          <w:bCs/>
        </w:rPr>
        <w:t xml:space="preserve">Fig </w:t>
      </w:r>
      <w:r>
        <w:rPr>
          <w:b/>
          <w:bCs/>
        </w:rPr>
        <w:t>6</w:t>
      </w:r>
      <w:r w:rsidRPr="00B50231">
        <w:rPr>
          <w:b/>
          <w:bCs/>
        </w:rPr>
        <w:t>S:</w:t>
      </w:r>
      <w:r>
        <w:t xml:space="preserve"> </w:t>
      </w:r>
      <w:r w:rsidRPr="00B50231">
        <w:t xml:space="preserve">Visualization of the eigenvalues for each principal component in descending order. Principal components 1 through </w:t>
      </w:r>
      <w:r>
        <w:t xml:space="preserve">3 </w:t>
      </w:r>
      <w:r w:rsidRPr="00B50231">
        <w:t>were used for analysis</w:t>
      </w:r>
      <w:r>
        <w:t xml:space="preserve"> because they explain &gt;5% of the variation. </w:t>
      </w:r>
    </w:p>
    <w:p w14:paraId="4B914B40" w14:textId="77777777" w:rsidR="006F78AD" w:rsidRDefault="006F78AD" w:rsidP="006F78AD"/>
    <w:sectPr w:rsidR="006F78AD"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6-11T17:01:00Z" w:initials="JL">
    <w:p w14:paraId="0BD6F2C2" w14:textId="77777777" w:rsidR="00C177E1" w:rsidRDefault="00C177E1" w:rsidP="00C177E1">
      <w:r>
        <w:rPr>
          <w:rStyle w:val="CommentReference"/>
        </w:rPr>
        <w:annotationRef/>
      </w:r>
      <w:r>
        <w:rPr>
          <w:color w:val="000000"/>
          <w:sz w:val="20"/>
          <w:szCs w:val="20"/>
        </w:rPr>
        <w:t xml:space="preserve">Hi Katie, thank you for reading through this. Here’s a little context before you begin: I adamantly wanted to take a systems biology approach to interpreting these results. You see I’ve attempted to pull out broad trends from the taxonomic and metabolic data that speak to evidence of integrative systems and their response to the environment. I’ve taken this approach for two reasons 1) it is what I’m most interested in and 2) I wanted to try to avoid a cherry-picking approach- I do provide specific examples of pathways and taxa but I try to keep bringing it back to the whole physiological system. I also though this would be a more unique and high impact way to frame these results that would appeal to a broader ecology audience. Since I want this to apeal to a broad audience, I’ve gone to lengths to make sure each mechanism and result is well-explained, but this has resulted in quite a long paper. Maybe you can help me identify some places to cut. I also hope your feedback can speak to if you think I’ve pieced things together in an approproate and accurate way. Andy is way out of his depth here content-wise so hopefully your expertise can be helpful here. Please rip it up. I’ve left you some notes throughout as well. Thanks again! </w:t>
      </w:r>
    </w:p>
  </w:comment>
  <w:comment w:id="1" w:author="Lucore, Jordan" w:date="2025-06-11T17:02:00Z" w:initials="JL">
    <w:p w14:paraId="35F933FA" w14:textId="77777777" w:rsidR="00B37C11" w:rsidRDefault="00735745" w:rsidP="00B37C11">
      <w:r>
        <w:rPr>
          <w:rStyle w:val="CommentReference"/>
        </w:rPr>
        <w:annotationRef/>
      </w:r>
      <w:r w:rsidR="00B37C11">
        <w:rPr>
          <w:sz w:val="20"/>
          <w:szCs w:val="20"/>
        </w:rPr>
        <w:t xml:space="preserve">Katie are you okay with this placement? Let me know if you have other preferences </w:t>
      </w:r>
    </w:p>
  </w:comment>
  <w:comment w:id="3" w:author="Katherine Ryan Amato" w:date="2025-06-26T15:19:00Z" w:initials="KA">
    <w:p w14:paraId="116A4A90" w14:textId="77777777" w:rsidR="00903D4B" w:rsidRDefault="00903D4B" w:rsidP="00903D4B">
      <w:r>
        <w:rPr>
          <w:rStyle w:val="CommentReference"/>
        </w:rPr>
        <w:annotationRef/>
      </w:r>
      <w:r>
        <w:rPr>
          <w:sz w:val="20"/>
          <w:szCs w:val="20"/>
        </w:rPr>
        <w:t xml:space="preserve">I might put some non-microbial pathways in here before you transition into microbiomes - just a sentence with a couple examples. </w:t>
      </w:r>
    </w:p>
  </w:comment>
  <w:comment w:id="19" w:author="Katherine Ryan Amato" w:date="2025-06-26T15:22:00Z" w:initials="KA">
    <w:p w14:paraId="7359BB3D" w14:textId="77777777" w:rsidR="00903D4B" w:rsidRDefault="00903D4B" w:rsidP="00903D4B">
      <w:r>
        <w:rPr>
          <w:rStyle w:val="CommentReference"/>
        </w:rPr>
        <w:annotationRef/>
      </w:r>
      <w:r>
        <w:rPr>
          <w:sz w:val="20"/>
          <w:szCs w:val="20"/>
        </w:rPr>
        <w:t>This might be a little repetitive</w:t>
      </w:r>
    </w:p>
  </w:comment>
  <w:comment w:id="50" w:author="Katherine Ryan Amato" w:date="2025-06-26T15:34:00Z" w:initials="KA">
    <w:p w14:paraId="455B1F6A" w14:textId="77777777" w:rsidR="00D31BE3" w:rsidRDefault="00D31BE3" w:rsidP="00D31BE3">
      <w:r>
        <w:rPr>
          <w:rStyle w:val="CommentReference"/>
        </w:rPr>
        <w:annotationRef/>
      </w:r>
      <w:r>
        <w:rPr>
          <w:sz w:val="20"/>
          <w:szCs w:val="20"/>
        </w:rPr>
        <w:t>what kind of heat stress? one of the things it would be helpful to sprinkle in here is whether studies are looking at naturally high ambient temperatures and wild animals/humans vs experimental models and what 'heat stress' actually means - how hot are we talking? I don't want you to go down a rabbit hole on this, but giving a little bit more detail here and there would be great.</w:t>
      </w:r>
    </w:p>
  </w:comment>
  <w:comment w:id="52" w:author="Katherine Ryan Amato" w:date="2025-06-26T15:33:00Z" w:initials="KA">
    <w:p w14:paraId="06DC6963" w14:textId="7FA68169" w:rsidR="00D31BE3" w:rsidRDefault="00D31BE3" w:rsidP="00D31BE3">
      <w:r>
        <w:rPr>
          <w:rStyle w:val="CommentReference"/>
        </w:rPr>
        <w:annotationRef/>
      </w:r>
      <w:r>
        <w:rPr>
          <w:sz w:val="20"/>
          <w:szCs w:val="20"/>
        </w:rPr>
        <w:t>how?</w:t>
      </w:r>
    </w:p>
  </w:comment>
  <w:comment w:id="53" w:author="Lucore, Jordan" w:date="2025-06-12T13:10:00Z" w:initials="JL">
    <w:p w14:paraId="677AC0E9" w14:textId="2CD4154F" w:rsidR="00594F77" w:rsidRDefault="00594F77" w:rsidP="00594F77">
      <w:r>
        <w:rPr>
          <w:rStyle w:val="CommentReference"/>
        </w:rPr>
        <w:annotationRef/>
      </w:r>
      <w:r>
        <w:rPr>
          <w:color w:val="000000"/>
          <w:sz w:val="20"/>
          <w:szCs w:val="20"/>
        </w:rPr>
        <w:t>some context— I’ve recently condensed three paragraphs of intro into this one, interested in your thoughts</w:t>
      </w:r>
    </w:p>
  </w:comment>
  <w:comment w:id="54" w:author="Katherine Ryan Amato" w:date="2025-06-26T15:35:00Z" w:initials="KA">
    <w:p w14:paraId="52254CD2" w14:textId="77777777" w:rsidR="00D31BE3" w:rsidRDefault="00D31BE3" w:rsidP="00D31BE3">
      <w:r>
        <w:rPr>
          <w:rStyle w:val="CommentReference"/>
        </w:rPr>
        <w:annotationRef/>
      </w:r>
      <w:r>
        <w:rPr>
          <w:sz w:val="20"/>
          <w:szCs w:val="20"/>
        </w:rPr>
        <w:t>I think it's good - I split it up a little again, but I am not adding much content...I think the content is there.</w:t>
      </w:r>
    </w:p>
  </w:comment>
  <w:comment w:id="56" w:author="Katherine Ryan Amato" w:date="2025-06-26T15:35:00Z" w:initials="KA">
    <w:p w14:paraId="4E9D20E8" w14:textId="77777777" w:rsidR="00D31BE3" w:rsidRDefault="00D31BE3" w:rsidP="00D31BE3">
      <w:r>
        <w:rPr>
          <w:rStyle w:val="CommentReference"/>
        </w:rPr>
        <w:annotationRef/>
      </w:r>
      <w:r>
        <w:rPr>
          <w:sz w:val="20"/>
          <w:szCs w:val="20"/>
        </w:rPr>
        <w:t>I don't know if you need this summary here - it is pretty clear from the paragraphs above...</w:t>
      </w:r>
    </w:p>
  </w:comment>
  <w:comment w:id="57" w:author="Katherine Ryan Amato" w:date="2025-06-26T15:39:00Z" w:initials="KA">
    <w:p w14:paraId="4B4A97E6" w14:textId="77777777" w:rsidR="00560793" w:rsidRDefault="00560793" w:rsidP="00560793">
      <w:r>
        <w:rPr>
          <w:rStyle w:val="CommentReference"/>
        </w:rPr>
        <w:annotationRef/>
      </w:r>
      <w:r>
        <w:rPr>
          <w:sz w:val="20"/>
          <w:szCs w:val="20"/>
        </w:rPr>
        <w:t>actually, i also wonder if this sentence should go up farther before you start talking about the details of redox and after you introduce the gut microbiome and the fact that it changes with heat...</w:t>
      </w:r>
    </w:p>
  </w:comment>
  <w:comment w:id="58" w:author="Katherine Ryan Amato" w:date="2025-06-26T15:39:00Z" w:initials="KA">
    <w:p w14:paraId="18506E3A" w14:textId="77777777" w:rsidR="00560793" w:rsidRDefault="00560793" w:rsidP="00560793">
      <w:r>
        <w:rPr>
          <w:rStyle w:val="CommentReference"/>
        </w:rPr>
        <w:annotationRef/>
      </w:r>
      <w:r>
        <w:rPr>
          <w:sz w:val="20"/>
          <w:szCs w:val="20"/>
        </w:rPr>
        <w:t>Then you could put this sentence at the end of the paragraph above...and just have a paragraph about limitations with the rest of this content.</w:t>
      </w:r>
    </w:p>
  </w:comment>
  <w:comment w:id="68" w:author="Katherine Ryan Amato" w:date="2025-06-26T15:55:00Z" w:initials="KA">
    <w:p w14:paraId="3144E693" w14:textId="77777777" w:rsidR="008435FB" w:rsidRDefault="008435FB" w:rsidP="008435FB">
      <w:r>
        <w:rPr>
          <w:rStyle w:val="CommentReference"/>
        </w:rPr>
        <w:annotationRef/>
      </w:r>
      <w:r>
        <w:rPr>
          <w:sz w:val="20"/>
          <w:szCs w:val="20"/>
        </w:rPr>
        <w:t>Consider removing this and putting it up right at the very beginning of the paper where you talk about climate change and heat stress more generally.</w:t>
      </w:r>
    </w:p>
  </w:comment>
  <w:comment w:id="101" w:author="Lucore, Jordan" w:date="2025-06-11T17:03:00Z" w:initials="JL">
    <w:p w14:paraId="3B560699" w14:textId="44CC6D21" w:rsidR="0015366B" w:rsidRDefault="00735745" w:rsidP="0015366B">
      <w:r>
        <w:rPr>
          <w:rStyle w:val="CommentReference"/>
        </w:rPr>
        <w:annotationRef/>
      </w:r>
      <w:r w:rsidR="0015366B">
        <w:rPr>
          <w:sz w:val="20"/>
          <w:szCs w:val="20"/>
        </w:rPr>
        <w:t xml:space="preserve">I’ve written this in a format where the methods come at the end </w:t>
      </w:r>
    </w:p>
  </w:comment>
  <w:comment w:id="102" w:author="Katherine Ryan Amato" w:date="2025-06-26T15:55:00Z" w:initials="KA">
    <w:p w14:paraId="4ECBA83E" w14:textId="77777777" w:rsidR="008435FB" w:rsidRDefault="008435FB" w:rsidP="008435FB">
      <w:r>
        <w:rPr>
          <w:rStyle w:val="CommentReference"/>
        </w:rPr>
        <w:annotationRef/>
      </w:r>
      <w:r>
        <w:rPr>
          <w:sz w:val="20"/>
          <w:szCs w:val="20"/>
        </w:rPr>
        <w:t>great - i just got rid of the repeat of the questions in the last paragraph of the intro because you said the pretty clearly in the paragraphs above, and i don't think you needed to say it again</w:t>
      </w:r>
    </w:p>
  </w:comment>
  <w:comment w:id="105" w:author="Lucore, Jordan" w:date="2025-06-12T08:11:00Z" w:initials="JL">
    <w:p w14:paraId="129FBF30" w14:textId="40534B33" w:rsidR="000112D5" w:rsidRDefault="000112D5" w:rsidP="000112D5">
      <w:r>
        <w:rPr>
          <w:rStyle w:val="CommentReference"/>
        </w:rPr>
        <w:annotationRef/>
      </w:r>
      <w:r>
        <w:rPr>
          <w:color w:val="000000"/>
          <w:sz w:val="20"/>
          <w:szCs w:val="20"/>
        </w:rPr>
        <w:t xml:space="preserve">Katie, this results section is the most unwieldy. I need some advice on the best way to write this so that it is more digestible to readers but doesn’t sound like a discussion section. I’ve left some of my and Andy’s comments below for framing. Overall it is very long and probably has too many citations. Also, some citations aren’t finalized because I’ve been editing this section so much. </w:t>
      </w:r>
    </w:p>
  </w:comment>
  <w:comment w:id="107" w:author="Lucore, Jordan" w:date="2025-06-12T08:12:00Z" w:initials="JL">
    <w:p w14:paraId="59F5AE8D" w14:textId="77777777" w:rsidR="0045125E" w:rsidRDefault="0045125E" w:rsidP="0045125E">
      <w:r>
        <w:rPr>
          <w:rStyle w:val="CommentReference"/>
        </w:rPr>
        <w:annotationRef/>
      </w:r>
      <w:r>
        <w:rPr>
          <w:color w:val="000000"/>
          <w:sz w:val="20"/>
          <w:szCs w:val="20"/>
        </w:rPr>
        <w:t>This is going to be an excel document of each taxa and their temp coefficient and CI’s</w:t>
      </w:r>
    </w:p>
  </w:comment>
  <w:comment w:id="108" w:author="Katherine Ryan Amato" w:date="2025-06-26T16:10:00Z" w:initials="KA">
    <w:p w14:paraId="750A4A45" w14:textId="77777777" w:rsidR="000232D9" w:rsidRDefault="000232D9" w:rsidP="000232D9">
      <w:r>
        <w:rPr>
          <w:rStyle w:val="CommentReference"/>
        </w:rPr>
        <w:annotationRef/>
      </w:r>
      <w:r>
        <w:rPr>
          <w:sz w:val="20"/>
          <w:szCs w:val="20"/>
        </w:rPr>
        <w:t>I would probably make this supplemental. It is cool and important, but it takes away from the flow.</w:t>
      </w:r>
    </w:p>
  </w:comment>
  <w:comment w:id="118" w:author="Lucore, Jordan" w:date="2025-06-01T16:50:00Z" w:initials="JL">
    <w:p w14:paraId="371CAB40" w14:textId="4203810D" w:rsidR="009A0E02" w:rsidRDefault="009A0E02" w:rsidP="009A0E02">
      <w:r>
        <w:rPr>
          <w:rStyle w:val="CommentReference"/>
        </w:rPr>
        <w:annotationRef/>
      </w:r>
      <w:r>
        <w:rPr>
          <w:sz w:val="20"/>
          <w:szCs w:val="20"/>
        </w:rPr>
        <w:t>statements like this I worry ride the line between discussion and results but without them I’m just listing things you can clearly see in the figure</w:t>
      </w:r>
    </w:p>
  </w:comment>
  <w:comment w:id="119" w:author="Marshall, Andrew" w:date="2025-06-09T12:09:00Z" w:initials="AM">
    <w:p w14:paraId="61E29615" w14:textId="77777777" w:rsidR="009A0E02" w:rsidRDefault="009A0E02" w:rsidP="009A0E02">
      <w:r>
        <w:rPr>
          <w:rStyle w:val="CommentReference"/>
        </w:rPr>
        <w:annotationRef/>
      </w:r>
      <w:r>
        <w:rPr>
          <w:color w:val="000000"/>
          <w:sz w:val="20"/>
          <w:szCs w:val="20"/>
        </w:rPr>
        <w:t>As above, I think it is fine to leave this in</w:t>
      </w:r>
    </w:p>
  </w:comment>
  <w:comment w:id="120" w:author="Katherine Ryan Amato" w:date="2025-06-26T16:12:00Z" w:initials="KA">
    <w:p w14:paraId="3F3C4669" w14:textId="77777777" w:rsidR="006E54FB" w:rsidRDefault="006E54FB" w:rsidP="006E54FB">
      <w:r>
        <w:rPr>
          <w:rStyle w:val="CommentReference"/>
        </w:rPr>
        <w:annotationRef/>
      </w:r>
      <w:r>
        <w:rPr>
          <w:sz w:val="20"/>
          <w:szCs w:val="20"/>
        </w:rPr>
        <w:t>agree this is fine</w:t>
      </w:r>
    </w:p>
  </w:comment>
  <w:comment w:id="122" w:author="Marshall, Andrew" w:date="2025-06-09T12:13:00Z" w:initials="AM">
    <w:p w14:paraId="5F42C12F" w14:textId="7329406A" w:rsidR="009A0E02" w:rsidRDefault="009A0E02" w:rsidP="009A0E02">
      <w:r>
        <w:rPr>
          <w:rStyle w:val="CommentReference"/>
        </w:rPr>
        <w:annotationRef/>
      </w:r>
      <w:r>
        <w:rPr>
          <w:color w:val="000000"/>
          <w:sz w:val="20"/>
          <w:szCs w:val="20"/>
        </w:rPr>
        <w:t>I’m not sure what precisely I would cut, but here and in the results more generally this seems like an awful lot of citations for a results section</w:t>
      </w:r>
    </w:p>
  </w:comment>
  <w:comment w:id="121" w:author="Katherine Ryan Amato" w:date="2025-06-26T16:15:00Z" w:initials="KA">
    <w:p w14:paraId="6B40B10A" w14:textId="77777777" w:rsidR="006E54FB" w:rsidRDefault="006E54FB" w:rsidP="006E54FB">
      <w:r>
        <w:rPr>
          <w:rStyle w:val="CommentReference"/>
        </w:rPr>
        <w:annotationRef/>
      </w:r>
      <w:r>
        <w:rPr>
          <w:sz w:val="20"/>
          <w:szCs w:val="20"/>
        </w:rPr>
        <w:t>This might be able to move to the discussion - i know why you have it here...but it may be enough to just say oxygen and energy production are changing...and then you can explain it in more detail in the discussion...</w:t>
      </w:r>
    </w:p>
  </w:comment>
  <w:comment w:id="149" w:author="Lucore, Jordan" w:date="2025-06-01T17:42:00Z" w:initials="JL">
    <w:p w14:paraId="7674D6D8" w14:textId="4F0EFF7F" w:rsidR="009A0E02" w:rsidRDefault="009A0E02" w:rsidP="009A0E02">
      <w:r>
        <w:rPr>
          <w:rStyle w:val="CommentReference"/>
        </w:rPr>
        <w:annotationRef/>
      </w:r>
      <w:r>
        <w:rPr>
          <w:color w:val="000000"/>
          <w:sz w:val="20"/>
          <w:szCs w:val="20"/>
        </w:rPr>
        <w:t xml:space="preserve">phew this is a pretty long results section, but I’m not sure if I can cut it down. Taking out the parts that are more framing and interpretation may help but without them I think this section will lose structure and become totally unreadible. </w:t>
      </w:r>
    </w:p>
  </w:comment>
  <w:comment w:id="150" w:author="Marshall, Andrew" w:date="2025-06-09T12:16:00Z" w:initials="AM">
    <w:p w14:paraId="7B632223" w14:textId="77777777" w:rsidR="009A0E02" w:rsidRDefault="009A0E02" w:rsidP="009A0E02">
      <w:r>
        <w:rPr>
          <w:rStyle w:val="CommentReference"/>
        </w:rPr>
        <w:annotationRef/>
      </w:r>
      <w:r>
        <w:rPr>
          <w:color w:val="000000"/>
          <w:sz w:val="20"/>
          <w:szCs w:val="20"/>
        </w:rPr>
        <w:t>I agree on both counts, that it is long by removing those parts would make it much more difficult to digest.  I think it is fine to leave as is. Let’s see what Katie thinks</w:t>
      </w:r>
    </w:p>
  </w:comment>
  <w:comment w:id="153" w:author="Lucore, Jordan" w:date="2025-06-11T14:48:00Z" w:initials="JL">
    <w:p w14:paraId="32D00A67" w14:textId="53B5FE97" w:rsidR="00D12E65" w:rsidRDefault="00CC71B6" w:rsidP="00D12E65">
      <w:r>
        <w:rPr>
          <w:rStyle w:val="CommentReference"/>
        </w:rPr>
        <w:annotationRef/>
      </w:r>
      <w:r w:rsidR="00D12E65">
        <w:rPr>
          <w:sz w:val="20"/>
          <w:szCs w:val="20"/>
        </w:rPr>
        <w:t xml:space="preserve">Katie, this discussion feels quite long… I’m interested in your thoughts. I’m currently hesitant to cut it because I feel like I’ve already distilled these results so much and I don’t want it to seem like I’m cherry-picking effects. Let me know what you think. </w:t>
      </w:r>
    </w:p>
  </w:comment>
  <w:comment w:id="154" w:author="Katherine Ryan Amato" w:date="2025-06-26T16:28:00Z" w:initials="KA">
    <w:p w14:paraId="00E06EEC" w14:textId="77777777" w:rsidR="005670BE" w:rsidRDefault="005670BE" w:rsidP="005670BE">
      <w:r>
        <w:rPr>
          <w:rStyle w:val="CommentReference"/>
        </w:rPr>
        <w:annotationRef/>
      </w:r>
      <w:r>
        <w:rPr>
          <w:sz w:val="20"/>
          <w:szCs w:val="20"/>
        </w:rPr>
        <w:t>I usually like to start by reminding readers of the main goals (your two questions here) and whether the hypotheses were generally supported or not (before diving into the more detailed analysis) I think that would be useful here</w:t>
      </w:r>
    </w:p>
  </w:comment>
  <w:comment w:id="159" w:author="Katherine Ryan Amato" w:date="2025-06-26T16:30:00Z" w:initials="KA">
    <w:p w14:paraId="761553B7" w14:textId="77777777" w:rsidR="005670BE" w:rsidRDefault="005670BE" w:rsidP="005670BE">
      <w:r>
        <w:rPr>
          <w:rStyle w:val="CommentReference"/>
        </w:rPr>
        <w:annotationRef/>
      </w:r>
      <w:r>
        <w:rPr>
          <w:sz w:val="20"/>
          <w:szCs w:val="20"/>
        </w:rPr>
        <w:t>although your ancestral analysis suggested that taxa that tend to have pathogenic taxa (proteo and campy) are less heat sensitive, which is interesting...</w:t>
      </w:r>
    </w:p>
  </w:comment>
  <w:comment w:id="165" w:author="Katherine Ryan Amato" w:date="2025-06-26T16:33:00Z" w:initials="KA">
    <w:p w14:paraId="3D5AFB99" w14:textId="77777777" w:rsidR="006845F4" w:rsidRDefault="006845F4" w:rsidP="006845F4">
      <w:r>
        <w:rPr>
          <w:rStyle w:val="CommentReference"/>
        </w:rPr>
        <w:annotationRef/>
      </w:r>
      <w:r>
        <w:rPr>
          <w:sz w:val="20"/>
          <w:szCs w:val="20"/>
        </w:rPr>
        <w:t>long sentence...you tend to have long sentences, and shortening some may help readability</w:t>
      </w:r>
    </w:p>
  </w:comment>
  <w:comment w:id="166" w:author="Katherine Ryan Amato" w:date="2025-06-26T16:34:00Z" w:initials="KA">
    <w:p w14:paraId="6810A061" w14:textId="77777777" w:rsidR="006845F4" w:rsidRDefault="006845F4" w:rsidP="006845F4">
      <w:r>
        <w:rPr>
          <w:rStyle w:val="CommentReference"/>
        </w:rPr>
        <w:annotationRef/>
      </w:r>
      <w:r>
        <w:rPr>
          <w:sz w:val="20"/>
          <w:szCs w:val="20"/>
        </w:rPr>
        <w:t>this repeats what you said earlier in the paragraph about short term vs long term...but I like it here...maybe see if you can take it out above or rephrase above?</w:t>
      </w:r>
    </w:p>
  </w:comment>
  <w:comment w:id="180" w:author="Katherine Ryan Amato" w:date="2025-06-26T16:41:00Z" w:initials="KA">
    <w:p w14:paraId="725CFA49" w14:textId="77777777" w:rsidR="006845F4" w:rsidRDefault="006845F4" w:rsidP="006845F4">
      <w:r>
        <w:rPr>
          <w:rStyle w:val="CommentReference"/>
        </w:rPr>
        <w:annotationRef/>
      </w:r>
      <w:r>
        <w:rPr>
          <w:sz w:val="20"/>
          <w:szCs w:val="20"/>
        </w:rPr>
        <w:t>This feels a little repetitive both with the previous paragraph and within this same paragraph</w:t>
      </w:r>
    </w:p>
  </w:comment>
  <w:comment w:id="181" w:author="Katherine Ryan Amato" w:date="2025-06-26T16:41:00Z" w:initials="KA">
    <w:p w14:paraId="6560366D" w14:textId="77777777" w:rsidR="00596491" w:rsidRDefault="00596491" w:rsidP="00596491">
      <w:r>
        <w:rPr>
          <w:rStyle w:val="CommentReference"/>
        </w:rPr>
        <w:annotationRef/>
      </w:r>
      <w:r>
        <w:rPr>
          <w:sz w:val="20"/>
          <w:szCs w:val="20"/>
        </w:rPr>
        <w:t>was this in the results?</w:t>
      </w:r>
    </w:p>
  </w:comment>
  <w:comment w:id="182" w:author="Katherine Ryan Amato" w:date="2025-06-26T16:42:00Z" w:initials="KA">
    <w:p w14:paraId="4F1E67E0" w14:textId="77777777" w:rsidR="00596491" w:rsidRDefault="00596491" w:rsidP="00596491">
      <w:r>
        <w:rPr>
          <w:rStyle w:val="CommentReference"/>
        </w:rPr>
        <w:annotationRef/>
      </w:r>
      <w:r>
        <w:rPr>
          <w:sz w:val="20"/>
          <w:szCs w:val="20"/>
        </w:rPr>
        <w:t>again this paragraph might work better to be fully or partly combined with the previous one...I know it is saying different things than the previous paragraph, but there are aspects of it that feel repetitive.</w:t>
      </w:r>
    </w:p>
  </w:comment>
  <w:comment w:id="183" w:author="Katherine Ryan Amato" w:date="2025-06-26T16:43:00Z" w:initials="KA">
    <w:p w14:paraId="6BE70EB0" w14:textId="77777777" w:rsidR="00596491" w:rsidRDefault="00596491" w:rsidP="00596491">
      <w:r>
        <w:rPr>
          <w:rStyle w:val="CommentReference"/>
        </w:rPr>
        <w:annotationRef/>
      </w:r>
      <w:r>
        <w:rPr>
          <w:sz w:val="20"/>
          <w:szCs w:val="20"/>
        </w:rPr>
        <w:t>This paragraph and the next one are great</w:t>
      </w:r>
    </w:p>
  </w:comment>
  <w:comment w:id="185" w:author="Lucore, Jordan" w:date="2025-06-11T14:57:00Z" w:initials="JL">
    <w:p w14:paraId="2896066A" w14:textId="4A2DC2C9" w:rsidR="00C9348A" w:rsidRDefault="00CC71B6" w:rsidP="00C9348A">
      <w:r>
        <w:rPr>
          <w:rStyle w:val="CommentReference"/>
        </w:rPr>
        <w:annotationRef/>
      </w:r>
      <w:r w:rsidR="00C9348A">
        <w:rPr>
          <w:sz w:val="20"/>
          <w:szCs w:val="20"/>
        </w:rPr>
        <w:t>Katie I’m not sure if I have enough detail in this section please let me know what you think</w:t>
      </w:r>
    </w:p>
  </w:comment>
  <w:comment w:id="186" w:author="Katherine Ryan Amato" w:date="2025-06-26T16:44:00Z" w:initials="KA">
    <w:p w14:paraId="56B648FE" w14:textId="77777777" w:rsidR="00596491" w:rsidRDefault="00596491" w:rsidP="00596491">
      <w:r>
        <w:rPr>
          <w:rStyle w:val="CommentReference"/>
        </w:rPr>
        <w:annotationRef/>
      </w:r>
      <w:r>
        <w:rPr>
          <w:sz w:val="20"/>
          <w:szCs w:val="20"/>
        </w:rPr>
        <w:t>seems fine to me</w:t>
      </w:r>
    </w:p>
  </w:comment>
  <w:comment w:id="187" w:author="Marshall, Andrew" w:date="2025-06-09T12:12:00Z" w:initials="AM">
    <w:p w14:paraId="362D5BC2" w14:textId="1A335B85" w:rsidR="00CE1D11" w:rsidRDefault="00CE1D11" w:rsidP="00CE1D11">
      <w:r>
        <w:rPr>
          <w:rStyle w:val="CommentReference"/>
        </w:rPr>
        <w:annotationRef/>
      </w:r>
      <w:r>
        <w:rPr>
          <w:color w:val="000000"/>
          <w:sz w:val="20"/>
          <w:szCs w:val="20"/>
        </w:rPr>
        <w:t xml:space="preserve">I really like this figure, but I think it is too small to read in places and likely will be flagged by journal figure formatting guidelines. How about making it is portrait, rather than landscape mode, so 2 cols by 3 rows, so the text could be larger? </w:t>
      </w:r>
    </w:p>
  </w:comment>
  <w:comment w:id="188" w:author="Lucore, Jordan" w:date="2025-06-12T08:27:00Z" w:initials="JL">
    <w:p w14:paraId="646B40EF" w14:textId="77777777" w:rsidR="00CE1D11" w:rsidRDefault="00CE1D11" w:rsidP="00CE1D11">
      <w:r>
        <w:rPr>
          <w:rStyle w:val="CommentReference"/>
        </w:rPr>
        <w:annotationRef/>
      </w:r>
      <w:r>
        <w:rPr>
          <w:color w:val="000000"/>
          <w:sz w:val="20"/>
          <w:szCs w:val="20"/>
        </w:rPr>
        <w:t xml:space="preserve">Katie, I’m working on rearranging this figure. </w:t>
      </w:r>
    </w:p>
  </w:comment>
  <w:comment w:id="189" w:author="Lucore, Jordan" w:date="2025-06-02T08:32:00Z" w:initials="JL">
    <w:p w14:paraId="65E00618" w14:textId="77777777" w:rsidR="00CE1D11" w:rsidRDefault="00CE1D11" w:rsidP="00CE1D11">
      <w:r>
        <w:rPr>
          <w:rStyle w:val="CommentReference"/>
        </w:rPr>
        <w:annotationRef/>
      </w:r>
      <w:r>
        <w:rPr>
          <w:color w:val="000000"/>
          <w:sz w:val="20"/>
          <w:szCs w:val="20"/>
        </w:rPr>
        <w:t xml:space="preserve">I decided to add the patheway names to this figure but I know it looks… awful. Some of the names are also crowding and I haven’t figured out how to fix that yet. I have a supplemental table with the modeling information for each pathway which may be sufficient but adding the paths to the figure would be ultra-transparent about the results. What do you think? </w:t>
      </w:r>
    </w:p>
  </w:comment>
  <w:comment w:id="190" w:author="Marshall, Andrew" w:date="2025-06-09T12:31:00Z" w:initials="AM">
    <w:p w14:paraId="5E56B5C3" w14:textId="77777777" w:rsidR="00CE1D11" w:rsidRDefault="00CE1D11" w:rsidP="00CE1D11">
      <w:r>
        <w:rPr>
          <w:rStyle w:val="CommentReference"/>
        </w:rPr>
        <w:annotationRef/>
      </w:r>
      <w:r>
        <w:rPr>
          <w:sz w:val="20"/>
          <w:szCs w:val="20"/>
        </w:rPr>
        <w:t>Yeah, they are pretty clunky. How about including only ones you want to explicitly reference in the paper, and comprehensively list them in the SOM? (the do same with fig 4, too, I would think?)</w:t>
      </w:r>
    </w:p>
  </w:comment>
  <w:comment w:id="191" w:author="Lucore, Jordan" w:date="2025-06-12T08:31:00Z" w:initials="JL">
    <w:p w14:paraId="3120686F" w14:textId="77777777" w:rsidR="00CE1D11" w:rsidRDefault="00CE1D11" w:rsidP="00CE1D11">
      <w:r>
        <w:rPr>
          <w:rStyle w:val="CommentReference"/>
        </w:rPr>
        <w:annotationRef/>
      </w:r>
      <w:r>
        <w:rPr>
          <w:color w:val="000000"/>
          <w:sz w:val="20"/>
          <w:szCs w:val="20"/>
        </w:rPr>
        <w:t xml:space="preserve">Katie what do you think of this suggestion to only include the paths (or taxa on figure 4) that I reference in the paper?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D6F2C2" w15:done="0"/>
  <w15:commentEx w15:paraId="35F933FA" w15:done="0"/>
  <w15:commentEx w15:paraId="116A4A90" w15:done="0"/>
  <w15:commentEx w15:paraId="7359BB3D" w15:done="0"/>
  <w15:commentEx w15:paraId="455B1F6A" w15:done="0"/>
  <w15:commentEx w15:paraId="06DC6963" w15:done="0"/>
  <w15:commentEx w15:paraId="677AC0E9" w15:done="0"/>
  <w15:commentEx w15:paraId="52254CD2" w15:paraIdParent="677AC0E9" w15:done="0"/>
  <w15:commentEx w15:paraId="4E9D20E8" w15:done="0"/>
  <w15:commentEx w15:paraId="4B4A97E6" w15:paraIdParent="4E9D20E8" w15:done="0"/>
  <w15:commentEx w15:paraId="18506E3A" w15:done="0"/>
  <w15:commentEx w15:paraId="3144E693" w15:done="0"/>
  <w15:commentEx w15:paraId="3B560699" w15:done="0"/>
  <w15:commentEx w15:paraId="4ECBA83E" w15:paraIdParent="3B560699" w15:done="0"/>
  <w15:commentEx w15:paraId="129FBF30" w15:done="0"/>
  <w15:commentEx w15:paraId="59F5AE8D" w15:done="0"/>
  <w15:commentEx w15:paraId="750A4A45" w15:done="0"/>
  <w15:commentEx w15:paraId="371CAB40" w15:done="0"/>
  <w15:commentEx w15:paraId="61E29615" w15:paraIdParent="371CAB40" w15:done="0"/>
  <w15:commentEx w15:paraId="3F3C4669" w15:paraIdParent="371CAB40" w15:done="0"/>
  <w15:commentEx w15:paraId="5F42C12F" w15:done="0"/>
  <w15:commentEx w15:paraId="6B40B10A" w15:done="0"/>
  <w15:commentEx w15:paraId="7674D6D8" w15:done="0"/>
  <w15:commentEx w15:paraId="7B632223" w15:paraIdParent="7674D6D8" w15:done="0"/>
  <w15:commentEx w15:paraId="32D00A67" w15:done="0"/>
  <w15:commentEx w15:paraId="00E06EEC" w15:done="0"/>
  <w15:commentEx w15:paraId="761553B7" w15:done="0"/>
  <w15:commentEx w15:paraId="3D5AFB99" w15:done="0"/>
  <w15:commentEx w15:paraId="6810A061" w15:done="0"/>
  <w15:commentEx w15:paraId="725CFA49" w15:done="0"/>
  <w15:commentEx w15:paraId="6560366D" w15:done="0"/>
  <w15:commentEx w15:paraId="4F1E67E0" w15:done="0"/>
  <w15:commentEx w15:paraId="6BE70EB0" w15:done="0"/>
  <w15:commentEx w15:paraId="2896066A" w15:done="0"/>
  <w15:commentEx w15:paraId="56B648FE" w15:paraIdParent="2896066A" w15:done="0"/>
  <w15:commentEx w15:paraId="362D5BC2" w15:done="0"/>
  <w15:commentEx w15:paraId="646B40EF" w15:paraIdParent="362D5BC2" w15:done="0"/>
  <w15:commentEx w15:paraId="65E00618" w15:done="0"/>
  <w15:commentEx w15:paraId="5E56B5C3" w15:paraIdParent="65E00618" w15:done="0"/>
  <w15:commentEx w15:paraId="3120686F" w15:paraIdParent="65E006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CDC4E0" w16cex:dateUtc="2025-06-11T21:01:00Z"/>
  <w16cex:commentExtensible w16cex:durableId="4DDACEBB" w16cex:dateUtc="2025-06-11T21:02:00Z"/>
  <w16cex:commentExtensible w16cex:durableId="2B3402C6" w16cex:dateUtc="2025-06-26T20:19:00Z"/>
  <w16cex:commentExtensible w16cex:durableId="74BF87D9" w16cex:dateUtc="2025-06-26T20:22:00Z"/>
  <w16cex:commentExtensible w16cex:durableId="0DF0ACE2" w16cex:dateUtc="2025-06-26T20:34:00Z"/>
  <w16cex:commentExtensible w16cex:durableId="67F3BD1C" w16cex:dateUtc="2025-06-26T20:33:00Z"/>
  <w16cex:commentExtensible w16cex:durableId="7B45D891" w16cex:dateUtc="2025-06-12T17:10:00Z"/>
  <w16cex:commentExtensible w16cex:durableId="5FDA935C" w16cex:dateUtc="2025-06-26T20:35:00Z"/>
  <w16cex:commentExtensible w16cex:durableId="34514835" w16cex:dateUtc="2025-06-26T20:35:00Z"/>
  <w16cex:commentExtensible w16cex:durableId="4111DB26" w16cex:dateUtc="2025-06-26T20:39:00Z"/>
  <w16cex:commentExtensible w16cex:durableId="6479C3BB" w16cex:dateUtc="2025-06-26T20:39:00Z"/>
  <w16cex:commentExtensible w16cex:durableId="32A2FD29" w16cex:dateUtc="2025-06-26T20:55:00Z"/>
  <w16cex:commentExtensible w16cex:durableId="25A25620" w16cex:dateUtc="2025-06-11T21:03:00Z"/>
  <w16cex:commentExtensible w16cex:durableId="0054267B" w16cex:dateUtc="2025-06-26T20:55:00Z"/>
  <w16cex:commentExtensible w16cex:durableId="5E747B13" w16cex:dateUtc="2025-06-12T12:11:00Z"/>
  <w16cex:commentExtensible w16cex:durableId="7F19ABA2" w16cex:dateUtc="2025-06-12T12:12:00Z"/>
  <w16cex:commentExtensible w16cex:durableId="468CBC2D" w16cex:dateUtc="2025-06-26T21:10:00Z"/>
  <w16cex:commentExtensible w16cex:durableId="518A5CF7" w16cex:dateUtc="2025-06-01T20:50:00Z"/>
  <w16cex:commentExtensible w16cex:durableId="72D16EAE" w16cex:dateUtc="2025-06-09T16:09:00Z"/>
  <w16cex:commentExtensible w16cex:durableId="3CB2F6AF" w16cex:dateUtc="2025-06-26T21:12:00Z"/>
  <w16cex:commentExtensible w16cex:durableId="5FBF1C20" w16cex:dateUtc="2025-06-09T16:13:00Z"/>
  <w16cex:commentExtensible w16cex:durableId="3279E444" w16cex:dateUtc="2025-06-26T21:15:00Z"/>
  <w16cex:commentExtensible w16cex:durableId="345A819D" w16cex:dateUtc="2025-06-01T21:42:00Z"/>
  <w16cex:commentExtensible w16cex:durableId="293C5873" w16cex:dateUtc="2025-06-09T16:16:00Z"/>
  <w16cex:commentExtensible w16cex:durableId="5D2B05C0" w16cex:dateUtc="2025-06-11T18:48:00Z"/>
  <w16cex:commentExtensible w16cex:durableId="072E9EFC" w16cex:dateUtc="2025-06-26T21:28:00Z"/>
  <w16cex:commentExtensible w16cex:durableId="416B9164" w16cex:dateUtc="2025-06-26T21:30:00Z"/>
  <w16cex:commentExtensible w16cex:durableId="0A76708C" w16cex:dateUtc="2025-06-26T21:33:00Z"/>
  <w16cex:commentExtensible w16cex:durableId="36DF952B" w16cex:dateUtc="2025-06-26T21:34:00Z"/>
  <w16cex:commentExtensible w16cex:durableId="40F05347" w16cex:dateUtc="2025-06-26T21:41:00Z"/>
  <w16cex:commentExtensible w16cex:durableId="7665050E" w16cex:dateUtc="2025-06-26T21:41:00Z"/>
  <w16cex:commentExtensible w16cex:durableId="56314A7F" w16cex:dateUtc="2025-06-26T21:42:00Z"/>
  <w16cex:commentExtensible w16cex:durableId="07D41195" w16cex:dateUtc="2025-06-26T21:43:00Z"/>
  <w16cex:commentExtensible w16cex:durableId="2A95A65D" w16cex:dateUtc="2025-06-11T18:57:00Z"/>
  <w16cex:commentExtensible w16cex:durableId="7B06E616" w16cex:dateUtc="2025-06-26T21:44:00Z"/>
  <w16cex:commentExtensible w16cex:durableId="049BD0FF" w16cex:dateUtc="2025-06-09T16:12:00Z"/>
  <w16cex:commentExtensible w16cex:durableId="4663254C" w16cex:dateUtc="2025-06-12T12:27:00Z"/>
  <w16cex:commentExtensible w16cex:durableId="72A60159" w16cex:dateUtc="2025-06-02T12:32:00Z"/>
  <w16cex:commentExtensible w16cex:durableId="35FE1D2B" w16cex:dateUtc="2025-06-09T16:31:00Z"/>
  <w16cex:commentExtensible w16cex:durableId="3CBA352D" w16cex:dateUtc="2025-06-12T1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D6F2C2" w16cid:durableId="04CDC4E0"/>
  <w16cid:commentId w16cid:paraId="35F933FA" w16cid:durableId="4DDACEBB"/>
  <w16cid:commentId w16cid:paraId="116A4A90" w16cid:durableId="2B3402C6"/>
  <w16cid:commentId w16cid:paraId="7359BB3D" w16cid:durableId="74BF87D9"/>
  <w16cid:commentId w16cid:paraId="455B1F6A" w16cid:durableId="0DF0ACE2"/>
  <w16cid:commentId w16cid:paraId="06DC6963" w16cid:durableId="67F3BD1C"/>
  <w16cid:commentId w16cid:paraId="677AC0E9" w16cid:durableId="7B45D891"/>
  <w16cid:commentId w16cid:paraId="52254CD2" w16cid:durableId="5FDA935C"/>
  <w16cid:commentId w16cid:paraId="4E9D20E8" w16cid:durableId="34514835"/>
  <w16cid:commentId w16cid:paraId="4B4A97E6" w16cid:durableId="4111DB26"/>
  <w16cid:commentId w16cid:paraId="18506E3A" w16cid:durableId="6479C3BB"/>
  <w16cid:commentId w16cid:paraId="3144E693" w16cid:durableId="32A2FD29"/>
  <w16cid:commentId w16cid:paraId="3B560699" w16cid:durableId="25A25620"/>
  <w16cid:commentId w16cid:paraId="4ECBA83E" w16cid:durableId="0054267B"/>
  <w16cid:commentId w16cid:paraId="129FBF30" w16cid:durableId="5E747B13"/>
  <w16cid:commentId w16cid:paraId="59F5AE8D" w16cid:durableId="7F19ABA2"/>
  <w16cid:commentId w16cid:paraId="750A4A45" w16cid:durableId="468CBC2D"/>
  <w16cid:commentId w16cid:paraId="371CAB40" w16cid:durableId="518A5CF7"/>
  <w16cid:commentId w16cid:paraId="61E29615" w16cid:durableId="72D16EAE"/>
  <w16cid:commentId w16cid:paraId="3F3C4669" w16cid:durableId="3CB2F6AF"/>
  <w16cid:commentId w16cid:paraId="5F42C12F" w16cid:durableId="5FBF1C20"/>
  <w16cid:commentId w16cid:paraId="6B40B10A" w16cid:durableId="3279E444"/>
  <w16cid:commentId w16cid:paraId="7674D6D8" w16cid:durableId="345A819D"/>
  <w16cid:commentId w16cid:paraId="7B632223" w16cid:durableId="293C5873"/>
  <w16cid:commentId w16cid:paraId="32D00A67" w16cid:durableId="5D2B05C0"/>
  <w16cid:commentId w16cid:paraId="00E06EEC" w16cid:durableId="072E9EFC"/>
  <w16cid:commentId w16cid:paraId="761553B7" w16cid:durableId="416B9164"/>
  <w16cid:commentId w16cid:paraId="3D5AFB99" w16cid:durableId="0A76708C"/>
  <w16cid:commentId w16cid:paraId="6810A061" w16cid:durableId="36DF952B"/>
  <w16cid:commentId w16cid:paraId="725CFA49" w16cid:durableId="40F05347"/>
  <w16cid:commentId w16cid:paraId="6560366D" w16cid:durableId="7665050E"/>
  <w16cid:commentId w16cid:paraId="4F1E67E0" w16cid:durableId="56314A7F"/>
  <w16cid:commentId w16cid:paraId="6BE70EB0" w16cid:durableId="07D41195"/>
  <w16cid:commentId w16cid:paraId="2896066A" w16cid:durableId="2A95A65D"/>
  <w16cid:commentId w16cid:paraId="56B648FE" w16cid:durableId="7B06E616"/>
  <w16cid:commentId w16cid:paraId="362D5BC2" w16cid:durableId="049BD0FF"/>
  <w16cid:commentId w16cid:paraId="646B40EF" w16cid:durableId="4663254C"/>
  <w16cid:commentId w16cid:paraId="65E00618" w16cid:durableId="72A60159"/>
  <w16cid:commentId w16cid:paraId="5E56B5C3" w16cid:durableId="35FE1D2B"/>
  <w16cid:commentId w16cid:paraId="3120686F" w16cid:durableId="3CBA35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D64A6"/>
    <w:multiLevelType w:val="hybridMultilevel"/>
    <w:tmpl w:val="98B6F5EC"/>
    <w:lvl w:ilvl="0" w:tplc="46628BE0">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64104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rson w15:author="Katherine Ryan Amato">
    <w15:presenceInfo w15:providerId="AD" w15:userId="S::kra288@ads.northwestern.edu::4e64a717-cac4-4a3b-b943-e6479e1eea35"/>
  </w15:person>
  <w15:person w15:author="Marshall, Andrew">
    <w15:presenceInfo w15:providerId="AD" w15:userId="S::ajmarsha@umich.edu::e1495f42-9426-4e39-b223-e98e8f7733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5B2"/>
    <w:rsid w:val="000112D5"/>
    <w:rsid w:val="000232D9"/>
    <w:rsid w:val="000365B2"/>
    <w:rsid w:val="00074A66"/>
    <w:rsid w:val="00101852"/>
    <w:rsid w:val="001459B1"/>
    <w:rsid w:val="0015366B"/>
    <w:rsid w:val="001B23D4"/>
    <w:rsid w:val="001F07F9"/>
    <w:rsid w:val="00202749"/>
    <w:rsid w:val="00204905"/>
    <w:rsid w:val="00227077"/>
    <w:rsid w:val="00227837"/>
    <w:rsid w:val="0025066F"/>
    <w:rsid w:val="00253872"/>
    <w:rsid w:val="002708C3"/>
    <w:rsid w:val="0031018E"/>
    <w:rsid w:val="00325A7B"/>
    <w:rsid w:val="00337EBD"/>
    <w:rsid w:val="003563E7"/>
    <w:rsid w:val="003A6EEB"/>
    <w:rsid w:val="003F274E"/>
    <w:rsid w:val="0045125E"/>
    <w:rsid w:val="00455FE7"/>
    <w:rsid w:val="00481C1E"/>
    <w:rsid w:val="00487066"/>
    <w:rsid w:val="00497C02"/>
    <w:rsid w:val="00505AA6"/>
    <w:rsid w:val="00517AA0"/>
    <w:rsid w:val="0053230B"/>
    <w:rsid w:val="005551F2"/>
    <w:rsid w:val="00560793"/>
    <w:rsid w:val="005639BF"/>
    <w:rsid w:val="005670BE"/>
    <w:rsid w:val="00594F77"/>
    <w:rsid w:val="00596491"/>
    <w:rsid w:val="00597CFD"/>
    <w:rsid w:val="005B5DB4"/>
    <w:rsid w:val="005D2D83"/>
    <w:rsid w:val="0060068F"/>
    <w:rsid w:val="006841BE"/>
    <w:rsid w:val="006845F4"/>
    <w:rsid w:val="006B2306"/>
    <w:rsid w:val="006E54FB"/>
    <w:rsid w:val="006F78AD"/>
    <w:rsid w:val="0071461C"/>
    <w:rsid w:val="00735745"/>
    <w:rsid w:val="00752B2B"/>
    <w:rsid w:val="00786FBA"/>
    <w:rsid w:val="007B2C32"/>
    <w:rsid w:val="0081565D"/>
    <w:rsid w:val="00815AC1"/>
    <w:rsid w:val="008435FB"/>
    <w:rsid w:val="008631EB"/>
    <w:rsid w:val="00866B5F"/>
    <w:rsid w:val="008950FC"/>
    <w:rsid w:val="008A09B9"/>
    <w:rsid w:val="00903A8C"/>
    <w:rsid w:val="00903D4B"/>
    <w:rsid w:val="00933031"/>
    <w:rsid w:val="00984A77"/>
    <w:rsid w:val="009A0E02"/>
    <w:rsid w:val="00A00722"/>
    <w:rsid w:val="00A87379"/>
    <w:rsid w:val="00B25D69"/>
    <w:rsid w:val="00B37C11"/>
    <w:rsid w:val="00B85B7C"/>
    <w:rsid w:val="00BF1035"/>
    <w:rsid w:val="00C03151"/>
    <w:rsid w:val="00C177E1"/>
    <w:rsid w:val="00C24E24"/>
    <w:rsid w:val="00C57268"/>
    <w:rsid w:val="00C66F1B"/>
    <w:rsid w:val="00C74079"/>
    <w:rsid w:val="00C9348A"/>
    <w:rsid w:val="00CC71B6"/>
    <w:rsid w:val="00CE1D11"/>
    <w:rsid w:val="00D070A3"/>
    <w:rsid w:val="00D12E65"/>
    <w:rsid w:val="00D31BE3"/>
    <w:rsid w:val="00DC6E52"/>
    <w:rsid w:val="00DE097D"/>
    <w:rsid w:val="00E344E1"/>
    <w:rsid w:val="00E356F2"/>
    <w:rsid w:val="00E410C3"/>
    <w:rsid w:val="00E73D23"/>
    <w:rsid w:val="00E81A2E"/>
    <w:rsid w:val="00ED63FA"/>
    <w:rsid w:val="00EE3B0C"/>
    <w:rsid w:val="00F717A6"/>
    <w:rsid w:val="00F73CBB"/>
    <w:rsid w:val="00FB4C69"/>
    <w:rsid w:val="00FC0FFC"/>
    <w:rsid w:val="00FD15B2"/>
    <w:rsid w:val="00FD4BB1"/>
    <w:rsid w:val="00FE0EB0"/>
    <w:rsid w:val="00FE6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AED3"/>
  <w15:chartTrackingRefBased/>
  <w15:docId w15:val="{F44ACF0E-15C4-DD45-ABFA-5C7901325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B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1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5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5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5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5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5B2"/>
    <w:rPr>
      <w:rFonts w:eastAsiaTheme="majorEastAsia" w:cstheme="majorBidi"/>
      <w:color w:val="272727" w:themeColor="text1" w:themeTint="D8"/>
    </w:rPr>
  </w:style>
  <w:style w:type="paragraph" w:styleId="Title">
    <w:name w:val="Title"/>
    <w:basedOn w:val="Normal"/>
    <w:next w:val="Normal"/>
    <w:link w:val="TitleChar"/>
    <w:uiPriority w:val="10"/>
    <w:qFormat/>
    <w:rsid w:val="00FD15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5B2"/>
    <w:pPr>
      <w:spacing w:before="160"/>
      <w:jc w:val="center"/>
    </w:pPr>
    <w:rPr>
      <w:i/>
      <w:iCs/>
      <w:color w:val="404040" w:themeColor="text1" w:themeTint="BF"/>
    </w:rPr>
  </w:style>
  <w:style w:type="character" w:customStyle="1" w:styleId="QuoteChar">
    <w:name w:val="Quote Char"/>
    <w:basedOn w:val="DefaultParagraphFont"/>
    <w:link w:val="Quote"/>
    <w:uiPriority w:val="29"/>
    <w:rsid w:val="00FD15B2"/>
    <w:rPr>
      <w:i/>
      <w:iCs/>
      <w:color w:val="404040" w:themeColor="text1" w:themeTint="BF"/>
    </w:rPr>
  </w:style>
  <w:style w:type="paragraph" w:styleId="ListParagraph">
    <w:name w:val="List Paragraph"/>
    <w:basedOn w:val="Normal"/>
    <w:uiPriority w:val="34"/>
    <w:qFormat/>
    <w:rsid w:val="00FD15B2"/>
    <w:pPr>
      <w:ind w:left="720"/>
      <w:contextualSpacing/>
    </w:pPr>
  </w:style>
  <w:style w:type="character" w:styleId="IntenseEmphasis">
    <w:name w:val="Intense Emphasis"/>
    <w:basedOn w:val="DefaultParagraphFont"/>
    <w:uiPriority w:val="21"/>
    <w:qFormat/>
    <w:rsid w:val="00FD15B2"/>
    <w:rPr>
      <w:i/>
      <w:iCs/>
      <w:color w:val="0F4761" w:themeColor="accent1" w:themeShade="BF"/>
    </w:rPr>
  </w:style>
  <w:style w:type="paragraph" w:styleId="IntenseQuote">
    <w:name w:val="Intense Quote"/>
    <w:basedOn w:val="Normal"/>
    <w:next w:val="Normal"/>
    <w:link w:val="IntenseQuoteChar"/>
    <w:uiPriority w:val="30"/>
    <w:qFormat/>
    <w:rsid w:val="00FD1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5B2"/>
    <w:rPr>
      <w:i/>
      <w:iCs/>
      <w:color w:val="0F4761" w:themeColor="accent1" w:themeShade="BF"/>
    </w:rPr>
  </w:style>
  <w:style w:type="character" w:styleId="IntenseReference">
    <w:name w:val="Intense Reference"/>
    <w:basedOn w:val="DefaultParagraphFont"/>
    <w:uiPriority w:val="32"/>
    <w:qFormat/>
    <w:rsid w:val="00FD15B2"/>
    <w:rPr>
      <w:b/>
      <w:bCs/>
      <w:smallCaps/>
      <w:color w:val="0F4761" w:themeColor="accent1" w:themeShade="BF"/>
      <w:spacing w:val="5"/>
    </w:rPr>
  </w:style>
  <w:style w:type="character" w:styleId="Emphasis">
    <w:name w:val="Emphasis"/>
    <w:basedOn w:val="DefaultParagraphFont"/>
    <w:uiPriority w:val="20"/>
    <w:qFormat/>
    <w:rsid w:val="00FD15B2"/>
    <w:rPr>
      <w:i/>
      <w:iCs/>
    </w:rPr>
  </w:style>
  <w:style w:type="character" w:styleId="Hyperlink">
    <w:name w:val="Hyperlink"/>
    <w:basedOn w:val="DefaultParagraphFont"/>
    <w:uiPriority w:val="99"/>
    <w:unhideWhenUsed/>
    <w:rsid w:val="00FD15B2"/>
    <w:rPr>
      <w:color w:val="467886" w:themeColor="hyperlink"/>
      <w:u w:val="single"/>
    </w:rPr>
  </w:style>
  <w:style w:type="character" w:styleId="CommentReference">
    <w:name w:val="annotation reference"/>
    <w:basedOn w:val="DefaultParagraphFont"/>
    <w:uiPriority w:val="99"/>
    <w:semiHidden/>
    <w:unhideWhenUsed/>
    <w:rsid w:val="00C57268"/>
    <w:rPr>
      <w:sz w:val="16"/>
      <w:szCs w:val="16"/>
    </w:rPr>
  </w:style>
  <w:style w:type="character" w:styleId="HTMLCode">
    <w:name w:val="HTML Code"/>
    <w:basedOn w:val="DefaultParagraphFont"/>
    <w:uiPriority w:val="99"/>
    <w:semiHidden/>
    <w:unhideWhenUsed/>
    <w:rsid w:val="00903A8C"/>
    <w:rPr>
      <w:rFonts w:ascii="Courier New" w:eastAsia="Times New Roman" w:hAnsi="Courier New" w:cs="Courier New"/>
      <w:sz w:val="20"/>
      <w:szCs w:val="20"/>
    </w:rPr>
  </w:style>
  <w:style w:type="character" w:styleId="Strong">
    <w:name w:val="Strong"/>
    <w:basedOn w:val="DefaultParagraphFont"/>
    <w:uiPriority w:val="22"/>
    <w:qFormat/>
    <w:rsid w:val="005B5DB4"/>
    <w:rPr>
      <w:b/>
      <w:bCs/>
    </w:rPr>
  </w:style>
  <w:style w:type="paragraph" w:styleId="NormalWeb">
    <w:name w:val="Normal (Web)"/>
    <w:basedOn w:val="Normal"/>
    <w:uiPriority w:val="99"/>
    <w:unhideWhenUsed/>
    <w:rsid w:val="00786FBA"/>
    <w:pPr>
      <w:spacing w:before="100" w:beforeAutospacing="1" w:after="100" w:afterAutospacing="1"/>
    </w:pPr>
  </w:style>
  <w:style w:type="paragraph" w:styleId="CommentText">
    <w:name w:val="annotation text"/>
    <w:basedOn w:val="Normal"/>
    <w:link w:val="CommentTextChar"/>
    <w:uiPriority w:val="99"/>
    <w:semiHidden/>
    <w:unhideWhenUsed/>
    <w:rsid w:val="00CC71B6"/>
    <w:rPr>
      <w:sz w:val="20"/>
      <w:szCs w:val="20"/>
    </w:rPr>
  </w:style>
  <w:style w:type="character" w:customStyle="1" w:styleId="CommentTextChar">
    <w:name w:val="Comment Text Char"/>
    <w:basedOn w:val="DefaultParagraphFont"/>
    <w:link w:val="CommentText"/>
    <w:uiPriority w:val="99"/>
    <w:semiHidden/>
    <w:rsid w:val="00CC71B6"/>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C71B6"/>
    <w:rPr>
      <w:b/>
      <w:bCs/>
    </w:rPr>
  </w:style>
  <w:style w:type="character" w:customStyle="1" w:styleId="CommentSubjectChar">
    <w:name w:val="Comment Subject Char"/>
    <w:basedOn w:val="CommentTextChar"/>
    <w:link w:val="CommentSubject"/>
    <w:uiPriority w:val="99"/>
    <w:semiHidden/>
    <w:rsid w:val="00CC71B6"/>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EE3B0C"/>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ntTable" Target="fontTable.xml"/><Relationship Id="rId7" Type="http://schemas.microsoft.com/office/2016/09/relationships/commentsIds" Target="commentsId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emf"/><Relationship Id="rId5" Type="http://schemas.openxmlformats.org/officeDocument/2006/relationships/comments" Target="comment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hyperlink" Target="http://www.earthmicrobiome.org" TargetMode="External"/><Relationship Id="rId14" Type="http://schemas.openxmlformats.org/officeDocument/2006/relationships/image" Target="media/image5.em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28</Pages>
  <Words>80146</Words>
  <Characters>456836</Characters>
  <Application>Microsoft Office Word</Application>
  <DocSecurity>0</DocSecurity>
  <Lines>3806</Lines>
  <Paragraphs>1071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5</cp:revision>
  <dcterms:created xsi:type="dcterms:W3CDTF">2025-06-26T20:56:00Z</dcterms:created>
  <dcterms:modified xsi:type="dcterms:W3CDTF">2025-07-11T18:21:00Z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id="DJBZk0OA"/&gt;&lt;style id="http://www.zotero.org/styles/apa" locale="en-US" hasBibliography="1" bibliographyStyleHasBeenSet="0"/&gt;&lt;prefs&gt;&lt;pref name="fieldType" value="Field"/&gt;&lt;/prefs&gt;&lt;/data&gt;</vt:lpwstr>
  </property>
</Properties>
</file>
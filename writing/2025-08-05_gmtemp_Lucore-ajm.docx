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1F71" w14:textId="76F7CA82" w:rsidR="002C24BA" w:rsidRPr="00E410C3" w:rsidRDefault="002C24BA" w:rsidP="002C24BA">
      <w:pPr>
        <w:rPr>
          <w:sz w:val="28"/>
          <w:szCs w:val="28"/>
        </w:rPr>
      </w:pPr>
      <w:r w:rsidRPr="00E410C3">
        <w:rPr>
          <w:sz w:val="28"/>
          <w:szCs w:val="28"/>
        </w:rPr>
        <w:t>Heat-induced physiological cascade affects gut microbiome composition and disrupts microbiome-immune homeostasis in a wild primate</w:t>
      </w:r>
    </w:p>
    <w:p w14:paraId="6E90D89D" w14:textId="77777777" w:rsidR="008631EB" w:rsidRDefault="008631EB"/>
    <w:p w14:paraId="05714516" w14:textId="42037194" w:rsidR="002C24BA" w:rsidRPr="00E410C3" w:rsidRDefault="002C24BA" w:rsidP="002C24BA">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65741C14" w14:textId="77777777" w:rsidR="002C24BA" w:rsidRPr="00E410C3" w:rsidRDefault="002C24BA" w:rsidP="002C24BA"/>
    <w:p w14:paraId="32662939" w14:textId="0D1CA47B" w:rsidR="002C24BA" w:rsidRDefault="002C24BA" w:rsidP="002C24B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14483026" w14:textId="77777777" w:rsidR="002C24BA" w:rsidRDefault="002C24BA" w:rsidP="002C24BA"/>
    <w:p w14:paraId="3B99F289" w14:textId="46E444DF" w:rsidR="002C24BA" w:rsidRDefault="002C24BA" w:rsidP="002C24BA">
      <w:r>
        <w:t>*These authors contributed equally to this work.</w:t>
      </w:r>
    </w:p>
    <w:p w14:paraId="38BD89E8" w14:textId="77777777" w:rsidR="002C24BA" w:rsidRDefault="002C24BA" w:rsidP="002C24BA"/>
    <w:p w14:paraId="306BDD60" w14:textId="52FE4EDB" w:rsidR="002C24BA" w:rsidRDefault="002C24BA" w:rsidP="002C24BA">
      <w:r>
        <w:t>Key words: gut microbiome, neopterin, climate change, heat stress, endotherm</w:t>
      </w:r>
    </w:p>
    <w:p w14:paraId="216D9EC9" w14:textId="77777777" w:rsidR="002C24BA" w:rsidRDefault="002C24BA"/>
    <w:p w14:paraId="32A78B75" w14:textId="197CCFED" w:rsidR="00BA3DF0" w:rsidRDefault="002C24BA" w:rsidP="00BA3DF0">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w:t>
      </w:r>
      <w:ins w:id="0" w:author="Marshall, Andrew" w:date="2025-08-12T09:41:00Z" w16du:dateUtc="2025-08-12T13:41:00Z">
        <w:r w:rsidR="00186255">
          <w:t xml:space="preserve">negatively </w:t>
        </w:r>
      </w:ins>
      <w:r>
        <w:t xml:space="preserve">affect </w:t>
      </w:r>
      <w:commentRangeStart w:id="1"/>
      <w:r>
        <w:t xml:space="preserve">diverse </w:t>
      </w:r>
      <w:commentRangeEnd w:id="1"/>
      <w:r w:rsidR="00186255">
        <w:rPr>
          <w:rStyle w:val="CommentReference"/>
        </w:rPr>
        <w:commentReference w:id="1"/>
      </w:r>
      <w:r>
        <w:t>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that disrupts</w:t>
      </w:r>
      <w:r w:rsidR="008C1952">
        <w:t xml:space="preserve"> host</w:t>
      </w:r>
      <w:r>
        <w:t xml:space="preserve"> </w:t>
      </w:r>
      <w:commentRangeStart w:id="2"/>
      <w:r>
        <w:t>microbiome-immune homeostasis in a wild primate</w:t>
      </w:r>
      <w:del w:id="3" w:author="Marshall, Andrew" w:date="2025-08-12T09:45:00Z" w16du:dateUtc="2025-08-12T13:45:00Z">
        <w:r w:rsidDel="00061C9D">
          <w:delText xml:space="preserve"> </w:delText>
        </w:r>
      </w:del>
      <w:ins w:id="4" w:author="Marshall, Andrew" w:date="2025-08-12T09:45:00Z" w16du:dateUtc="2025-08-12T13:45:00Z">
        <w:r w:rsidR="00061C9D">
          <w:t xml:space="preserve"> species</w:t>
        </w:r>
      </w:ins>
      <w:del w:id="5" w:author="Marshall, Andrew" w:date="2025-08-12T09:45:00Z" w16du:dateUtc="2025-08-12T13:45:00Z">
        <w:r w:rsidDel="00061C9D">
          <w:delText>population</w:delText>
        </w:r>
        <w:commentRangeEnd w:id="2"/>
        <w:r w:rsidR="00061C9D" w:rsidDel="00061C9D">
          <w:rPr>
            <w:rStyle w:val="CommentReference"/>
          </w:rPr>
          <w:commentReference w:id="2"/>
        </w:r>
      </w:del>
      <w:r>
        <w:t>.</w:t>
      </w:r>
      <w:r w:rsidR="008C1952">
        <w:t xml:space="preserve"> </w:t>
      </w:r>
      <w:r w:rsidR="00597A43">
        <w:t xml:space="preserve">Rising temperatures may increase the risk of chronic gut inflammation by reducing </w:t>
      </w:r>
      <w:r w:rsidR="00CD5A2A">
        <w:t>the host's</w:t>
      </w:r>
      <w:r w:rsidR="00597A43">
        <w:t xml:space="preserve"> tolerance </w:t>
      </w:r>
      <w:r w:rsidR="00CD5A2A">
        <w:t>to</w:t>
      </w:r>
      <w:r w:rsidR="00597A43">
        <w:t xml:space="preserve"> </w:t>
      </w:r>
      <w:r w:rsidR="006461ED">
        <w:t xml:space="preserve">gut microbes, </w:t>
      </w:r>
      <w:r w:rsidR="00CD5A2A">
        <w:t>highlighting</w:t>
      </w:r>
      <w:r w:rsidR="00BA3DF0">
        <w:t xml:space="preserve"> a </w:t>
      </w:r>
      <w:r w:rsidR="00BA3DF0" w:rsidRPr="004A358B">
        <w:t>biologically plausible mechanism through which climate change threatens host resilience</w:t>
      </w:r>
      <w:r w:rsidR="00BA3DF0">
        <w:t xml:space="preserve">. </w:t>
      </w:r>
    </w:p>
    <w:p w14:paraId="036BC505" w14:textId="77777777" w:rsidR="00597A43" w:rsidRDefault="00597A43" w:rsidP="002C24BA"/>
    <w:p w14:paraId="69C81013" w14:textId="55F1CF85" w:rsidR="000A7B75" w:rsidRDefault="000A7B75" w:rsidP="000A7B75">
      <w:commentRangeStart w:id="6"/>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w:t>
      </w:r>
      <w:r w:rsidR="006461ED">
        <w:t>mechanism</w:t>
      </w:r>
      <w:r>
        <w:t xml:space="preserve"> by which climate change could </w:t>
      </w:r>
      <w:ins w:id="7" w:author="Marshall, Andrew" w:date="2025-08-12T09:47:00Z" w16du:dateUtc="2025-08-12T13:47:00Z">
        <w:r w:rsidR="00061C9D">
          <w:t xml:space="preserve">negatively </w:t>
        </w:r>
      </w:ins>
      <w:r>
        <w:t xml:space="preserve">impact endotherm species. </w:t>
      </w:r>
      <w:commentRangeEnd w:id="6"/>
      <w:r w:rsidR="00061C9D">
        <w:rPr>
          <w:rStyle w:val="CommentReference"/>
        </w:rPr>
        <w:commentReference w:id="6"/>
      </w:r>
    </w:p>
    <w:p w14:paraId="1C7FB178" w14:textId="77777777" w:rsidR="000A7B75" w:rsidRDefault="000A7B75" w:rsidP="002C24BA"/>
    <w:p w14:paraId="555A7190" w14:textId="09C39049" w:rsidR="00597A43" w:rsidRDefault="00597A43" w:rsidP="002C24BA">
      <w:r>
        <w:t xml:space="preserve">Introduction: </w:t>
      </w:r>
    </w:p>
    <w:p w14:paraId="0C46C3C4" w14:textId="624A6F4A" w:rsidR="00597A43" w:rsidRDefault="00597A43" w:rsidP="00597A43">
      <w:r>
        <w:t>Rising temperatures due to climate change are predicted to push species beyond their evolved thermal tolerance</w:t>
      </w:r>
      <w:ins w:id="8" w:author="Marshall, Andrew" w:date="2025-08-12T09:48:00Z" w16du:dateUtc="2025-08-12T13:48:00Z">
        <w:r w:rsidR="003355F5">
          <w:t>s</w:t>
        </w:r>
      </w:ins>
      <w:r>
        <w:t xml:space="preserve"> and challenge them to adapt to hotter climates </w:t>
      </w:r>
      <w:r>
        <w:fldChar w:fldCharType="begin"/>
      </w:r>
      <w:r w:rsidR="00DD12D1">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DD12D1" w:rsidRPr="00DD12D1">
        <w:t>(</w:t>
      </w:r>
      <w:r w:rsidR="00DD12D1" w:rsidRPr="00DD12D1">
        <w:rPr>
          <w:i/>
          <w:iCs/>
        </w:rPr>
        <w:t>1</w:t>
      </w:r>
      <w:r w:rsidR="00DD12D1" w:rsidRPr="00DD12D1">
        <w:t xml:space="preserve">, </w:t>
      </w:r>
      <w:r w:rsidR="00DD12D1" w:rsidRPr="00DD12D1">
        <w:rPr>
          <w:i/>
          <w:iCs/>
        </w:rPr>
        <w:t>2</w:t>
      </w:r>
      <w:r w:rsidR="00DD12D1"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rsidR="00DD12D1">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00DD12D1" w:rsidRPr="00DD12D1">
        <w:t>(</w:t>
      </w:r>
      <w:r w:rsidR="00DD12D1" w:rsidRPr="00DD12D1">
        <w:rPr>
          <w:i/>
          <w:iCs/>
        </w:rPr>
        <w:t>3</w:t>
      </w:r>
      <w:r w:rsidR="00DD12D1" w:rsidRPr="00DD12D1">
        <w:t xml:space="preserve">, </w:t>
      </w:r>
      <w:r w:rsidR="00DD12D1" w:rsidRPr="00DD12D1">
        <w:rPr>
          <w:i/>
          <w:iCs/>
        </w:rPr>
        <w:t>4</w:t>
      </w:r>
      <w:r w:rsidR="00DD12D1" w:rsidRPr="00DD12D1">
        <w:t>)</w:t>
      </w:r>
      <w:r>
        <w:fldChar w:fldCharType="end"/>
      </w:r>
      <w:r>
        <w:t xml:space="preserve">. Much of this research has focused on ectotherms, whose lack of physiological thermoregulation makes them particularly vulnerable to high temperatures </w:t>
      </w:r>
      <w:r>
        <w:fldChar w:fldCharType="begin"/>
      </w:r>
      <w:r w:rsidR="00DD12D1">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00DD12D1" w:rsidRPr="00DD12D1">
        <w:t>(</w:t>
      </w:r>
      <w:r w:rsidR="00DD12D1" w:rsidRPr="00DD12D1">
        <w:rPr>
          <w:i/>
          <w:iCs/>
        </w:rPr>
        <w:t>4</w:t>
      </w:r>
      <w:r w:rsidR="00DD12D1" w:rsidRPr="00DD12D1">
        <w:t>–</w:t>
      </w:r>
      <w:r w:rsidR="00DD12D1" w:rsidRPr="00DD12D1">
        <w:rPr>
          <w:i/>
          <w:iCs/>
        </w:rPr>
        <w:t>6</w:t>
      </w:r>
      <w:r w:rsidR="00DD12D1" w:rsidRPr="00DD12D1">
        <w:t>)</w:t>
      </w:r>
      <w:r>
        <w:fldChar w:fldCharType="end"/>
      </w:r>
      <w:r>
        <w:t xml:space="preserve">. However, mounting evidence suggests that endotherms are also physiologically susceptible to heat </w:t>
      </w:r>
      <w:r>
        <w:fldChar w:fldCharType="begin"/>
      </w:r>
      <w:r w:rsidR="00DD12D1">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7</w:t>
      </w:r>
      <w:r w:rsidR="00DD12D1" w:rsidRPr="00DD12D1">
        <w:t xml:space="preserve">, </w:t>
      </w:r>
      <w:r w:rsidR="00DD12D1" w:rsidRPr="00DD12D1">
        <w:rPr>
          <w:i/>
          <w:iCs/>
        </w:rPr>
        <w:t>8</w:t>
      </w:r>
      <w:r w:rsidR="00DD12D1"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studies suggest that microbiomes may play a key role in determining the thermal tolerances of their host species </w:t>
      </w:r>
      <w:r>
        <w:fldChar w:fldCharType="begin"/>
      </w:r>
      <w:r w:rsidR="00DD12D1">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DD12D1" w:rsidRPr="00DD12D1">
        <w:t>(</w:t>
      </w:r>
      <w:r w:rsidR="00DD12D1" w:rsidRPr="00DD12D1">
        <w:rPr>
          <w:i/>
          <w:iCs/>
        </w:rPr>
        <w:t>9</w:t>
      </w:r>
      <w:r w:rsidR="00DD12D1" w:rsidRPr="00DD12D1">
        <w:t xml:space="preserve">, </w:t>
      </w:r>
      <w:r w:rsidR="00DD12D1" w:rsidRPr="00DD12D1">
        <w:rPr>
          <w:i/>
          <w:iCs/>
        </w:rPr>
        <w:t>10</w:t>
      </w:r>
      <w:r w:rsidR="00DD12D1" w:rsidRPr="00DD12D1">
        <w:t>)</w:t>
      </w:r>
      <w:r>
        <w:fldChar w:fldCharType="end"/>
      </w:r>
      <w:r>
        <w:t xml:space="preserve"> </w:t>
      </w:r>
      <w:commentRangeStart w:id="9"/>
      <w:commentRangeStart w:id="10"/>
      <w:r>
        <w:t xml:space="preserve">and could be important in facilitating adaptation to higher temperatures </w:t>
      </w:r>
      <w:r>
        <w:fldChar w:fldCharType="begin"/>
      </w:r>
      <w:r w:rsidR="00DD12D1">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DD12D1" w:rsidRPr="00DD12D1">
        <w:t>(</w:t>
      </w:r>
      <w:r w:rsidR="00DD12D1" w:rsidRPr="00DD12D1">
        <w:rPr>
          <w:i/>
          <w:iCs/>
        </w:rPr>
        <w:t>11</w:t>
      </w:r>
      <w:r w:rsidR="00DD12D1" w:rsidRPr="00DD12D1">
        <w:t>–</w:t>
      </w:r>
      <w:r w:rsidR="00DD12D1" w:rsidRPr="00DD12D1">
        <w:rPr>
          <w:i/>
          <w:iCs/>
        </w:rPr>
        <w:t>13</w:t>
      </w:r>
      <w:r w:rsidR="00DD12D1" w:rsidRPr="00DD12D1">
        <w:t>)</w:t>
      </w:r>
      <w:r>
        <w:fldChar w:fldCharType="end"/>
      </w:r>
      <w:r>
        <w:t>. For example, experimental research has shown that heat stress can deplete microbiome communities and has been associated with negative phenotypic, survivorship, and fitness outcomes</w:t>
      </w:r>
      <w:commentRangeEnd w:id="9"/>
      <w:r w:rsidR="00BF5390">
        <w:rPr>
          <w:rStyle w:val="CommentReference"/>
        </w:rPr>
        <w:commentReference w:id="9"/>
      </w:r>
      <w:commentRangeEnd w:id="10"/>
      <w:r w:rsidR="00A63AC5">
        <w:rPr>
          <w:rStyle w:val="CommentReference"/>
        </w:rPr>
        <w:commentReference w:id="10"/>
      </w:r>
      <w:r>
        <w:t xml:space="preserve"> </w:t>
      </w:r>
      <w:r>
        <w:fldChar w:fldCharType="begin"/>
      </w:r>
      <w:r w:rsidR="00DD12D1">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DD12D1" w:rsidRPr="00DD12D1">
        <w:t>(</w:t>
      </w:r>
      <w:r w:rsidR="00DD12D1" w:rsidRPr="00DD12D1">
        <w:rPr>
          <w:i/>
          <w:iCs/>
        </w:rPr>
        <w:t>14</w:t>
      </w:r>
      <w:r w:rsidR="00DD12D1" w:rsidRPr="00DD12D1">
        <w:t xml:space="preserve">, </w:t>
      </w:r>
      <w:r w:rsidR="00DD12D1" w:rsidRPr="00DD12D1">
        <w:rPr>
          <w:i/>
          <w:iCs/>
        </w:rPr>
        <w:t>15</w:t>
      </w:r>
      <w:r w:rsidR="00DD12D1" w:rsidRPr="00DD12D1">
        <w:t>)</w:t>
      </w:r>
      <w:r>
        <w:fldChar w:fldCharType="end"/>
      </w:r>
      <w:r>
        <w:t>.</w:t>
      </w:r>
      <w:r w:rsidR="00143DA7">
        <w:t xml:space="preserve"> While this research highlights that heat is an important determinant of host-microbiome relationships, it has largely been conducted in laboratory settings and offers limited insight into how these dynamics function in ecologically relevant contexts.</w:t>
      </w:r>
    </w:p>
    <w:p w14:paraId="70E5AEA9" w14:textId="7140C14F" w:rsidR="00597A43" w:rsidRDefault="00597A43" w:rsidP="009718F1">
      <w:pPr>
        <w:ind w:firstLine="720"/>
      </w:pPr>
      <w:r>
        <w:t xml:space="preserve">The gastrointestinal tract is home to a particularly dense microbial community, the gut microbiome, that plays a crucial role in regulating host responses to environmental change </w:t>
      </w:r>
      <w:r>
        <w:fldChar w:fldCharType="begin"/>
      </w:r>
      <w:r w:rsidR="00DD12D1">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DD12D1" w:rsidRPr="00DD12D1">
        <w:t>(</w:t>
      </w:r>
      <w:r w:rsidR="00DD12D1" w:rsidRPr="00DD12D1">
        <w:rPr>
          <w:i/>
          <w:iCs/>
        </w:rPr>
        <w:t>16</w:t>
      </w:r>
      <w:r w:rsidR="00DD12D1" w:rsidRPr="00DD12D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DD12D1">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rsidRPr="00EB3A97">
        <w:t xml:space="preserve"> </w:t>
      </w:r>
      <w:r>
        <w:t xml:space="preserve">and are linked to changes in host digestion, metabolism, and immune function </w:t>
      </w:r>
      <w:r>
        <w:fldChar w:fldCharType="begin"/>
      </w:r>
      <w:r w:rsidR="00DD12D1">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18</w:t>
      </w:r>
      <w:r w:rsidR="00DD12D1" w:rsidRPr="00DD12D1">
        <w:t>–</w:t>
      </w:r>
      <w:r w:rsidR="00DD12D1" w:rsidRPr="00DD12D1">
        <w:rPr>
          <w:i/>
          <w:iCs/>
        </w:rPr>
        <w:t>21</w:t>
      </w:r>
      <w:r w:rsidR="00DD12D1" w:rsidRPr="00DD12D1">
        <w:t>)</w:t>
      </w:r>
      <w:r>
        <w:fldChar w:fldCharType="end"/>
      </w:r>
      <w:r w:rsidR="009718F1">
        <w:t xml:space="preserve">, but these relationships have yet to be demonstrated in wild populations. </w:t>
      </w:r>
      <w:r>
        <w:t xml:space="preserve">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DD12D1">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DD12D1" w:rsidRPr="00DD12D1">
        <w:t>(</w:t>
      </w:r>
      <w:r w:rsidR="00DD12D1" w:rsidRPr="00DD12D1">
        <w:rPr>
          <w:i/>
          <w:iCs/>
        </w:rPr>
        <w:t>22</w:t>
      </w:r>
      <w:r w:rsidR="00DD12D1" w:rsidRPr="00DD12D1">
        <w:t xml:space="preserve">, </w:t>
      </w:r>
      <w:r w:rsidR="00DD12D1" w:rsidRPr="00DD12D1">
        <w:rPr>
          <w:i/>
          <w:iCs/>
        </w:rPr>
        <w:t>23</w:t>
      </w:r>
      <w:r w:rsidR="00DD12D1" w:rsidRPr="00DD12D1">
        <w:t>)</w:t>
      </w:r>
      <w:r>
        <w:fldChar w:fldCharType="end"/>
      </w:r>
      <w:r>
        <w:t xml:space="preserve">, compromise the epithelial barrier </w:t>
      </w:r>
      <w:r>
        <w:fldChar w:fldCharType="begin"/>
      </w:r>
      <w:r w:rsidR="00DD12D1">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DD12D1">
        <w:rPr>
          <w:rFonts w:ascii="Cambria Math" w:hAnsi="Cambria Math" w:cs="Cambria Math"/>
        </w:rPr>
        <w:instrText>∼</w:instrText>
      </w:r>
      <w:r w:rsidR="00DD12D1">
        <w:instrText xml:space="preserve">37°C or heated over 90 min to a core body temperature of </w:instrText>
      </w:r>
      <w:r w:rsidR="00DD12D1">
        <w:rPr>
          <w:rFonts w:ascii="Cambria Math" w:hAnsi="Cambria Math" w:cs="Cambria Math"/>
        </w:rPr>
        <w:instrText>∼</w:instrText>
      </w:r>
      <w:r w:rsidR="00DD12D1">
        <w:instrText xml:space="preserve">41, </w:instrText>
      </w:r>
      <w:r w:rsidR="00DD12D1">
        <w:rPr>
          <w:rFonts w:ascii="Cambria Math" w:hAnsi="Cambria Math" w:cs="Cambria Math"/>
        </w:rPr>
        <w:instrText>∼</w:instrText>
      </w:r>
      <w:r w:rsidR="00DD12D1">
        <w:instrText xml:space="preserve">41.5, or </w:instrText>
      </w:r>
      <w:r w:rsidR="00DD12D1">
        <w:rPr>
          <w:rFonts w:ascii="Cambria Math" w:hAnsi="Cambria Math" w:cs="Cambria Math"/>
        </w:rPr>
        <w:instrText>∼</w:instrText>
      </w:r>
      <w:r w:rsidR="00DD12D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DD12D1" w:rsidRPr="00DD12D1">
        <w:t>(</w:t>
      </w:r>
      <w:r w:rsidR="00DD12D1" w:rsidRPr="00DD12D1">
        <w:rPr>
          <w:i/>
          <w:iCs/>
        </w:rPr>
        <w:t>24</w:t>
      </w:r>
      <w:r w:rsidR="00DD12D1" w:rsidRPr="00DD12D1">
        <w:t>)</w:t>
      </w:r>
      <w:r>
        <w:fldChar w:fldCharType="end"/>
      </w:r>
      <w:r>
        <w:t xml:space="preserve">, and trigger immune activation </w:t>
      </w:r>
      <w:r>
        <w:fldChar w:fldCharType="begin"/>
      </w:r>
      <w:r w:rsidR="00DD12D1">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DD12D1" w:rsidRPr="00DD12D1">
        <w:t>(</w:t>
      </w:r>
      <w:r w:rsidR="00DD12D1" w:rsidRPr="00DD12D1">
        <w:rPr>
          <w:i/>
          <w:iCs/>
        </w:rPr>
        <w:t>25</w:t>
      </w:r>
      <w:r w:rsidR="00DD12D1" w:rsidRPr="00DD12D1">
        <w:t>)</w:t>
      </w:r>
      <w:r>
        <w:fldChar w:fldCharType="end"/>
      </w:r>
      <w:r>
        <w:t xml:space="preserve">. Gut microbes typically help maintain redox balance </w:t>
      </w:r>
      <w:r>
        <w:fldChar w:fldCharType="begin"/>
      </w:r>
      <w:r w:rsidR="00DD12D1">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but heat-induced changes in community composition have been linked to</w:t>
      </w:r>
      <w:r w:rsidRPr="00517B83">
        <w:t xml:space="preserve"> </w:t>
      </w:r>
      <w:r>
        <w:t xml:space="preserve">reduced antioxidant metabolism </w:t>
      </w:r>
      <w:r>
        <w:fldChar w:fldCharType="begin"/>
      </w:r>
      <w:r w:rsidR="00DD12D1">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DD12D1" w:rsidRPr="00DD12D1">
        <w:t>(</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and increased epithelial damage </w:t>
      </w:r>
      <w:r>
        <w:fldChar w:fldCharType="begin"/>
      </w:r>
      <w:r w:rsidR="00DD12D1">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DD12D1">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 xml:space="preserve">, </w:t>
      </w:r>
      <w:r w:rsidR="00DD12D1" w:rsidRPr="00DD12D1">
        <w:rPr>
          <w:i/>
          <w:iCs/>
        </w:rPr>
        <w:t>32</w:t>
      </w:r>
      <w:r w:rsidR="00DD12D1" w:rsidRPr="00DD12D1">
        <w:t xml:space="preserve">, </w:t>
      </w:r>
      <w:r w:rsidR="00DD12D1" w:rsidRPr="00DD12D1">
        <w:rPr>
          <w:i/>
          <w:iCs/>
        </w:rPr>
        <w:t>33</w:t>
      </w:r>
      <w:r w:rsidR="00DD12D1" w:rsidRPr="00DD12D1">
        <w:t>)</w:t>
      </w:r>
      <w:r>
        <w:fldChar w:fldCharType="end"/>
      </w:r>
      <w:r>
        <w:t xml:space="preserve">, phyla composed primarily of obligate anaerobes lacking robust ROS defenses </w:t>
      </w:r>
      <w:r>
        <w:fldChar w:fldCharType="begin"/>
      </w:r>
      <w:r w:rsidR="00DD12D1">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xml:space="preserve">, and increases in Proteobacteria </w:t>
      </w:r>
      <w:r>
        <w:fldChar w:fldCharType="begin"/>
      </w:r>
      <w:r w:rsidR="00DD12D1">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w:t>
      </w:r>
      <w:r>
        <w:fldChar w:fldCharType="end"/>
      </w:r>
      <w:r>
        <w:t xml:space="preserve">, a phylum dominated by facultative anaerobes that thrive in higher-oxygen conditions </w:t>
      </w:r>
      <w:r>
        <w:fldChar w:fldCharType="begin"/>
      </w:r>
      <w:r w:rsidR="00DD12D1">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w:t>
      </w:r>
    </w:p>
    <w:p w14:paraId="6FEF1F09" w14:textId="05ADCBCF" w:rsidR="00DD12D1" w:rsidRDefault="00DD12D1" w:rsidP="00DD12D1">
      <w:pPr>
        <w:ind w:firstLine="720"/>
      </w:pPr>
      <w:r>
        <w:t xml:space="preserve">The loss of obligate anaerobes during heat stress could affect the relationship between the gut microbiome and the immune system. Many obligate anaerobes ferment dietary fiber and </w:t>
      </w:r>
      <w:r>
        <w:lastRenderedPageBreak/>
        <w:t>produce short-chain fatty acids (SCFAs)</w:t>
      </w:r>
      <w:r>
        <w:fldChar w:fldCharType="begin"/>
      </w:r>
      <w:r>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DD12D1">
        <w:t>(</w:t>
      </w:r>
      <w:r w:rsidRPr="00DD12D1">
        <w:rPr>
          <w:i/>
          <w:iCs/>
        </w:rPr>
        <w:t>38</w:t>
      </w:r>
      <w:r w:rsidRPr="00DD12D1">
        <w:t>–</w:t>
      </w:r>
      <w:r w:rsidRPr="00DD12D1">
        <w:rPr>
          <w:i/>
          <w:iCs/>
        </w:rPr>
        <w:t>40</w:t>
      </w:r>
      <w:r w:rsidRPr="00DD12D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DD12D1">
        <w:t>(</w:t>
      </w:r>
      <w:r w:rsidRPr="00DD12D1">
        <w:rPr>
          <w:i/>
          <w:iCs/>
        </w:rPr>
        <w:t>41</w:t>
      </w:r>
      <w:r w:rsidRPr="00DD12D1">
        <w:t>–</w:t>
      </w:r>
      <w:r w:rsidRPr="00DD12D1">
        <w:rPr>
          <w:i/>
          <w:iCs/>
        </w:rPr>
        <w:t>44</w:t>
      </w:r>
      <w:r w:rsidRPr="00DD12D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DD12D1">
        <w:t>(</w:t>
      </w:r>
      <w:r w:rsidRPr="00DD12D1">
        <w:rPr>
          <w:i/>
          <w:iCs/>
        </w:rPr>
        <w:t>20</w:t>
      </w:r>
      <w:r w:rsidRPr="00DD12D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DD12D1">
        <w:t>(</w:t>
      </w:r>
      <w:r w:rsidRPr="00DD12D1">
        <w:rPr>
          <w:i/>
          <w:iCs/>
        </w:rPr>
        <w:t>18</w:t>
      </w:r>
      <w:r w:rsidRPr="00DD12D1">
        <w:t xml:space="preserve">, </w:t>
      </w:r>
      <w:r w:rsidRPr="00DD12D1">
        <w:rPr>
          <w:i/>
          <w:iCs/>
        </w:rPr>
        <w:t>45</w:t>
      </w:r>
      <w:r w:rsidRPr="00DD12D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469497AB" w14:textId="695C5FF9" w:rsidR="00037AFA" w:rsidRDefault="00143DA7" w:rsidP="004A358B">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rsidR="00DD12D1">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DD12D1" w:rsidRPr="00DD12D1">
        <w:t>(</w:t>
      </w:r>
      <w:r w:rsidR="00DD12D1" w:rsidRPr="00DD12D1">
        <w:rPr>
          <w:i/>
          <w:iCs/>
        </w:rPr>
        <w:t>46</w:t>
      </w:r>
      <w:r w:rsidR="00DD12D1" w:rsidRPr="00DD12D1">
        <w:t xml:space="preserve">, </w:t>
      </w:r>
      <w:r w:rsidR="00DD12D1" w:rsidRPr="00DD12D1">
        <w:rPr>
          <w:i/>
          <w:iCs/>
        </w:rPr>
        <w:t>47</w:t>
      </w:r>
      <w:r w:rsidR="00DD12D1" w:rsidRPr="00DD12D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DD12D1">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DD12D1" w:rsidRPr="00DD12D1">
        <w:t>(</w:t>
      </w:r>
      <w:r w:rsidR="00DD12D1" w:rsidRPr="00DD12D1">
        <w:rPr>
          <w:i/>
          <w:iCs/>
        </w:rPr>
        <w:t>19</w:t>
      </w:r>
      <w:r w:rsidR="00DD12D1" w:rsidRPr="00DD12D1">
        <w:t xml:space="preserve">, </w:t>
      </w:r>
      <w:r w:rsidR="00DD12D1" w:rsidRPr="00DD12D1">
        <w:rPr>
          <w:i/>
          <w:iCs/>
        </w:rPr>
        <w:t>48</w:t>
      </w:r>
      <w:r w:rsidR="00DD12D1" w:rsidRPr="00DD12D1">
        <w:t>)</w:t>
      </w:r>
      <w:r>
        <w:fldChar w:fldCharType="end"/>
      </w:r>
      <w:r>
        <w:t xml:space="preserve">, fish </w:t>
      </w:r>
      <w:r>
        <w:fldChar w:fldCharType="begin"/>
      </w:r>
      <w:r w:rsidR="00DD12D1">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DD12D1" w:rsidRPr="00DD12D1">
        <w:t>(</w:t>
      </w:r>
      <w:r w:rsidR="00DD12D1" w:rsidRPr="00DD12D1">
        <w:rPr>
          <w:i/>
          <w:iCs/>
        </w:rPr>
        <w:t>29</w:t>
      </w:r>
      <w:r w:rsidR="00DD12D1" w:rsidRPr="00DD12D1">
        <w:t>)</w:t>
      </w:r>
      <w:r>
        <w:fldChar w:fldCharType="end"/>
      </w:r>
      <w:r>
        <w:t xml:space="preserve">, reptiles </w:t>
      </w:r>
      <w:r>
        <w:fldChar w:fldCharType="begin"/>
      </w:r>
      <w:r w:rsidR="00DD12D1">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or on </w:t>
      </w:r>
      <w:ins w:id="11" w:author="Marshall, Andrew" w:date="2025-08-12T09:55:00Z" w16du:dateUtc="2025-08-12T13:55:00Z">
        <w:r w:rsidR="006F73B6">
          <w:t xml:space="preserve">domestic </w:t>
        </w:r>
      </w:ins>
      <w:r>
        <w:t xml:space="preserve">livestock [e.g., pigs </w:t>
      </w:r>
      <w:r>
        <w:fldChar w:fldCharType="begin"/>
      </w:r>
      <w:r w:rsidR="00DD12D1">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D12D1" w:rsidRPr="00DD12D1">
        <w:t>(</w:t>
      </w:r>
      <w:r w:rsidR="00DD12D1" w:rsidRPr="00DD12D1">
        <w:rPr>
          <w:i/>
          <w:iCs/>
        </w:rPr>
        <w:t>31</w:t>
      </w:r>
      <w:r w:rsidR="00DD12D1" w:rsidRPr="00DD12D1">
        <w:t>)</w:t>
      </w:r>
      <w:r>
        <w:fldChar w:fldCharType="end"/>
      </w:r>
      <w:r>
        <w:t xml:space="preserve">, cows </w:t>
      </w:r>
      <w:r>
        <w:fldChar w:fldCharType="begin"/>
      </w:r>
      <w:r w:rsidR="00DD12D1">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DD12D1" w:rsidRPr="00DD12D1">
        <w:t>(</w:t>
      </w:r>
      <w:r w:rsidR="00DD12D1" w:rsidRPr="00DD12D1">
        <w:rPr>
          <w:i/>
          <w:iCs/>
        </w:rPr>
        <w:t>18</w:t>
      </w:r>
      <w:r w:rsidR="00DD12D1" w:rsidRPr="00DD12D1">
        <w:t xml:space="preserve">, </w:t>
      </w:r>
      <w:r w:rsidR="00DD12D1" w:rsidRPr="00DD12D1">
        <w:rPr>
          <w:i/>
          <w:iCs/>
        </w:rPr>
        <w:t>20</w:t>
      </w:r>
      <w:r w:rsidR="00DD12D1" w:rsidRPr="00DD12D1">
        <w:t xml:space="preserve">, </w:t>
      </w:r>
      <w:r w:rsidR="00DD12D1" w:rsidRPr="00DD12D1">
        <w:rPr>
          <w:i/>
          <w:iCs/>
        </w:rPr>
        <w:t>45</w:t>
      </w:r>
      <w:r w:rsidR="00DD12D1" w:rsidRPr="00DD12D1">
        <w:t>)</w:t>
      </w:r>
      <w:r>
        <w:fldChar w:fldCharType="end"/>
      </w:r>
      <w:r>
        <w:t xml:space="preserve">, poultry </w:t>
      </w:r>
      <w:r>
        <w:fldChar w:fldCharType="begin"/>
      </w:r>
      <w:r w:rsidR="00DD12D1">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DD12D1" w:rsidRPr="00DD12D1">
        <w:t>(</w:t>
      </w:r>
      <w:r w:rsidR="00DD12D1" w:rsidRPr="00DD12D1">
        <w:rPr>
          <w:i/>
          <w:iCs/>
        </w:rPr>
        <w:t>30</w:t>
      </w:r>
      <w:r w:rsidR="00DD12D1" w:rsidRPr="00DD12D1">
        <w:t xml:space="preserve">, </w:t>
      </w:r>
      <w:r w:rsidR="00DD12D1" w:rsidRPr="00DD12D1">
        <w:rPr>
          <w:i/>
          <w:iCs/>
        </w:rPr>
        <w:t>50</w:t>
      </w:r>
      <w:r w:rsidR="00DD12D1" w:rsidRPr="00DD12D1">
        <w:t>)</w:t>
      </w:r>
      <w:r>
        <w:fldChar w:fldCharType="end"/>
      </w:r>
      <w:r>
        <w:t xml:space="preserve">]. To address this knowledge gap, here, we assess how temperature predicts gut </w:t>
      </w:r>
      <w:commentRangeStart w:id="12"/>
      <w:r>
        <w:t xml:space="preserve">microbiome composition and metabolic function in </w:t>
      </w:r>
      <w:del w:id="13" w:author="Marshall, Andrew" w:date="2025-08-12T09:57:00Z" w16du:dateUtc="2025-08-12T13:57:00Z">
        <w:r w:rsidDel="00542FC1">
          <w:delText xml:space="preserve">a </w:delText>
        </w:r>
      </w:del>
      <w:r>
        <w:t xml:space="preserve">wild </w:t>
      </w:r>
      <w:del w:id="14" w:author="Marshall, Andrew" w:date="2025-08-12T09:56:00Z" w16du:dateUtc="2025-08-12T13:56:00Z">
        <w:r w:rsidDel="00542FC1">
          <w:delText xml:space="preserve">population </w:delText>
        </w:r>
        <w:commentRangeEnd w:id="12"/>
        <w:r w:rsidR="006F73B6" w:rsidDel="00542FC1">
          <w:rPr>
            <w:rStyle w:val="CommentReference"/>
          </w:rPr>
          <w:commentReference w:id="12"/>
        </w:r>
        <w:r w:rsidDel="00542FC1">
          <w:delText xml:space="preserve">of </w:delText>
        </w:r>
      </w:del>
      <w:r>
        <w:t xml:space="preserve">capuchin monkeys, </w:t>
      </w:r>
      <w:r w:rsidRPr="00297A0D">
        <w:rPr>
          <w:i/>
          <w:iCs/>
        </w:rPr>
        <w:t>Cebus imitator</w:t>
      </w:r>
      <w:r>
        <w:t xml:space="preserve">, in Costa Rica. Much </w:t>
      </w:r>
      <w:del w:id="15" w:author="Marshall, Andrew" w:date="2025-08-12T09:57:00Z" w16du:dateUtc="2025-08-12T13:57:00Z">
        <w:r w:rsidDel="006A0886">
          <w:delText xml:space="preserve">of </w:delText>
        </w:r>
      </w:del>
      <w:r>
        <w:t xml:space="preserve">primate gut microbiome research has examined how broad ecological factors—such as seasonality </w:t>
      </w:r>
      <w:r>
        <w:fldChar w:fldCharType="begin"/>
      </w:r>
      <w:r w:rsidR="00DD12D1">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51</w:t>
      </w:r>
      <w:r w:rsidR="00DD12D1" w:rsidRPr="00DD12D1">
        <w:t xml:space="preserve">, </w:t>
      </w:r>
      <w:r w:rsidR="00DD12D1" w:rsidRPr="00DD12D1">
        <w:rPr>
          <w:i/>
          <w:iCs/>
        </w:rPr>
        <w:t>52</w:t>
      </w:r>
      <w:r w:rsidR="00DD12D1" w:rsidRPr="00DD12D1">
        <w:t>)</w:t>
      </w:r>
      <w:r>
        <w:fldChar w:fldCharType="end"/>
      </w:r>
      <w:r>
        <w:t xml:space="preserve">, habitat disturbance </w:t>
      </w:r>
      <w:r>
        <w:fldChar w:fldCharType="begin"/>
      </w:r>
      <w:r w:rsidR="00DD12D1">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DD12D1" w:rsidRPr="00DD12D1">
        <w:t>(</w:t>
      </w:r>
      <w:r w:rsidR="00DD12D1" w:rsidRPr="00DD12D1">
        <w:rPr>
          <w:i/>
          <w:iCs/>
        </w:rPr>
        <w:t>53</w:t>
      </w:r>
      <w:r w:rsidR="00DD12D1" w:rsidRPr="00DD12D1">
        <w:t xml:space="preserve">, </w:t>
      </w:r>
      <w:r w:rsidR="00DD12D1" w:rsidRPr="00DD12D1">
        <w:rPr>
          <w:i/>
          <w:iCs/>
        </w:rPr>
        <w:t>54</w:t>
      </w:r>
      <w:r w:rsidR="00DD12D1" w:rsidRPr="00DD12D1">
        <w:t>)</w:t>
      </w:r>
      <w:r>
        <w:fldChar w:fldCharType="end"/>
      </w:r>
      <w:r>
        <w:t xml:space="preserve">, and local ecological conditions </w:t>
      </w:r>
      <w:r>
        <w:fldChar w:fldCharType="begin"/>
      </w:r>
      <w:r w:rsidR="00DD12D1">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DD12D1" w:rsidRPr="00DD12D1">
        <w:t>(</w:t>
      </w:r>
      <w:r w:rsidR="00DD12D1" w:rsidRPr="00DD12D1">
        <w:rPr>
          <w:i/>
          <w:iCs/>
        </w:rPr>
        <w:t>55</w:t>
      </w:r>
      <w:r w:rsidR="00DD12D1" w:rsidRPr="00DD12D1">
        <w:t xml:space="preserve">, </w:t>
      </w:r>
      <w:r w:rsidR="00DD12D1" w:rsidRPr="00DD12D1">
        <w:rPr>
          <w:i/>
          <w:iCs/>
        </w:rPr>
        <w:t>56</w:t>
      </w:r>
      <w:r w:rsidR="00DD12D1" w:rsidRPr="00DD12D1">
        <w:t>)</w:t>
      </w:r>
      <w:r>
        <w:fldChar w:fldCharType="end"/>
      </w:r>
      <w:r>
        <w:t xml:space="preserve">— relate to the gut microbiome, with findings often attributed to differences in host diet. However, no study has directly assessed the influence of temperature on the gut microbiome of a wild primate. </w:t>
      </w:r>
      <w:r w:rsidR="00F52F4A">
        <w:t xml:space="preserve">Examining the influence of natural </w:t>
      </w:r>
      <w:commentRangeStart w:id="16"/>
      <w:r w:rsidR="00F52F4A">
        <w:t xml:space="preserve">temperature gradients on the gut microbiome of wild primates </w:t>
      </w:r>
      <w:r w:rsidR="00CD5A2A">
        <w:t xml:space="preserve">can </w:t>
      </w:r>
      <w:r w:rsidR="00F52F4A">
        <w:t>provide critical insight into how relatively unexplored abiotic factors shape host–microbiome dynamics in ecologically relevant contexts.</w:t>
      </w:r>
      <w:commentRangeEnd w:id="16"/>
      <w:r w:rsidR="006A0886">
        <w:rPr>
          <w:rStyle w:val="CommentReference"/>
        </w:rPr>
        <w:commentReference w:id="16"/>
      </w:r>
    </w:p>
    <w:p w14:paraId="267A25E1" w14:textId="57D0D309" w:rsidR="00037AFA" w:rsidRDefault="00037AFA" w:rsidP="004A358B">
      <w:pPr>
        <w:ind w:firstLine="720"/>
      </w:pPr>
      <w:r>
        <w:t>Since heat-driven changes to the gut microbiome h</w:t>
      </w:r>
      <w:r w:rsidR="00105ADF">
        <w:t>ave been shown to impact the immune system</w:t>
      </w:r>
      <w:r w:rsidR="004A358B">
        <w:t xml:space="preserve"> </w:t>
      </w:r>
      <w:r w:rsidR="004A358B">
        <w:fldChar w:fldCharType="begin"/>
      </w:r>
      <w:r w:rsidR="00DD12D1">
        <w:instrText xml:space="preserve"> ADDIN ZOTERO_ITEM CSL_CITATION {"citationID":"80z8SmbZ","properties":{"formattedCitation":"({\\i{}18},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4A358B">
        <w:fldChar w:fldCharType="separate"/>
      </w:r>
      <w:r w:rsidR="00DD12D1" w:rsidRPr="00DD12D1">
        <w:t>(</w:t>
      </w:r>
      <w:r w:rsidR="00DD12D1" w:rsidRPr="00DD12D1">
        <w:rPr>
          <w:i/>
          <w:iCs/>
        </w:rPr>
        <w:t>18</w:t>
      </w:r>
      <w:r w:rsidR="00DD12D1" w:rsidRPr="00DD12D1">
        <w:t xml:space="preserve">, </w:t>
      </w:r>
      <w:r w:rsidR="00DD12D1" w:rsidRPr="00DD12D1">
        <w:rPr>
          <w:i/>
          <w:iCs/>
        </w:rPr>
        <w:t>45</w:t>
      </w:r>
      <w:r w:rsidR="00DD12D1" w:rsidRPr="00DD12D1">
        <w:t>)</w:t>
      </w:r>
      <w:r w:rsidR="004A358B">
        <w:fldChar w:fldCharType="end"/>
      </w:r>
      <w:r w:rsidR="00105ADF">
        <w:t>, w</w:t>
      </w:r>
      <w:r w:rsidR="00245043">
        <w:t>e also evaluate the interplay between temperature, the gut microbiome, and host immunity.</w:t>
      </w:r>
      <w:r w:rsidR="00245043" w:rsidRPr="009673A8">
        <w:t xml:space="preserve"> </w:t>
      </w:r>
      <w:r w:rsidR="00245043">
        <w:t>Specifically, we measure host immunity using urinary neopterin, a byproduct of macrophage activity</w:t>
      </w:r>
      <w:r>
        <w:t xml:space="preserve"> during the cellular immune response</w:t>
      </w:r>
      <w:r w:rsidR="00245043">
        <w:t xml:space="preserve"> </w:t>
      </w:r>
      <w:r w:rsidR="00245043">
        <w:fldChar w:fldCharType="begin"/>
      </w:r>
      <w:r w:rsidR="00DD12D1">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245043">
        <w:fldChar w:fldCharType="separate"/>
      </w:r>
      <w:r w:rsidR="00DD12D1" w:rsidRPr="00DD12D1">
        <w:t>(</w:t>
      </w:r>
      <w:r w:rsidR="00DD12D1" w:rsidRPr="00DD12D1">
        <w:rPr>
          <w:i/>
          <w:iCs/>
        </w:rPr>
        <w:t>57</w:t>
      </w:r>
      <w:r w:rsidR="00DD12D1" w:rsidRPr="00DD12D1">
        <w:t>)</w:t>
      </w:r>
      <w:r w:rsidR="00245043">
        <w:fldChar w:fldCharType="end"/>
      </w:r>
      <w:r w:rsidR="00245043">
        <w:t>. Macrophages play a central role in host containment of the gut</w:t>
      </w:r>
      <w:r w:rsidR="00F52F4A">
        <w:t xml:space="preserve"> </w:t>
      </w:r>
      <w:r w:rsidR="00245043">
        <w:t xml:space="preserve">microbiome </w:t>
      </w:r>
      <w:r w:rsidR="00245043">
        <w:fldChar w:fldCharType="begin"/>
      </w:r>
      <w:r w:rsidR="00DD12D1">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245043">
        <w:fldChar w:fldCharType="separate"/>
      </w:r>
      <w:r w:rsidR="00DD12D1" w:rsidRPr="00DD12D1">
        <w:t>(</w:t>
      </w:r>
      <w:r w:rsidR="00DD12D1" w:rsidRPr="00DD12D1">
        <w:rPr>
          <w:i/>
          <w:iCs/>
        </w:rPr>
        <w:t>58</w:t>
      </w:r>
      <w:r w:rsidR="00DD12D1" w:rsidRPr="00DD12D1">
        <w:t>)</w:t>
      </w:r>
      <w:r w:rsidR="00245043">
        <w:fldChar w:fldCharType="end"/>
      </w:r>
      <w:r w:rsidR="00245043">
        <w:t xml:space="preserve">, and microbial metabolites, including SCFAs and saturated fatty acids, regulate macrophage activity to maintain host tolerance and prevent chronic inflammatory disorders </w:t>
      </w:r>
      <w:r w:rsidR="00245043">
        <w:fldChar w:fldCharType="begin"/>
      </w:r>
      <w:r w:rsidR="00DD12D1">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245043">
        <w:fldChar w:fldCharType="separate"/>
      </w:r>
      <w:r w:rsidR="00DD12D1" w:rsidRPr="00DD12D1">
        <w:t>(</w:t>
      </w:r>
      <w:r w:rsidR="00DD12D1" w:rsidRPr="00DD12D1">
        <w:rPr>
          <w:i/>
          <w:iCs/>
        </w:rPr>
        <w:t>41</w:t>
      </w:r>
      <w:r w:rsidR="00DD12D1" w:rsidRPr="00DD12D1">
        <w:t xml:space="preserve">, </w:t>
      </w:r>
      <w:r w:rsidR="00DD12D1" w:rsidRPr="00DD12D1">
        <w:rPr>
          <w:i/>
          <w:iCs/>
        </w:rPr>
        <w:t>59</w:t>
      </w:r>
      <w:r w:rsidR="00DD12D1" w:rsidRPr="00DD12D1">
        <w:t>)</w:t>
      </w:r>
      <w:r w:rsidR="00245043">
        <w:fldChar w:fldCharType="end"/>
      </w:r>
      <w:r w:rsidR="00245043">
        <w:t>. Therefore, neopterin is a valuable tool for examining microbiome-immune homeostasis.</w:t>
      </w:r>
    </w:p>
    <w:p w14:paraId="349062C7" w14:textId="62F68646" w:rsidR="00D0447D" w:rsidRDefault="00245043" w:rsidP="0001511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DD12D1">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DD12D1" w:rsidRPr="00DD12D1">
        <w:t>(</w:t>
      </w:r>
      <w:r w:rsidR="00DD12D1" w:rsidRPr="00DD12D1">
        <w:rPr>
          <w:i/>
          <w:iCs/>
        </w:rPr>
        <w:t>60</w:t>
      </w:r>
      <w:r w:rsidR="00DD12D1" w:rsidRPr="00DD12D1">
        <w:t>)</w:t>
      </w:r>
      <w:r>
        <w:fldChar w:fldCharType="end"/>
      </w:r>
      <w:r w:rsidR="006E0436">
        <w:t>,</w:t>
      </w:r>
      <w:r>
        <w:t xml:space="preserve"> making them an ideal system for studying the effects of heat stress. Further, season is reliably measured by rain</w:t>
      </w:r>
      <w:r w:rsidR="009237D2">
        <w:t xml:space="preserve"> </w:t>
      </w:r>
      <w:r w:rsidR="009237D2">
        <w:fldChar w:fldCharType="begin"/>
      </w:r>
      <w:r w:rsidR="009237D2">
        <w:instrText xml:space="preserve"> ADDIN ZOTERO_ITEM CSL_CITATION {"citationID":"kyQAUCcw","properties":{"formattedCitation":"({\\i{}61})","plainCitation":"(61)","noteIndex":0},"citationItems":[{"id":401,"uris":["http://zotero.org/users/13901503/items/3T9FH6VE"],"itemData":{"id":401,"type":"article-journal","container-title":"Annual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9237D2">
        <w:fldChar w:fldCharType="separate"/>
      </w:r>
      <w:r w:rsidR="009237D2" w:rsidRPr="009237D2">
        <w:t>(</w:t>
      </w:r>
      <w:r w:rsidR="009237D2" w:rsidRPr="009237D2">
        <w:rPr>
          <w:i/>
          <w:iCs/>
        </w:rPr>
        <w:t>61</w:t>
      </w:r>
      <w:r w:rsidR="009237D2" w:rsidRPr="009237D2">
        <w:t>)</w:t>
      </w:r>
      <w:r w:rsidR="009237D2">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w:t>
      </w:r>
      <w:del w:id="17" w:author="Marshall, Andrew" w:date="2025-08-12T10:00:00Z" w16du:dateUtc="2025-08-12T14:00:00Z">
        <w:r w:rsidDel="00111432">
          <w:delText xml:space="preserve">we </w:delText>
        </w:r>
      </w:del>
      <w:r>
        <w:t xml:space="preserve">characterized microbiome functional capacity using shotgun metagenomic sequencing (n = 71). </w:t>
      </w:r>
      <w:bookmarkStart w:id="18" w:name="_Hlk200016405"/>
      <w:r>
        <w:t>Our results highlight the crucial role of temperature in shaping essential gut microbiome functions in a wild endotherm and demonstrate how temperature is related to microbiome-immune interactions</w:t>
      </w:r>
      <w:r w:rsidR="00D0447D">
        <w:t xml:space="preserve">. </w:t>
      </w:r>
      <w:r w:rsidR="006E0436">
        <w:t xml:space="preserve">These findings suggest that rising temperatures may compromise </w:t>
      </w:r>
      <w:r w:rsidR="00CD5A2A">
        <w:t>ho</w:t>
      </w:r>
      <w:ins w:id="19" w:author="Marshall, Andrew" w:date="2025-08-12T10:00:00Z" w16du:dateUtc="2025-08-12T14:00:00Z">
        <w:r w:rsidR="00111432">
          <w:t>s</w:t>
        </w:r>
      </w:ins>
      <w:r w:rsidR="00CD5A2A">
        <w:t xml:space="preserve">t </w:t>
      </w:r>
      <w:r w:rsidR="006E0436">
        <w:lastRenderedPageBreak/>
        <w:t xml:space="preserve">immune tolerance of gut microbes and highlight a </w:t>
      </w:r>
      <w:r w:rsidR="006E0436" w:rsidRPr="004A358B">
        <w:t>biologically plausible mechanism through which climate change threatens host resilience</w:t>
      </w:r>
      <w:commentRangeStart w:id="20"/>
      <w:r w:rsidR="006E0436">
        <w:t xml:space="preserve">. </w:t>
      </w:r>
      <w:commentRangeEnd w:id="20"/>
      <w:r w:rsidR="00B16374">
        <w:rPr>
          <w:rStyle w:val="CommentReference"/>
        </w:rPr>
        <w:commentReference w:id="20"/>
      </w:r>
    </w:p>
    <w:p w14:paraId="31A95EA8" w14:textId="77777777" w:rsidR="00015116" w:rsidRDefault="00015116" w:rsidP="00015116"/>
    <w:p w14:paraId="261645B8" w14:textId="77777777" w:rsidR="00015116" w:rsidRDefault="00015116" w:rsidP="00015116">
      <w:r>
        <w:t xml:space="preserve">Results: </w:t>
      </w:r>
    </w:p>
    <w:p w14:paraId="3F7D5DB0" w14:textId="776C2AEE" w:rsidR="00015116" w:rsidRDefault="00015116" w:rsidP="00015116">
      <w:pPr>
        <w:rPr>
          <w:u w:val="single"/>
        </w:rPr>
      </w:pPr>
      <w:r>
        <w:rPr>
          <w:u w:val="single"/>
        </w:rPr>
        <w:t>Temperature predicts g</w:t>
      </w:r>
      <w:r w:rsidRPr="00AE374C">
        <w:rPr>
          <w:u w:val="single"/>
        </w:rPr>
        <w:t>ut microbiome</w:t>
      </w:r>
      <w:r>
        <w:rPr>
          <w:u w:val="single"/>
        </w:rPr>
        <w:t xml:space="preserve"> taxonomic composition and functional capacity</w:t>
      </w:r>
    </w:p>
    <w:p w14:paraId="47800B78" w14:textId="77777777" w:rsidR="00015116" w:rsidRPr="00991E79" w:rsidRDefault="00015116" w:rsidP="00015116">
      <w:r w:rsidRPr="00991E79">
        <w:rPr>
          <w:i/>
          <w:iCs/>
        </w:rPr>
        <w:t>Community-level</w:t>
      </w:r>
      <w:r>
        <w:rPr>
          <w:i/>
          <w:iCs/>
        </w:rPr>
        <w:t xml:space="preserve"> results</w:t>
      </w:r>
    </w:p>
    <w:p w14:paraId="1644CEF7" w14:textId="366DDD73" w:rsidR="00015116" w:rsidRDefault="00015116" w:rsidP="0001511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w:t>
      </w:r>
      <w:commentRangeStart w:id="21"/>
      <w:r>
        <w:t xml:space="preserve">of </w:t>
      </w:r>
      <w:ins w:id="22" w:author="Marshall, Andrew" w:date="2025-08-12T10:04:00Z" w16du:dateUtc="2025-08-12T14:04:00Z">
        <w:r w:rsidR="00F93785">
          <w:t xml:space="preserve">Amplicon Sequence Variants, </w:t>
        </w:r>
      </w:ins>
      <w:r>
        <w:t>ASVs</w:t>
      </w:r>
      <w:ins w:id="23" w:author="Marshall, Andrew" w:date="2025-08-12T10:04:00Z" w16du:dateUtc="2025-08-12T14:04:00Z">
        <w:r w:rsidR="00F93785">
          <w:t>,</w:t>
        </w:r>
      </w:ins>
      <w:r>
        <w:t xml:space="preserve"> or pathways</w:t>
      </w:r>
      <w:commentRangeEnd w:id="21"/>
      <w:r w:rsidR="00F93785">
        <w:rPr>
          <w:rStyle w:val="CommentReference"/>
        </w:rPr>
        <w:commentReference w:id="21"/>
      </w:r>
      <w:r>
        <w:t xml:space="preserve"> in a sample), and characterized beta diversity using the first three principal </w:t>
      </w:r>
      <w:r w:rsidR="001E6B1C">
        <w:t xml:space="preserve">components </w:t>
      </w:r>
      <w:r>
        <w:t xml:space="preserve">(PC1–PC3) from a principal </w:t>
      </w:r>
      <w:r w:rsidR="001A1985">
        <w:t>component</w:t>
      </w:r>
      <w:r>
        <w:t xml:space="preserve"> analysis</w:t>
      </w:r>
      <w:r w:rsidR="00CD5A2A">
        <w:t xml:space="preserve"> (PCA)</w:t>
      </w:r>
      <w:r>
        <w:t xml:space="preserve"> to capture major axes of variation in community composition. For taxonomic community composition, the model including temperature provided the best fit (controlling for model complexity) across all community-level indices, accounting for 100% of the model weight for every principal </w:t>
      </w:r>
      <w:r w:rsidR="001A1985">
        <w:t>component</w:t>
      </w:r>
      <w:r>
        <w:t xml:space="preserve"> and alpha diversity metric (Fig. 1B). </w:t>
      </w:r>
      <w:commentRangeStart w:id="24"/>
      <w:r>
        <w:t xml:space="preserve">The strong relationship between temperature and </w:t>
      </w:r>
      <w:r w:rsidR="008A13A6">
        <w:t>p</w:t>
      </w:r>
      <w:r>
        <w:t xml:space="preserve">rincipal </w:t>
      </w:r>
      <w:r w:rsidR="001A1985">
        <w:t>components</w:t>
      </w:r>
      <w:r>
        <w:t xml:space="preserve"> 1–3 suggests that temperature drives shifts in taxonomic composition that are substantial enough to affect community-level beta diversity</w:t>
      </w:r>
      <w:commentRangeEnd w:id="24"/>
      <w:r w:rsidR="009E28E8">
        <w:rPr>
          <w:rStyle w:val="CommentReference"/>
        </w:rPr>
        <w:commentReference w:id="24"/>
      </w:r>
      <w:r>
        <w:t xml:space="preserve">.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2254E3B" w14:textId="16F6813D" w:rsidR="00015116" w:rsidRDefault="00015116" w:rsidP="00015116">
      <w:pPr>
        <w:ind w:firstLine="720"/>
      </w:pPr>
      <w:r>
        <w:t>For functional capacity, the temperature model provided the best fit for every principal componen</w:t>
      </w:r>
      <w:r w:rsidR="001A1985">
        <w:t>t</w:t>
      </w:r>
      <w:r>
        <w:t xml:space="preserve"> and the total number of observed metabolic pathways, accounting for at least 96% of the model weight. In contrast, the baseline model provided the best fit for </w:t>
      </w:r>
      <w:commentRangeStart w:id="25"/>
      <w:commentRangeStart w:id="26"/>
      <w:r>
        <w:t>Shannon’s diversity</w:t>
      </w:r>
      <w:commentRangeEnd w:id="25"/>
      <w:r w:rsidR="00E11AA7">
        <w:rPr>
          <w:rStyle w:val="CommentReference"/>
        </w:rPr>
        <w:commentReference w:id="25"/>
      </w:r>
      <w:commentRangeEnd w:id="26"/>
      <w:r w:rsidR="00A63AC5">
        <w:rPr>
          <w:rStyle w:val="CommentReference"/>
        </w:rPr>
        <w:commentReference w:id="26"/>
      </w:r>
      <w:r>
        <w:t xml:space="preserve">,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Shannon’s diversity (</w:t>
      </w:r>
      <w:r w:rsidRPr="00887114">
        <w:t>β</w:t>
      </w:r>
      <w:r>
        <w:rPr>
          <w:vertAlign w:val="subscript"/>
        </w:rPr>
        <w:t>temp</w:t>
      </w:r>
      <w:r>
        <w:t xml:space="preserve"> = -0.27) was much smaller, and the confidence intervals also included zero</w:t>
      </w:r>
      <w:del w:id="27" w:author="Marshall, Andrew" w:date="2025-08-12T10:13:00Z" w16du:dateUtc="2025-08-12T14:13:00Z">
        <w:r w:rsidDel="009704C4">
          <w:delText>.</w:delText>
        </w:r>
      </w:del>
      <w:r>
        <w:t xml:space="preserve"> (Fig. 1C). Together, these results suggest that higher temperatures may reduce the number of unique metabolic pathways but are not associated with changes in pathway evenness.</w:t>
      </w:r>
    </w:p>
    <w:p w14:paraId="1E0D5FEA" w14:textId="77777777" w:rsidR="00015116" w:rsidRDefault="00015116" w:rsidP="00015116">
      <w:pPr>
        <w:ind w:firstLine="720"/>
      </w:pPr>
    </w:p>
    <w:p w14:paraId="13A9EC01" w14:textId="629FAC02" w:rsidR="00015116" w:rsidRDefault="00D36A22" w:rsidP="00015116">
      <w:r>
        <w:rPr>
          <w:i/>
          <w:iCs/>
        </w:rPr>
        <w:t xml:space="preserve">Individual taxon </w:t>
      </w:r>
      <w:r w:rsidR="00015116">
        <w:rPr>
          <w:i/>
          <w:iCs/>
        </w:rPr>
        <w:t>and metabolic pathway results</w:t>
      </w:r>
    </w:p>
    <w:p w14:paraId="78CFA785" w14:textId="0CF0F8D2" w:rsidR="00015116" w:rsidRDefault="00015116" w:rsidP="0001511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w:t>
      </w:r>
      <w:r w:rsidR="008C38E8">
        <w:t xml:space="preserve">sensitive to </w:t>
      </w:r>
      <w:r>
        <w:t>temperature</w:t>
      </w:r>
      <w:r w:rsidR="008C38E8">
        <w:t xml:space="preserve"> </w:t>
      </w:r>
      <w:del w:id="28" w:author="Marshall, Andrew" w:date="2025-08-12T10:14:00Z" w16du:dateUtc="2025-08-12T14:14:00Z">
        <w:r w:rsidDel="003D7805">
          <w:delText xml:space="preserve">across </w:delText>
        </w:r>
      </w:del>
      <w:ins w:id="29" w:author="Marshall, Andrew" w:date="2025-08-12T10:14:00Z" w16du:dateUtc="2025-08-12T14:14:00Z">
        <w:r w:rsidR="003D7805">
          <w:t xml:space="preserve">over </w:t>
        </w:r>
      </w:ins>
      <w:r>
        <w:t xml:space="preserve">evolutionary time (Fig 2). </w:t>
      </w:r>
    </w:p>
    <w:p w14:paraId="420B18C2" w14:textId="3A48BD56" w:rsidR="002F06AA" w:rsidRDefault="00015116" w:rsidP="001E6B1C">
      <w:pPr>
        <w:ind w:firstLine="720"/>
      </w:pPr>
      <w:r>
        <w:lastRenderedPageBreak/>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t>
      </w:r>
      <w:r w:rsidR="002F06AA">
        <w:t xml:space="preserve">we found an </w:t>
      </w:r>
      <w:r>
        <w:t>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and lipid remodeling pathways such as the mevalonate pathway and downstream isoprenoid lipid synthesis</w:t>
      </w:r>
      <w:r w:rsidR="002F06AA">
        <w:t xml:space="preserve"> (</w:t>
      </w:r>
      <w:commentRangeStart w:id="30"/>
      <w:r w:rsidR="002F06AA">
        <w:t>Fig 3A</w:t>
      </w:r>
      <w:commentRangeEnd w:id="30"/>
      <w:r w:rsidR="00A24845">
        <w:rPr>
          <w:rStyle w:val="CommentReference"/>
        </w:rPr>
        <w:commentReference w:id="30"/>
      </w:r>
      <w:r w:rsidR="002F06AA">
        <w:t>)</w:t>
      </w:r>
      <w:r>
        <w:t xml:space="preserve">, </w:t>
      </w:r>
      <w:r w:rsidR="002F06AA">
        <w:t xml:space="preserve">that </w:t>
      </w:r>
      <w:r>
        <w:t xml:space="preserve">may help maintain cytoplasmic membrane integrity at high temperatures </w:t>
      </w:r>
      <w:r>
        <w:fldChar w:fldCharType="begin"/>
      </w:r>
      <w:r w:rsidR="009237D2">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62</w:t>
      </w:r>
      <w:r w:rsidR="009237D2" w:rsidRPr="009237D2">
        <w:t xml:space="preserve">, </w:t>
      </w:r>
      <w:r w:rsidR="009237D2" w:rsidRPr="009237D2">
        <w:rPr>
          <w:i/>
          <w:iCs/>
        </w:rPr>
        <w:t>63</w:t>
      </w:r>
      <w:r w:rsidR="009237D2" w:rsidRPr="009237D2">
        <w:t>)</w:t>
      </w:r>
      <w:r>
        <w:fldChar w:fldCharType="end"/>
      </w:r>
      <w:r>
        <w:t xml:space="preserve">. However, </w:t>
      </w:r>
      <w:r w:rsidR="002F06AA">
        <w:t>we also found</w:t>
      </w:r>
      <w:r>
        <w:t xml:space="preserve"> </w:t>
      </w:r>
      <w:r w:rsidR="002F06AA">
        <w:t xml:space="preserve">a </w:t>
      </w:r>
      <w:r>
        <w:t xml:space="preserve">decrease in pathways involved in lipid catabolism and recycling, including fatty acid β-oxidation, fatty acid salvage, and phospholipid turnover, </w:t>
      </w:r>
      <w:r w:rsidR="002F06AA">
        <w:t xml:space="preserve">which </w:t>
      </w:r>
      <w:r>
        <w:t xml:space="preserve">likely impairs membrane repair mechanisms </w:t>
      </w:r>
      <w:r>
        <w:fldChar w:fldCharType="begin"/>
      </w:r>
      <w:r w:rsidR="009237D2">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 xml:space="preserve">, </w:t>
      </w:r>
      <w:r w:rsidR="009237D2" w:rsidRPr="009237D2">
        <w:rPr>
          <w:i/>
          <w:iCs/>
        </w:rPr>
        <w:t>64</w:t>
      </w:r>
      <w:r w:rsidR="009237D2" w:rsidRPr="009237D2">
        <w:t>)</w:t>
      </w:r>
      <w:r>
        <w:fldChar w:fldCharType="end"/>
      </w:r>
      <w:r w:rsidRPr="00F865AD">
        <w:t xml:space="preserve"> </w:t>
      </w:r>
      <w:r>
        <w:t>and may compromise integrity during extended periods of high temperatures. Further,</w:t>
      </w:r>
      <w:r w:rsidR="006F387E">
        <w:t xml:space="preserve"> we observed</w:t>
      </w:r>
      <w:r>
        <w:t xml:space="preserve">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w:t>
      </w:r>
      <w:r w:rsidR="006F387E">
        <w:t xml:space="preserve"> (Fig 3B). This may reflect </w:t>
      </w:r>
      <w:r>
        <w:t>a response to changing oxygen gradients with rising temperatures to maintain energy production</w:t>
      </w:r>
      <w:r w:rsidR="006F387E">
        <w:t xml:space="preserve"> </w:t>
      </w:r>
      <w:r>
        <w:fldChar w:fldCharType="begin"/>
      </w:r>
      <w:r w:rsidR="009237D2">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 The anaerobic pathways primarily metabolize</w:t>
      </w:r>
      <w:r w:rsidR="006F387E">
        <w:t>d</w:t>
      </w:r>
      <w:r>
        <w:t xml:space="preserve"> simple carbohydrates and coincide</w:t>
      </w:r>
      <w:r w:rsidR="006F387E">
        <w:t>d</w:t>
      </w:r>
      <w:r>
        <w:t xml:space="preserve"> with a decline in complex polysaccharide fermentation, likely reflecting taxonomic shifts with rising temperatures </w:t>
      </w:r>
      <w:r>
        <w:fldChar w:fldCharType="begin"/>
      </w:r>
      <w:r w:rsidR="00DD12D1">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DD12D1" w:rsidRPr="00DD12D1">
        <w:t>(</w:t>
      </w:r>
      <w:r w:rsidR="00DD12D1" w:rsidRPr="00DD12D1">
        <w:rPr>
          <w:i/>
          <w:iCs/>
        </w:rPr>
        <w:t>38</w:t>
      </w:r>
      <w:r w:rsidR="00DD12D1" w:rsidRPr="00DD12D1">
        <w:t>)</w:t>
      </w:r>
      <w:r>
        <w:fldChar w:fldCharType="end"/>
      </w:r>
      <w:r>
        <w:t xml:space="preserve">. </w:t>
      </w:r>
    </w:p>
    <w:p w14:paraId="1C10F53D" w14:textId="2C08F0D4" w:rsidR="002F06AA" w:rsidRDefault="00015116" w:rsidP="004537C0">
      <w:pPr>
        <w:ind w:firstLine="720"/>
      </w:pPr>
      <w:r>
        <w:t xml:space="preserve">We also observed declines in pathways that support redox maintenance and cycling </w:t>
      </w:r>
      <w:r w:rsidR="004537C0">
        <w:t xml:space="preserve">(Fig 3C), </w:t>
      </w:r>
      <w:r>
        <w:t xml:space="preserve">including the synthesis of cofactors such as B vitamins </w:t>
      </w:r>
      <w:r>
        <w:fldChar w:fldCharType="begin"/>
      </w:r>
      <w:r w:rsidR="009237D2">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coenzymes </w:t>
      </w:r>
      <w:r>
        <w:fldChar w:fldCharType="begin"/>
      </w:r>
      <w:r w:rsidR="009237D2">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antioxidant precursors to glutathione </w:t>
      </w:r>
      <w:r>
        <w:fldChar w:fldCharType="begin"/>
      </w:r>
      <w:r w:rsidR="009237D2">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9237D2" w:rsidRPr="009237D2">
        <w:t>(</w:t>
      </w:r>
      <w:r w:rsidR="009237D2" w:rsidRPr="009237D2">
        <w:rPr>
          <w:i/>
          <w:iCs/>
        </w:rPr>
        <w:t>69</w:t>
      </w:r>
      <w:r w:rsidR="009237D2" w:rsidRPr="009237D2">
        <w:t>)</w:t>
      </w:r>
      <w:r>
        <w:fldChar w:fldCharType="end"/>
      </w:r>
      <w:r w:rsidR="004537C0">
        <w:t xml:space="preserve">, </w:t>
      </w:r>
      <w:r>
        <w:t>NADPH production, quinone synthesis, siderophore-mediated iron transport</w:t>
      </w:r>
      <w:r w:rsidR="00FE18CB">
        <w:t xml:space="preserve"> </w:t>
      </w:r>
      <w:r w:rsidR="00FE18CB">
        <w:fldChar w:fldCharType="begin"/>
      </w:r>
      <w:r w:rsidR="00FE18CB">
        <w:instrText xml:space="preserve"> ADDIN ZOTERO_ITEM CSL_CITATION {"citationID":"y82X9Nji","properties":{"formattedCitation":"({\\i{}70}, {\\i{}71})","plainCitation":"(70, 71)","noteIndex":0},"citationItems":[{"id":3234,"uris":["http://zotero.org/users/13901503/items/QMLXH9TP"],"itemData":{"id":3234,"type":"article-journal","abstract":"In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FE18CB">
        <w:fldChar w:fldCharType="separate"/>
      </w:r>
      <w:r w:rsidR="00FE18CB" w:rsidRPr="00FE18CB">
        <w:t>(</w:t>
      </w:r>
      <w:r w:rsidR="00FE18CB" w:rsidRPr="00FE18CB">
        <w:rPr>
          <w:i/>
          <w:iCs/>
        </w:rPr>
        <w:t>70</w:t>
      </w:r>
      <w:r w:rsidR="00FE18CB" w:rsidRPr="00FE18CB">
        <w:t xml:space="preserve">, </w:t>
      </w:r>
      <w:r w:rsidR="00FE18CB" w:rsidRPr="00FE18CB">
        <w:rPr>
          <w:i/>
          <w:iCs/>
        </w:rPr>
        <w:t>71</w:t>
      </w:r>
      <w:r w:rsidR="00FE18CB" w:rsidRPr="00FE18CB">
        <w:t>)</w:t>
      </w:r>
      <w:r w:rsidR="00FE18CB">
        <w:fldChar w:fldCharType="end"/>
      </w:r>
      <w:r>
        <w:t>, and detoxification pathways for aromatic compounds and aldehydes</w:t>
      </w:r>
      <w:r w:rsidR="00FE18CB">
        <w:t xml:space="preserve"> </w:t>
      </w:r>
      <w:r w:rsidR="00FE18CB">
        <w:fldChar w:fldCharType="begin"/>
      </w:r>
      <w:r w:rsidR="00FE18CB">
        <w:instrText xml:space="preserve"> ADDIN ZOTERO_ITEM CSL_CITATION {"citationID":"G5HPTnWo","properties":{"formattedCitation":"({\\i{}72})","plainCitation":"(72)","noteIndex":0},"citationItems":[{"id":3232,"uris":["http://zotero.org/users/13901503/items/SDBLCJVJ"],"itemData":{"id":3232,"type":"article-journal","abstract":"Despite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rsidR="00FE18CB">
        <w:fldChar w:fldCharType="separate"/>
      </w:r>
      <w:r w:rsidR="00FE18CB" w:rsidRPr="00FE18CB">
        <w:t>(</w:t>
      </w:r>
      <w:r w:rsidR="00FE18CB" w:rsidRPr="00FE18CB">
        <w:rPr>
          <w:i/>
          <w:iCs/>
        </w:rPr>
        <w:t>72</w:t>
      </w:r>
      <w:r w:rsidR="00FE18CB" w:rsidRPr="00FE18CB">
        <w:t>)</w:t>
      </w:r>
      <w:r w:rsidR="00FE18CB">
        <w:fldChar w:fldCharType="end"/>
      </w:r>
      <w:r>
        <w:t xml:space="preserve">. </w:t>
      </w:r>
      <w:r w:rsidR="004537C0">
        <w:t xml:space="preserve">In conjunction, we observed an increase in nucleotide and translation-associated metabolism pathways (Fig 3D), such as purine and pyrimidine de novo synthesis, nucleotide salvage and recycling </w:t>
      </w:r>
      <w:r w:rsidR="004537C0">
        <w:fldChar w:fldCharType="begin"/>
      </w:r>
      <w:r w:rsidR="00FE18CB">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rsidR="004537C0">
        <w:fldChar w:fldCharType="separate"/>
      </w:r>
      <w:r w:rsidR="00FE18CB" w:rsidRPr="00FE18CB">
        <w:t>(</w:t>
      </w:r>
      <w:r w:rsidR="00FE18CB" w:rsidRPr="00FE18CB">
        <w:rPr>
          <w:i/>
          <w:iCs/>
        </w:rPr>
        <w:t>73</w:t>
      </w:r>
      <w:r w:rsidR="00FE18CB" w:rsidRPr="00FE18CB">
        <w:t xml:space="preserve">, </w:t>
      </w:r>
      <w:r w:rsidR="00FE18CB" w:rsidRPr="00FE18CB">
        <w:rPr>
          <w:i/>
          <w:iCs/>
        </w:rPr>
        <w:t>74</w:t>
      </w:r>
      <w:r w:rsidR="00FE18CB" w:rsidRPr="00FE18CB">
        <w:t>)</w:t>
      </w:r>
      <w:r w:rsidR="004537C0">
        <w:fldChar w:fldCharType="end"/>
      </w:r>
      <w:r w:rsidR="004537C0">
        <w:t xml:space="preserve">, </w:t>
      </w:r>
      <w:proofErr w:type="spellStart"/>
      <w:r w:rsidR="004537C0" w:rsidRPr="00F33655">
        <w:t>queuosine</w:t>
      </w:r>
      <w:proofErr w:type="spellEnd"/>
      <w:r w:rsidR="004537C0" w:rsidRPr="00F33655">
        <w:t xml:space="preserve"> synthesis</w:t>
      </w:r>
      <w:r w:rsidR="004537C0">
        <w:t>,</w:t>
      </w:r>
      <w:r w:rsidR="004537C0" w:rsidRPr="00F33655">
        <w:t xml:space="preserve"> and S-adenosylmethionine salvage</w:t>
      </w:r>
      <w:r w:rsidR="00FE18CB">
        <w:t xml:space="preserve"> </w:t>
      </w:r>
      <w:r w:rsidR="00FE18CB">
        <w:fldChar w:fldCharType="begin"/>
      </w:r>
      <w:r w:rsidR="00FE18CB">
        <w:instrText xml:space="preserve"> ADDIN ZOTERO_ITEM CSL_CITATION {"citationID":"myPXfqfe","properties":{"formattedCitation":"({\\i{}75})","plainCitation":"(75)","noteIndex":0},"citationItems":[{"id":3370,"uris":["http://zotero.org/users/13901503/items/M6A7QA65"],"itemData":{"id":3370,"type":"article-journal","abstract":"tRNAs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rsidR="00FE18CB">
        <w:fldChar w:fldCharType="separate"/>
      </w:r>
      <w:r w:rsidR="00FE18CB" w:rsidRPr="00FE18CB">
        <w:t>(</w:t>
      </w:r>
      <w:r w:rsidR="00FE18CB" w:rsidRPr="00FE18CB">
        <w:rPr>
          <w:i/>
          <w:iCs/>
        </w:rPr>
        <w:t>75</w:t>
      </w:r>
      <w:r w:rsidR="00FE18CB" w:rsidRPr="00FE18CB">
        <w:t>)</w:t>
      </w:r>
      <w:r w:rsidR="00FE18CB">
        <w:fldChar w:fldCharType="end"/>
      </w:r>
      <w:r w:rsidR="00FE18CB">
        <w:t xml:space="preserve">. </w:t>
      </w:r>
      <w:r w:rsidR="004537C0">
        <w:t xml:space="preserve">This coordinated increase in nucleotide and translation-associated metabolism may reflect the consequences of redox imbalance at high temperatures because the accumulation of ROS can lead to DNA damage </w:t>
      </w:r>
      <w:r w:rsidR="004537C0">
        <w:fldChar w:fldCharType="begin"/>
      </w:r>
      <w:r w:rsidR="00FE18CB">
        <w:instrText xml:space="preserve"> ADDIN ZOTERO_ITEM CSL_CITATION {"citationID":"De7gRBET","properties":{"formattedCitation":"({\\i{}76})","plainCitation":"(76)","noteIndex":0},"citationItems":[{"id":3368,"uris":["http://zotero.org/users/13901503/items/R3YTNYU9"],"itemData":{"id":3368,"type":"article-journal","abstract":"Excess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4537C0">
        <w:fldChar w:fldCharType="separate"/>
      </w:r>
      <w:r w:rsidR="00FE18CB" w:rsidRPr="00FE18CB">
        <w:t>(</w:t>
      </w:r>
      <w:r w:rsidR="00FE18CB" w:rsidRPr="00FE18CB">
        <w:rPr>
          <w:i/>
          <w:iCs/>
        </w:rPr>
        <w:t>76</w:t>
      </w:r>
      <w:r w:rsidR="00FE18CB" w:rsidRPr="00FE18CB">
        <w:t>)</w:t>
      </w:r>
      <w:r w:rsidR="004537C0">
        <w:fldChar w:fldCharType="end"/>
      </w:r>
      <w:r w:rsidR="004537C0">
        <w:t xml:space="preserve">. However, </w:t>
      </w:r>
      <w:r>
        <w:t xml:space="preserve">some pathways that support redox maintenance </w:t>
      </w:r>
      <w:r w:rsidR="002F06AA">
        <w:t>increased</w:t>
      </w:r>
      <w:r>
        <w:t xml:space="preserve"> with rising temperatures</w:t>
      </w:r>
      <w:r w:rsidR="004537C0">
        <w:t xml:space="preserve"> (Fig 3D)</w:t>
      </w:r>
      <w:r>
        <w:t xml:space="preserve">, including the synthesis of antioxidant precursors and vitamin B12 </w:t>
      </w:r>
      <w:r>
        <w:fldChar w:fldCharType="begin"/>
      </w:r>
      <w:r w:rsidR="00FE18CB">
        <w:instrText xml:space="preserve"> ADDIN ZOTERO_ITEM CSL_CITATION {"citationID":"RysgoECv","properties":{"formattedCitation":"({\\i{}77})","plainCitation":"(77)","noteIndex":0},"citationItems":[{"id":3337,"uris":["http://zotero.org/users/13901503/items/ZQRDCT8W"],"itemData":{"id":3337,"type":"article-journal","abstract":"One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FE18CB" w:rsidRPr="00FE18CB">
        <w:t>(</w:t>
      </w:r>
      <w:r w:rsidR="00FE18CB" w:rsidRPr="00FE18CB">
        <w:rPr>
          <w:i/>
          <w:iCs/>
        </w:rPr>
        <w:t>77</w:t>
      </w:r>
      <w:r w:rsidR="00FE18CB" w:rsidRPr="00FE18CB">
        <w:t>)</w:t>
      </w:r>
      <w:r>
        <w:fldChar w:fldCharType="end"/>
      </w:r>
      <w:r>
        <w:t xml:space="preserve">, coenzyme metabolism </w:t>
      </w:r>
      <w:r>
        <w:fldChar w:fldCharType="begin"/>
      </w:r>
      <w:r w:rsidR="00FE18CB">
        <w:instrText xml:space="preserve"> ADDIN ZOTERO_ITEM CSL_CITATION {"citationID":"RUb5pm3b","properties":{"formattedCitation":"({\\i{}78})","plainCitation":"(78)","noteIndex":0},"citationItems":[{"id":3246,"uris":["http://zotero.org/users/13901503/items/SBMSGALS"],"itemData":{"id":3246,"type":"article-journal","container-title":"Trends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FE18CB" w:rsidRPr="00FE18CB">
        <w:t>(</w:t>
      </w:r>
      <w:r w:rsidR="00FE18CB" w:rsidRPr="00FE18CB">
        <w:rPr>
          <w:i/>
          <w:iCs/>
        </w:rPr>
        <w:t>78</w:t>
      </w:r>
      <w:r w:rsidR="00FE18CB" w:rsidRPr="00FE18CB">
        <w:t>)</w:t>
      </w:r>
      <w:r>
        <w:fldChar w:fldCharType="end"/>
      </w:r>
      <w:r>
        <w:t xml:space="preserve">, and degradation of vitamin-like compounds </w:t>
      </w:r>
      <w:r>
        <w:fldChar w:fldCharType="begin"/>
      </w:r>
      <w:r w:rsidR="00FE18CB">
        <w:instrText xml:space="preserve"> ADDIN ZOTERO_ITEM CSL_CITATION {"citationID":"CONirrgu","properties":{"formattedCitation":"({\\i{}79})","plainCitation":"(79)","noteIndex":0},"citationItems":[{"id":3334,"uris":["http://zotero.org/users/13901503/items/68BGK4TV"],"itemData":{"id":3334,"type":"article-journal","abstract":"Vitamin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FE18CB" w:rsidRPr="00FE18CB">
        <w:t>(</w:t>
      </w:r>
      <w:r w:rsidR="00FE18CB" w:rsidRPr="00FE18CB">
        <w:rPr>
          <w:i/>
          <w:iCs/>
        </w:rPr>
        <w:t>79</w:t>
      </w:r>
      <w:r w:rsidR="00FE18CB" w:rsidRPr="00FE18CB">
        <w:t>)</w:t>
      </w:r>
      <w:r>
        <w:fldChar w:fldCharType="end"/>
      </w:r>
      <w:r w:rsidR="008A13A6">
        <w:t xml:space="preserve">, which </w:t>
      </w:r>
      <w:r w:rsidR="004537C0">
        <w:t xml:space="preserve">may reflect a compensatory effort to restore redox balance. </w:t>
      </w:r>
    </w:p>
    <w:p w14:paraId="47CD327A" w14:textId="5730BDDE" w:rsidR="00015116" w:rsidRDefault="00015116" w:rsidP="001E6B1C">
      <w:pPr>
        <w:ind w:firstLine="720"/>
      </w:pPr>
      <w:r>
        <w:t>Rising temperatures were</w:t>
      </w:r>
      <w:r w:rsidR="004537C0">
        <w:t xml:space="preserve"> also</w:t>
      </w:r>
      <w:r>
        <w:t xml:space="preserve"> associated with a decline in </w:t>
      </w:r>
      <w:r w:rsidRPr="00183627">
        <w:t xml:space="preserve">pathways that </w:t>
      </w:r>
      <w:r>
        <w:t>produce metabolites known to support anti-inflammatory signaling</w:t>
      </w:r>
      <w:r w:rsidR="004537C0">
        <w:t xml:space="preserve"> (Fig 3E)</w:t>
      </w:r>
      <w:r w:rsidR="001E6B1C">
        <w:t>,</w:t>
      </w:r>
      <w:r>
        <w:t xml:space="preserve"> including synthesis of the SCFAs butyrate and propanoate </w:t>
      </w:r>
      <w:r>
        <w:fldChar w:fldCharType="begin"/>
      </w:r>
      <w:r w:rsidR="00FE18CB">
        <w:instrText xml:space="preserve"> ADDIN ZOTERO_ITEM CSL_CITATION {"citationID":"BKbHZJDj","properties":{"formattedCitation":"({\\i{}43}, {\\i{}80})","plainCitation":"(43,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80</w:t>
      </w:r>
      <w:r w:rsidR="00FE18CB" w:rsidRPr="00FE18CB">
        <w:t>)</w:t>
      </w:r>
      <w:r>
        <w:fldChar w:fldCharType="end"/>
      </w:r>
      <w:r>
        <w:t xml:space="preserve">, catabolism of monounsaturated fatty acids like oleate </w:t>
      </w:r>
      <w:r>
        <w:fldChar w:fldCharType="begin"/>
      </w:r>
      <w:r w:rsidR="00FE18CB">
        <w:instrText xml:space="preserve"> ADDIN ZOTERO_ITEM CSL_CITATION {"citationID":"wYIcCrwU","properties":{"formattedCitation":"({\\i{}81})","plainCitation":"(81)","noteIndex":0},"citationItems":[{"id":3176,"uris":["http://zotero.org/users/13901503/items/HTMPX6GE"],"itemData":{"id":3176,"type":"article-journal","abstract":"Monocytes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polyamine production from arginine degradation </w:t>
      </w:r>
      <w:r w:rsidRPr="001A4F55">
        <w:t xml:space="preserve">and ornithine synthesis </w:t>
      </w:r>
      <w:r w:rsidRPr="001A4F55">
        <w:fldChar w:fldCharType="begin"/>
      </w:r>
      <w:r w:rsidR="00FE18CB">
        <w:instrText xml:space="preserve"> ADDIN ZOTERO_ITEM CSL_CITATION {"citationID":"CTjLWKQl","properties":{"formattedCitation":"({\\i{}82})","plainCitation":"(82)","noteIndex":0},"citationItems":[{"id":3995,"uris":["http://zotero.org/users/13901503/items/3CHW39VH"],"itemData":{"id":3995,"type":"article-journal","abstract":"The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FE18CB" w:rsidRPr="00FE18CB">
        <w:t>(</w:t>
      </w:r>
      <w:r w:rsidR="00FE18CB" w:rsidRPr="00FE18CB">
        <w:rPr>
          <w:i/>
          <w:iCs/>
        </w:rPr>
        <w:t>82</w:t>
      </w:r>
      <w:r w:rsidR="00FE18CB" w:rsidRPr="00FE18CB">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FE18CB">
        <w:instrText xml:space="preserve"> ADDIN ZOTERO_ITEM CSL_CITATION {"citationID":"WbrfEbW1","properties":{"formattedCitation":"({\\i{}83})","plainCitation":"(83)","noteIndex":0},"citationItems":[{"id":3532,"uris":["http://zotero.org/users/13901503/items/X4GCYZZS"],"itemData":{"id":3532,"type":"article-journal","abstract":"Actions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FE18CB" w:rsidRPr="00FE18CB">
        <w:t>(</w:t>
      </w:r>
      <w:r w:rsidR="00FE18CB" w:rsidRPr="00FE18CB">
        <w:rPr>
          <w:i/>
          <w:iCs/>
        </w:rPr>
        <w:t>83</w:t>
      </w:r>
      <w:r w:rsidR="00FE18CB" w:rsidRPr="00FE18CB">
        <w:t>)</w:t>
      </w:r>
      <w:r>
        <w:fldChar w:fldCharType="end"/>
      </w:r>
      <w:r>
        <w:t>.</w:t>
      </w:r>
    </w:p>
    <w:p w14:paraId="7D35B929" w14:textId="77777777" w:rsidR="00D0447D" w:rsidRDefault="00D0447D" w:rsidP="00D0447D">
      <w:pPr>
        <w:ind w:firstLine="720"/>
      </w:pPr>
    </w:p>
    <w:bookmarkEnd w:id="18"/>
    <w:p w14:paraId="3154B852" w14:textId="77777777" w:rsidR="001E6B1C" w:rsidRDefault="001E6B1C" w:rsidP="001E6B1C">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1A2FF171" w14:textId="77777777" w:rsidR="001E6B1C" w:rsidRPr="00991E79" w:rsidRDefault="001E6B1C" w:rsidP="001E6B1C">
      <w:r w:rsidRPr="00991E79">
        <w:rPr>
          <w:i/>
          <w:iCs/>
        </w:rPr>
        <w:t>Community-level</w:t>
      </w:r>
      <w:r>
        <w:rPr>
          <w:i/>
          <w:iCs/>
        </w:rPr>
        <w:t xml:space="preserve"> results</w:t>
      </w:r>
    </w:p>
    <w:p w14:paraId="3C4E32C0" w14:textId="26DE41B1" w:rsidR="001E6B1C" w:rsidRDefault="001E6B1C" w:rsidP="001E6B1C">
      <w:pPr>
        <w:ind w:firstLine="720"/>
      </w:pPr>
      <w:r>
        <w:lastRenderedPageBreak/>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accounting for at least 98% of the model weight (Fig 3S). Principal </w:t>
      </w:r>
      <w:r w:rsidR="008A13A6">
        <w:t>c</w:t>
      </w:r>
      <w:r>
        <w:t xml:space="preserve">omponent 1 was the only component with confidence intervals that did not include zero, </w:t>
      </w:r>
      <w:commentRangeStart w:id="31"/>
      <w:r>
        <w:t>but accounted for the greatest proportion of variance among all principal components</w:t>
      </w:r>
      <w:commentRangeEnd w:id="31"/>
      <w:r w:rsidR="007606E3">
        <w:rPr>
          <w:rStyle w:val="CommentReference"/>
        </w:rPr>
        <w:commentReference w:id="31"/>
      </w:r>
      <w:r>
        <w:t>.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w:t>
      </w:r>
      <w:r w:rsidR="008A13A6">
        <w:t>,</w:t>
      </w:r>
      <w:r>
        <w:t xml:space="preserve"> combined with the small effect sizes (Shannon </w:t>
      </w:r>
      <w:r w:rsidRPr="00887114">
        <w:t>β</w:t>
      </w:r>
      <w:r>
        <w:rPr>
          <w:vertAlign w:val="subscript"/>
        </w:rPr>
        <w:t>temp*neopterin</w:t>
      </w:r>
      <w:r>
        <w:t xml:space="preserve"> = </w:t>
      </w:r>
      <w:commentRangeStart w:id="32"/>
      <w:r>
        <w:t>-</w:t>
      </w:r>
      <w:commentRangeEnd w:id="32"/>
      <w:r w:rsidR="00E62B00">
        <w:rPr>
          <w:rStyle w:val="CommentReference"/>
        </w:rPr>
        <w:commentReference w:id="32"/>
      </w:r>
      <w:r>
        <w:t xml:space="preserve">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1EFDBA28" w14:textId="287E5BCB" w:rsidR="001E6B1C" w:rsidRDefault="001E6B1C" w:rsidP="001E6B1C">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3S). Even though </w:t>
      </w:r>
      <w:r w:rsidR="008A13A6">
        <w:t>p</w:t>
      </w:r>
      <w:r>
        <w:t xml:space="preserve">rincipal </w:t>
      </w:r>
      <w:r w:rsidR="008A13A6">
        <w:t>c</w:t>
      </w:r>
      <w:r>
        <w:t xml:space="preserve">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w:t>
      </w:r>
      <w:commentRangeStart w:id="33"/>
      <w:r>
        <w:t>Shannon’s diversity</w:t>
      </w:r>
      <w:commentRangeEnd w:id="33"/>
      <w:r w:rsidR="007556D5">
        <w:rPr>
          <w:rStyle w:val="CommentReference"/>
        </w:rPr>
        <w:commentReference w:id="33"/>
      </w:r>
      <w:r>
        <w:t>.</w:t>
      </w:r>
    </w:p>
    <w:p w14:paraId="124072C6" w14:textId="77777777" w:rsidR="001A1985" w:rsidRDefault="001A1985" w:rsidP="001A1985"/>
    <w:p w14:paraId="36316BEE" w14:textId="53FAB00B" w:rsidR="001A1985" w:rsidRDefault="00230DAD" w:rsidP="001A1985">
      <w:pPr>
        <w:rPr>
          <w:i/>
          <w:iCs/>
        </w:rPr>
      </w:pPr>
      <w:r>
        <w:rPr>
          <w:i/>
          <w:iCs/>
        </w:rPr>
        <w:t>Individual taxon</w:t>
      </w:r>
      <w:r w:rsidR="001A1985">
        <w:rPr>
          <w:i/>
          <w:iCs/>
        </w:rPr>
        <w:t xml:space="preserve"> and metabolic pathway results</w:t>
      </w:r>
    </w:p>
    <w:p w14:paraId="21066C38" w14:textId="307AE2E1" w:rsidR="001A1985" w:rsidRDefault="001A1985" w:rsidP="001A1985">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w:t>
      </w:r>
      <w:r w:rsidR="00230DAD">
        <w:t>d</w:t>
      </w:r>
      <w:r>
        <w:t xml:space="preserve"> two contrasting effects: (1) the relationship between temperature and abundance </w:t>
      </w:r>
      <w:r w:rsidR="00230DAD">
        <w:t>became</w:t>
      </w:r>
      <w:r>
        <w:t xml:space="preserve"> more negative (i.e., the slopes decrease) at higher neopterin concentrations (Fig 4A), and (2)</w:t>
      </w:r>
      <w:r w:rsidRPr="009C62EC">
        <w:t xml:space="preserve"> </w:t>
      </w:r>
      <w:r>
        <w:t>the relationship between temperature and abundance</w:t>
      </w:r>
      <w:r w:rsidR="00230DAD">
        <w:t xml:space="preserve"> became</w:t>
      </w:r>
      <w:r>
        <w:t xml:space="preserve"> more</w:t>
      </w:r>
      <w:r w:rsidRPr="009C62EC">
        <w:t xml:space="preserve"> </w:t>
      </w:r>
      <w:r>
        <w:t>positive (i.e., the slopes increase) at higher neopterin concentrations (Fig 4B &amp; C).</w:t>
      </w:r>
      <w:r w:rsidRPr="007246CF">
        <w:t xml:space="preserve"> </w:t>
      </w:r>
      <w:r>
        <w:t>The majority of taxa (12 out of 20) exhibit</w:t>
      </w:r>
      <w:r w:rsidR="00230DAD">
        <w:t>ed</w:t>
      </w:r>
      <w:r>
        <w:t xml:space="preserve"> decreasing slopes at higher neopterin concentrations. These taxa </w:t>
      </w:r>
      <w:r w:rsidR="00230DAD">
        <w:t>were</w:t>
      </w:r>
      <w:r>
        <w:t xml:space="preserve"> almost exclusively from the phyla </w:t>
      </w:r>
      <w:proofErr w:type="spellStart"/>
      <w:r w:rsidRPr="00B24088">
        <w:t>Bacteroidota</w:t>
      </w:r>
      <w:proofErr w:type="spellEnd"/>
      <w:r>
        <w:t xml:space="preserve"> (5 taxa)</w:t>
      </w:r>
      <w:r w:rsidRPr="00B24088">
        <w:t xml:space="preserve"> and Firmicutes</w:t>
      </w:r>
      <w:r>
        <w:t xml:space="preserve"> (6 taxa), </w:t>
      </w:r>
      <w:r w:rsidR="008A13A6">
        <w:t xml:space="preserve">and </w:t>
      </w:r>
      <w:r w:rsidR="00230DAD">
        <w:t>includ</w:t>
      </w:r>
      <w:r w:rsidR="008A13A6">
        <w:t>ed</w:t>
      </w:r>
      <w:r>
        <w:t xml:space="preserve">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FE18CB">
        <w:instrText xml:space="preserve"> ADDIN ZOTERO_ITEM CSL_CITATION {"citationID":"wESsU6it","properties":{"formattedCitation":"({\\i{}84},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fldChar w:fldCharType="end"/>
      </w:r>
      <w:r>
        <w:t>. The taxa that exhibit</w:t>
      </w:r>
      <w:r w:rsidR="00230DAD">
        <w:t>ed</w:t>
      </w:r>
      <w:r>
        <w:t xml:space="preserve"> increasing slopes (8 out of 20) show</w:t>
      </w:r>
      <w:r w:rsidR="00230DAD">
        <w:t>ed</w:t>
      </w:r>
      <w:r>
        <w:t xml:space="preserve"> two distinct patterns: one where a positive slope bec</w:t>
      </w:r>
      <w:r w:rsidR="00230DAD">
        <w:t>ame</w:t>
      </w:r>
      <w:r>
        <w:t xml:space="preserve"> steeper when neopterin </w:t>
      </w:r>
      <w:r w:rsidR="00230DAD">
        <w:t>was</w:t>
      </w:r>
      <w:r>
        <w:t xml:space="preserve"> high, and another where a negative slope change</w:t>
      </w:r>
      <w:r w:rsidR="00230DAD">
        <w:t>d</w:t>
      </w:r>
      <w:r>
        <w:t xml:space="preserve"> to positive when neopterin </w:t>
      </w:r>
      <w:r w:rsidR="00230DAD">
        <w:t>was</w:t>
      </w:r>
      <w:r>
        <w:t xml:space="preserve"> high.</w:t>
      </w:r>
      <w:r w:rsidRPr="00367C74">
        <w:t xml:space="preserve"> </w:t>
      </w:r>
      <w:r>
        <w:t>These taxa include</w:t>
      </w:r>
      <w:r w:rsidR="00230DAD">
        <w:t>d</w:t>
      </w:r>
      <w:r>
        <w:t xml:space="preserve"> two SCFA </w:t>
      </w:r>
      <w:r>
        <w:lastRenderedPageBreak/>
        <w:t xml:space="preserve">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del w:id="34" w:author="Marshall, Andrew" w:date="2025-08-12T10:40:00Z" w16du:dateUtc="2025-08-12T14:40:00Z">
        <w:r w:rsidDel="00256A17">
          <w:delText xml:space="preserve"> </w:delText>
        </w:r>
      </w:del>
      <w:r>
        <w:t xml:space="preserve"> </w:t>
      </w:r>
      <w:r>
        <w:fldChar w:fldCharType="begin"/>
      </w:r>
      <w:r w:rsidR="00FE18CB">
        <w:instrText xml:space="preserve"> ADDIN ZOTERO_ITEM CSL_CITATION {"citationID":"nc5nFo7O","properties":{"formattedCitation":"({\\i{}86}, {\\i{}87})","plainCitation":"(86, 87)","noteIndex":0},"citationItems":[{"id":3715,"uris":["http://zotero.org/users/13901503/items/6SAKEANZ"],"itemData":{"id":3715,"type":"article-journal","abstract":"Summary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FE18CB" w:rsidRPr="00FE18CB">
        <w:t>(</w:t>
      </w:r>
      <w:r w:rsidR="00FE18CB" w:rsidRPr="00FE18CB">
        <w:rPr>
          <w:i/>
          <w:iCs/>
        </w:rPr>
        <w:t>86</w:t>
      </w:r>
      <w:r w:rsidR="00FE18CB" w:rsidRPr="00FE18CB">
        <w:t xml:space="preserve">, </w:t>
      </w:r>
      <w:r w:rsidR="00FE18CB" w:rsidRPr="00FE18CB">
        <w:rPr>
          <w:i/>
          <w:iCs/>
        </w:rPr>
        <w:t>87</w:t>
      </w:r>
      <w:r w:rsidR="00FE18CB" w:rsidRPr="00FE18CB">
        <w:t>)</w:t>
      </w:r>
      <w:r>
        <w:fldChar w:fldCharType="end"/>
      </w:r>
      <w:r>
        <w:t xml:space="preserve">, and the family </w:t>
      </w:r>
      <w:proofErr w:type="spellStart"/>
      <w:r w:rsidRPr="00230DAD">
        <w:rPr>
          <w:rStyle w:val="Strong"/>
          <w:rFonts w:eastAsiaTheme="majorEastAsia"/>
          <w:b w:val="0"/>
          <w:bCs w:val="0"/>
          <w:i/>
          <w:iCs/>
        </w:rPr>
        <w:t>Helicobacteraceae</w:t>
      </w:r>
      <w:proofErr w:type="spellEnd"/>
      <w:r>
        <w:rPr>
          <w:rStyle w:val="Strong"/>
          <w:rFonts w:eastAsiaTheme="majorEastAsia"/>
        </w:rPr>
        <w:t xml:space="preserve">, </w:t>
      </w:r>
      <w:r w:rsidRPr="00230DAD">
        <w:rPr>
          <w:rStyle w:val="Strong"/>
          <w:rFonts w:eastAsiaTheme="majorEastAsia"/>
          <w:b w:val="0"/>
          <w:bCs w:val="0"/>
        </w:rPr>
        <w:t>which commonly includes facultative anaerobes</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{"citationID":"o9UAt3dv","properties":{"formattedCitation":"({\\i{}88})","plainCitation":"(88)","noteIndex":0},"citationItems":[{"id":3984,"uris":["http://zotero.org/users/13901503/items/PFZ9P5R3"],"itemData":{"id":3984,"type":"article-journal","abstract":"Helicobacter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88</w:t>
      </w:r>
      <w:r w:rsidR="00FE18CB" w:rsidRPr="00FE18CB">
        <w:t>)</w:t>
      </w:r>
      <w:r>
        <w:rPr>
          <w:rStyle w:val="Strong"/>
          <w:rFonts w:eastAsiaTheme="majorEastAsia"/>
          <w:b w:val="0"/>
          <w:bCs w:val="0"/>
        </w:rPr>
        <w:fldChar w:fldCharType="end"/>
      </w:r>
      <w:r>
        <w:rPr>
          <w:rStyle w:val="Strong"/>
          <w:rFonts w:eastAsiaTheme="majorEastAsia"/>
        </w:rPr>
        <w:t>.</w:t>
      </w:r>
      <w:r>
        <w:t xml:space="preserve"> </w:t>
      </w:r>
    </w:p>
    <w:p w14:paraId="0E726342" w14:textId="49179EE6" w:rsidR="001A1985" w:rsidRDefault="001A1985" w:rsidP="00230DAD">
      <w:pPr>
        <w:ind w:firstLine="720"/>
      </w:pPr>
      <w:r>
        <w:t>Neopterin concentration was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w:t>
      </w:r>
      <w:r w:rsidR="008A13A6">
        <w:t>ed</w:t>
      </w:r>
      <w:r>
        <w:t xml:space="preserve">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FE18CB">
        <w:instrText xml:space="preserve"> ADDIN ZOTERO_ITEM CSL_CITATION {"citationID":"Yyg97aqJ","properties":{"formattedCitation":"({\\i{}81})","plainCitation":"(81)","noteIndex":0},"citationItems":[{"id":3176,"uris":["http://zotero.org/users/13901503/items/HTMPX6GE"],"itemData":{"id":3176,"type":"article-journal","abstract":"Monocytes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{"citationID":"yCxgcM3a","properties":{"formattedCitation":"({\\i{}89})","plainCitation":"(89)","noteIndex":0},"citationItems":[{"id":3707,"uris":["http://zotero.org/users/13901503/items/DINXISI6"],"itemData":{"id":3707,"type":"article-journal","abstract":"The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FE18CB">
        <w:instrText xml:space="preserve"> ADDIN ZOTERO_ITEM CSL_CITATION {"citationID":"MREWhKrM","properties":{"formattedCitation":"({\\i{}90})","plainCitation":"(90)","noteIndex":0},"citationItems":[{"id":3666,"uris":["http://zotero.org/users/13901503/items/787C6UND"],"itemData":{"id":3666,"type":"article-journal","abstract":"&lt;p&gt;The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FE18CB" w:rsidRPr="00FE18CB">
        <w:t>(</w:t>
      </w:r>
      <w:r w:rsidR="00FE18CB" w:rsidRPr="00FE18CB">
        <w:rPr>
          <w:i/>
          <w:iCs/>
        </w:rPr>
        <w:t>90</w:t>
      </w:r>
      <w:r w:rsidR="00FE18CB" w:rsidRPr="00FE18CB">
        <w:t>)</w:t>
      </w:r>
      <w:r>
        <w:fldChar w:fldCharType="end"/>
      </w:r>
      <w:r>
        <w:t xml:space="preserve">, </w:t>
      </w:r>
      <w:r w:rsidRPr="001261A1">
        <w:t>Rubisco shunt</w:t>
      </w:r>
      <w:r>
        <w:t xml:space="preserve"> </w:t>
      </w:r>
      <w:r>
        <w:fldChar w:fldCharType="begin"/>
      </w:r>
      <w:r w:rsidR="00FE18CB">
        <w:instrText xml:space="preserve"> ADDIN ZOTERO_ITEM CSL_CITATION {"citationID":"8lsfxZT8","properties":{"formattedCitation":"({\\i{}91})","plainCitation":"(91)","noteIndex":0},"citationItems":[{"id":3661,"uris":["http://zotero.org/users/13901503/items/7EH7QSRX"],"itemData":{"id":3661,"type":"article-journal","abstract":"Rubisco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91</w:t>
      </w:r>
      <w:r w:rsidR="00FE18CB" w:rsidRPr="00FE18CB">
        <w:t>)</w:t>
      </w:r>
      <w:r>
        <w:fldChar w:fldCharType="end"/>
      </w:r>
      <w:r>
        <w:t xml:space="preserve">, ubiquinone biosynthesis </w:t>
      </w:r>
      <w:r>
        <w:fldChar w:fldCharType="begin"/>
      </w:r>
      <w:r w:rsidR="00FE18CB">
        <w:instrText xml:space="preserve"> ADDIN ZOTERO_ITEM CSL_CITATION {"citationID":"hub5pdYU","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 xml:space="preserve">, </w:t>
      </w:r>
      <w:r w:rsidRPr="001261A1">
        <w:t>enterobacterial common antigen biosynthesis</w:t>
      </w:r>
      <w:r>
        <w:t xml:space="preserve"> </w:t>
      </w:r>
      <w:r>
        <w:fldChar w:fldCharType="begin"/>
      </w:r>
      <w:r w:rsidR="00FE18CB">
        <w:instrText xml:space="preserve"> ADDIN ZOTERO_ITEM CSL_CITATION {"citationID":"FvN60f2B","properties":{"formattedCitation":"({\\i{}93})","plainCitation":"(93)","noteIndex":0},"citationItems":[{"id":3712,"uris":["http://zotero.org/users/13901503/items/S8VNSY7N"],"itemData":{"id":3712,"type":"article-journal","abstract":"Enterobacterial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 xml:space="preserve">, and Lipid A biosynthesis </w:t>
      </w:r>
      <w:r>
        <w:fldChar w:fldCharType="begin"/>
      </w:r>
      <w:r w:rsidR="00FE18CB">
        <w:instrText xml:space="preserve"> ADDIN ZOTERO_ITEM CSL_CITATION {"citationID":"XLDjRCPa","properties":{"formattedCitation":"({\\i{}94})","plainCitation":"(94)","noteIndex":0},"citationItems":[{"id":3710,"uris":["http://zotero.org/users/13901503/items/7XBTXUWV"],"itemData":{"id":3710,"type":"article-journal","abstract":"Bacterial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 They also included pathways involved in redox maintenance, including the synthesis of B vitamins </w:t>
      </w:r>
      <w:r>
        <w:fldChar w:fldCharType="begin"/>
      </w:r>
      <w:r w:rsidR="009237D2">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{"citationID":"ie0Y7lhz","properties":{"formattedCitation":"({\\i{}71})","plainCitation":"(71)","noteIndex":0},"citationItems":[{"id":3239,"uris":["http://zotero.org/users/13901503/items/F8CEHMIS"],"itemData":{"id":3239,"type":"article-journal","abstract":"Accumulating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t>
      </w:r>
    </w:p>
    <w:p w14:paraId="38AF3FDA" w14:textId="77777777" w:rsidR="001A1985" w:rsidRDefault="001A1985" w:rsidP="001A1985"/>
    <w:p w14:paraId="7777B32D" w14:textId="77777777" w:rsidR="00230DAD" w:rsidRDefault="00230DAD" w:rsidP="00230DAD">
      <w:r>
        <w:t xml:space="preserve">Discussion: </w:t>
      </w:r>
    </w:p>
    <w:p w14:paraId="4621D044" w14:textId="77777777" w:rsidR="00230DAD" w:rsidRDefault="00230DAD" w:rsidP="00230DAD">
      <w:pPr>
        <w:ind w:firstLine="720"/>
      </w:pPr>
      <w:commentRangeStart w:id="35"/>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commentRangeEnd w:id="35"/>
      <w:r w:rsidR="00C779CD">
        <w:rPr>
          <w:rStyle w:val="CommentReference"/>
        </w:rPr>
        <w:commentReference w:id="35"/>
      </w:r>
    </w:p>
    <w:p w14:paraId="5AF79EE2" w14:textId="77777777" w:rsidR="00230DAD" w:rsidRDefault="00230DAD" w:rsidP="00230DAD"/>
    <w:p w14:paraId="5A5155B4" w14:textId="77777777" w:rsidR="00230DAD" w:rsidRDefault="00230DAD" w:rsidP="00230DAD">
      <w:pPr>
        <w:rPr>
          <w:u w:val="single"/>
        </w:rPr>
      </w:pPr>
      <w:r w:rsidRPr="00C64C3B">
        <w:rPr>
          <w:u w:val="single"/>
        </w:rPr>
        <w:t xml:space="preserve">Gut microbiome </w:t>
      </w:r>
      <w:r>
        <w:rPr>
          <w:u w:val="single"/>
        </w:rPr>
        <w:t>response to</w:t>
      </w:r>
      <w:r w:rsidRPr="00C64C3B">
        <w:rPr>
          <w:u w:val="single"/>
        </w:rPr>
        <w:t xml:space="preserve"> temperature</w:t>
      </w:r>
    </w:p>
    <w:p w14:paraId="7D51C29D" w14:textId="72AC60C0" w:rsidR="00230DAD" w:rsidRDefault="00230DAD" w:rsidP="00632E94">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FE18CB">
        <w:instrText xml:space="preserve"> ADDIN ZOTERO_ITEM CSL_CITATION {"citationID":"BOTDPuFp","properties":{"formattedCitation":"({\\i{}95})","plainCitation":"(95)","noteIndex":0},"citationItems":[{"id":1527,"uris":["http://zotero.org/users/13901503/items/2LNX23SB"],"itemData":{"id":1527,"type":"article-journal","abstract":"A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FE18CB" w:rsidRPr="00FE18CB">
        <w:t>(</w:t>
      </w:r>
      <w:r w:rsidR="00FE18CB" w:rsidRPr="00FE18CB">
        <w:rPr>
          <w:i/>
          <w:iCs/>
        </w:rPr>
        <w:t>95</w:t>
      </w:r>
      <w:r w:rsidR="00FE18CB" w:rsidRPr="00FE18CB">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FE18CB">
        <w:instrText xml:space="preserve"> ADDIN ZOTERO_ITEM CSL_CITATION {"citationID":"t7jhlu8l","properties":{"formattedCitation":"({\\i{}96})","plainCitation":"(96)","noteIndex":0},"citationItems":[{"id":1008,"uris":["http://zotero.org/users/13901503/items/5W73TYRF"],"itemData":{"id":1008,"type":"article-journal","abstract":"The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FE18CB" w:rsidRPr="00FE18CB">
        <w:t>(</w:t>
      </w:r>
      <w:r w:rsidR="00FE18CB" w:rsidRPr="00FE18CB">
        <w:rPr>
          <w:i/>
          <w:iCs/>
        </w:rPr>
        <w:t>96</w:t>
      </w:r>
      <w:r w:rsidR="00FE18CB" w:rsidRPr="00FE18CB">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FE18CB">
        <w:instrText xml:space="preserve"> ADDIN ZOTERO_ITEM CSL_CITATION {"citationID":"niRie4ap","properties":{"formattedCitation":"({\\i{}97})","plainCitation":"(97)","noteIndex":0},"citationItems":[{"id":1477,"uris":["http://zotero.org/users/13901503/items/HC276HZJ"],"itemData":{"id":1477,"type":"article-journal","abstract":"Antibiotic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FE18CB" w:rsidRPr="00FE18CB">
        <w:t>(</w:t>
      </w:r>
      <w:r w:rsidR="00FE18CB" w:rsidRPr="00FE18CB">
        <w:rPr>
          <w:i/>
          <w:iCs/>
        </w:rPr>
        <w:t>97</w:t>
      </w:r>
      <w:r w:rsidR="00FE18CB" w:rsidRPr="00FE18CB">
        <w:t>)</w:t>
      </w:r>
      <w:r>
        <w:fldChar w:fldCharType="end"/>
      </w:r>
      <w:r w:rsidR="00632E94">
        <w:t xml:space="preserve">, which may leave hosts more vulnerable to infection. </w:t>
      </w:r>
      <w:r>
        <w:t xml:space="preserve">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FE18CB">
        <w:instrText xml:space="preserve"> ADDIN ZOTERO_ITEM CSL_CITATION {"citationID":"hwQmyei2","properties":{"formattedCitation":"({\\i{}98})","plainCitation":"(98)","noteIndex":0},"citationItems":[{"id":3181,"uris":["http://zotero.org/users/13901503/items/N5RMCRXY"],"itemData":{"id":3181,"type":"article-journal","abstract":"Microbial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FE18CB" w:rsidRPr="00FE18CB">
        <w:t>(</w:t>
      </w:r>
      <w:r w:rsidR="00FE18CB" w:rsidRPr="00FE18CB">
        <w:rPr>
          <w:i/>
          <w:iCs/>
        </w:rPr>
        <w:t>98</w:t>
      </w:r>
      <w:r w:rsidR="00FE18CB" w:rsidRPr="00FE18CB">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FE18CB">
        <w:instrText xml:space="preserve"> ADDIN ZOTERO_ITEM CSL_CITATION {"citationID":"08yGUd4c","properties":{"formattedCitation":"({\\i{}37}, {\\i{}99})","plainCitation":"(37, 99)","noteIndex":0},"citationItems":[{"id":3980,"uris":["http://zotero.org/users/13901503/items/D55I9RZZ"],"itemData":{"id":3980,"type":"article-journal","abstract":"SUMMARYCampylobacter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FE18CB" w:rsidRPr="00FE18CB">
        <w:t>(</w:t>
      </w:r>
      <w:r w:rsidR="00FE18CB" w:rsidRPr="00FE18CB">
        <w:rPr>
          <w:i/>
          <w:iCs/>
        </w:rPr>
        <w:t>37</w:t>
      </w:r>
      <w:r w:rsidR="00FE18CB" w:rsidRPr="00FE18CB">
        <w:t xml:space="preserve">, </w:t>
      </w:r>
      <w:r w:rsidR="00FE18CB" w:rsidRPr="00FE18CB">
        <w:rPr>
          <w:i/>
          <w:iCs/>
        </w:rPr>
        <w:t>99</w:t>
      </w:r>
      <w:r w:rsidR="00FE18CB" w:rsidRPr="00FE18CB">
        <w:t>)</w:t>
      </w:r>
      <w:r>
        <w:fldChar w:fldCharType="end"/>
      </w:r>
      <w:r>
        <w:t xml:space="preserve">, are less sensitive to heat compared to other </w:t>
      </w:r>
      <w:commentRangeStart w:id="36"/>
      <w:r>
        <w:t>phyla. Therefore, sustained high temperatures may continue to erode both taxonomic and functional diversity, eventually increasing the host’s vulnerability to infection.</w:t>
      </w:r>
      <w:commentRangeEnd w:id="36"/>
      <w:r w:rsidR="003B160D">
        <w:rPr>
          <w:rStyle w:val="CommentReference"/>
        </w:rPr>
        <w:commentReference w:id="36"/>
      </w:r>
    </w:p>
    <w:p w14:paraId="44A3F446" w14:textId="660853B5" w:rsidR="00230DAD" w:rsidRDefault="00230DAD" w:rsidP="00230DAD">
      <w:pPr>
        <w:ind w:firstLine="720"/>
      </w:pPr>
      <w:r>
        <w:t>Metabolic restructuring in response to rising temperatures suggests that the gut microbiome undergoes functional shifts that may support community stability. For example, the increase in lipid synthesis and remodeling pathways</w:t>
      </w:r>
      <w:r w:rsidR="00396DB1">
        <w:t xml:space="preserve"> (Fig 3A)</w:t>
      </w:r>
      <w:r>
        <w:t xml:space="preserve"> could reflect cytoplasmic membrane restructuring, a process bacteria use to preserve membrane stability at high temperatures </w:t>
      </w:r>
      <w:r>
        <w:fldChar w:fldCharType="begin"/>
      </w:r>
      <w:r w:rsidR="00FE18CB">
        <w:instrText xml:space="preserve"> ADDIN ZOTERO_ITEM CSL_CITATION {"citationID":"SIOKOfLi","properties":{"formattedCitation":"({\\i{}62}, {\\i{}100})","plainCitation":"(62, 100)","noteIndex":0},"citationItems":[{"id":3378,"uris":["http://zotero.org/users/13901503/items/TZK8TZFH"],"itemData":{"id":3378,"type":"article-journal","container-title":"Journal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FE18CB" w:rsidRPr="00FE18CB">
        <w:t>(</w:t>
      </w:r>
      <w:r w:rsidR="00FE18CB" w:rsidRPr="00FE18CB">
        <w:rPr>
          <w:i/>
          <w:iCs/>
        </w:rPr>
        <w:t>62</w:t>
      </w:r>
      <w:r w:rsidR="00FE18CB" w:rsidRPr="00FE18CB">
        <w:t xml:space="preserve">, </w:t>
      </w:r>
      <w:r w:rsidR="00FE18CB" w:rsidRPr="00FE18CB">
        <w:rPr>
          <w:i/>
          <w:iCs/>
        </w:rPr>
        <w:t>100</w:t>
      </w:r>
      <w:r w:rsidR="00FE18CB" w:rsidRPr="00FE18CB">
        <w:t>)</w:t>
      </w:r>
      <w:r>
        <w:fldChar w:fldCharType="end"/>
      </w:r>
      <w:r w:rsidR="00396DB1">
        <w:t>.</w:t>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9237D2">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9237D2" w:rsidRPr="009237D2">
        <w:t>(</w:t>
      </w:r>
      <w:r w:rsidR="009237D2" w:rsidRPr="009237D2">
        <w:rPr>
          <w:i/>
          <w:iCs/>
        </w:rPr>
        <w:t>63</w:t>
      </w:r>
      <w:r w:rsidR="009237D2" w:rsidRPr="009237D2">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FE18CB">
        <w:instrText xml:space="preserve"> ADDIN ZOTERO_ITEM CSL_CITATION {"citationID":"XWxqevTe","properties":{"formattedCitation":"({\\i{}22}, {\\i{}101})","plainCitation":"(22, 101)","noteIndex":0},"citationItems":[{"id":3717,"uris":["http://zotero.org/users/13901503/items/UEK27R7E"],"itemData":{"id":3717,"type":"article-journal","abstract":"In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FE18CB" w:rsidRPr="00FE18CB">
        <w:t>(</w:t>
      </w:r>
      <w:r w:rsidR="00FE18CB" w:rsidRPr="00FE18CB">
        <w:rPr>
          <w:i/>
          <w:iCs/>
        </w:rPr>
        <w:t>22</w:t>
      </w:r>
      <w:r w:rsidR="00FE18CB" w:rsidRPr="00FE18CB">
        <w:t xml:space="preserve">, </w:t>
      </w:r>
      <w:r w:rsidR="00FE18CB" w:rsidRPr="00FE18CB">
        <w:rPr>
          <w:i/>
          <w:iCs/>
        </w:rPr>
        <w:t>101</w:t>
      </w:r>
      <w:r w:rsidR="00FE18CB" w:rsidRPr="00FE18CB">
        <w:t>)</w:t>
      </w:r>
      <w:r>
        <w:fldChar w:fldCharType="end"/>
      </w:r>
      <w:r>
        <w:t>. Similarly,</w:t>
      </w:r>
      <w:r w:rsidRPr="00E81C03">
        <w:t xml:space="preserve"> </w:t>
      </w:r>
      <w:r>
        <w:t>the observed increase in anaerobic metabolic pathways</w:t>
      </w:r>
      <w:r w:rsidRPr="00E81C03">
        <w:t xml:space="preserve"> </w:t>
      </w:r>
      <w:r>
        <w:t>and the decline in aerobic pathways</w:t>
      </w:r>
      <w:r w:rsidR="00396DB1">
        <w:t xml:space="preserve"> (Fig 3B)</w:t>
      </w:r>
      <w:r>
        <w:t xml:space="preserve"> likely reflect a response to maintain energy production under changing oxygen gradients due to redirected blood flow during heat exposure</w:t>
      </w:r>
      <w:r w:rsidR="00396DB1">
        <w:t xml:space="preserve"> </w:t>
      </w:r>
      <w:r>
        <w:fldChar w:fldCharType="begin"/>
      </w:r>
      <w:r w:rsidR="009237D2">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9237D2">
        <w:rPr>
          <w:rFonts w:ascii="Cambria Math" w:hAnsi="Cambria Math" w:cs="Cambria Math"/>
        </w:rPr>
        <w:instrText>𝑃</w:instrText>
      </w:r>
      <w:r w:rsidR="009237D2">
        <w:instrText xml:space="preserve">⁢CO2P⁢CO2, while decreasing venous O2 saturation and venous pH. One hour after heat exposure, liver glycogen levels were decreased </w:instrText>
      </w:r>
      <w:r w:rsidR="009237D2">
        <w:rPr>
          <w:rFonts w:ascii="Cambria Math" w:hAnsi="Cambria Math" w:cs="Cambria Math"/>
        </w:rPr>
        <w:instrText>∼</w:instrText>
      </w:r>
      <w:r w:rsidR="009237D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9237D2" w:rsidRPr="009237D2">
        <w:t>(</w:t>
      </w:r>
      <w:r w:rsidR="009237D2" w:rsidRPr="009237D2">
        <w:rPr>
          <w:i/>
          <w:iCs/>
        </w:rPr>
        <w:t>65</w:t>
      </w:r>
      <w:r w:rsidR="009237D2" w:rsidRPr="009237D2">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FE18CB">
        <w:instrText xml:space="preserve"> ADDIN ZOTERO_ITEM CSL_CITATION {"citationID":"mHntz9tf","properties":{"formattedCitation":"({\\i{}102}, {\\i{}103})","plainCitation":"(102, 103)","noteIndex":0},"citationItems":[{"id":3719,"uris":["http://zotero.org/users/13901503/items/ZGBKX69N"],"itemData":{"id":3719,"type":"article-journal","abstract":"Antibiotic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FE18CB" w:rsidRPr="00FE18CB">
        <w:t>(</w:t>
      </w:r>
      <w:r w:rsidR="00FE18CB" w:rsidRPr="00FE18CB">
        <w:rPr>
          <w:i/>
          <w:iCs/>
        </w:rPr>
        <w:t>102</w:t>
      </w:r>
      <w:r w:rsidR="00FE18CB" w:rsidRPr="00FE18CB">
        <w:t xml:space="preserve">, </w:t>
      </w:r>
      <w:r w:rsidR="00FE18CB" w:rsidRPr="00FE18CB">
        <w:rPr>
          <w:i/>
          <w:iCs/>
        </w:rPr>
        <w:t>103</w:t>
      </w:r>
      <w:r w:rsidR="00FE18CB" w:rsidRPr="00FE18CB">
        <w:t>)</w:t>
      </w:r>
      <w:r>
        <w:fldChar w:fldCharType="end"/>
      </w:r>
      <w:r>
        <w:t xml:space="preserve">, and coincide with a decline in complex polysaccharide fermentation typical of obligate taxa </w:t>
      </w:r>
      <w:r>
        <w:fldChar w:fldCharType="begin"/>
      </w:r>
      <w:r w:rsidR="00DD12D1">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DD12D1" w:rsidRPr="00DD12D1">
        <w:t>(</w:t>
      </w:r>
      <w:r w:rsidR="00DD12D1" w:rsidRPr="00DD12D1">
        <w:rPr>
          <w:i/>
          <w:iCs/>
        </w:rPr>
        <w:t>38</w:t>
      </w:r>
      <w:r w:rsidR="00DD12D1" w:rsidRPr="00DD12D1">
        <w:t>–</w:t>
      </w:r>
      <w:r w:rsidR="00DD12D1" w:rsidRPr="00DD12D1">
        <w:rPr>
          <w:i/>
          <w:iCs/>
        </w:rPr>
        <w:t>40</w:t>
      </w:r>
      <w:r w:rsidR="00DD12D1" w:rsidRPr="00DD12D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FE18CB">
        <w:instrText xml:space="preserve"> ADDIN ZOTERO_ITEM CSL_CITATION {"citationID":"GyT07F19","properties":{"formattedCitation":"({\\i{}104})","plainCitation":"(104)","noteIndex":0},"citationItems":[{"id":3688,"uris":["http://zotero.org/users/13901503/items/45UWS9R3"],"itemData":{"id":3688,"type":"article-journal","container-title":"Cell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FE18CB" w:rsidRPr="00FE18CB">
        <w:t>(</w:t>
      </w:r>
      <w:r w:rsidR="00FE18CB" w:rsidRPr="00FE18CB">
        <w:rPr>
          <w:i/>
          <w:iCs/>
        </w:rPr>
        <w:t>104</w:t>
      </w:r>
      <w:r w:rsidR="00FE18CB" w:rsidRPr="00FE18CB">
        <w:t>)</w:t>
      </w:r>
      <w:r>
        <w:fldChar w:fldCharType="end"/>
      </w:r>
      <w:r>
        <w:t xml:space="preserve"> and immunomodulators </w:t>
      </w:r>
      <w:r>
        <w:fldChar w:fldCharType="begin"/>
      </w:r>
      <w:r w:rsidR="00DD12D1">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D12D1" w:rsidRPr="00DD12D1">
        <w:t>(</w:t>
      </w:r>
      <w:r w:rsidR="00DD12D1" w:rsidRPr="00DD12D1">
        <w:rPr>
          <w:i/>
          <w:iCs/>
        </w:rPr>
        <w:t>42</w:t>
      </w:r>
      <w:r w:rsidR="00DD12D1" w:rsidRPr="00DD12D1">
        <w:t xml:space="preserve">, </w:t>
      </w:r>
      <w:r w:rsidR="00DD12D1" w:rsidRPr="00DD12D1">
        <w:rPr>
          <w:i/>
          <w:iCs/>
        </w:rPr>
        <w:t>43</w:t>
      </w:r>
      <w:r w:rsidR="00DD12D1" w:rsidRPr="00DD12D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248F2987" w14:textId="7D9E6AE7" w:rsidR="00632E94" w:rsidRDefault="00230DAD" w:rsidP="00D4726B">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DD12D1">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D12D1" w:rsidRPr="00DD12D1">
        <w:t>(</w:t>
      </w:r>
      <w:r w:rsidR="00DD12D1" w:rsidRPr="00DD12D1">
        <w:rPr>
          <w:i/>
          <w:iCs/>
        </w:rPr>
        <w:t>36</w:t>
      </w:r>
      <w:r w:rsidR="00DD12D1" w:rsidRPr="00DD12D1">
        <w:t xml:space="preserve">, </w:t>
      </w:r>
      <w:r w:rsidR="00DD12D1" w:rsidRPr="00DD12D1">
        <w:rPr>
          <w:i/>
          <w:iCs/>
        </w:rPr>
        <w:t>37</w:t>
      </w:r>
      <w:r w:rsidR="00DD12D1" w:rsidRPr="00DD12D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FE18CB">
        <w:instrText xml:space="preserve"> ADDIN ZOTERO_ITEM CSL_CITATION {"citationID":"25zGiPQC","properties":{"formattedCitation":"({\\i{}105}, {\\i{}106})","plainCitation":"(105, 106)","noteIndex":0},"citationItems":[{"id":2229,"uris":["http://zotero.org/users/13901503/items/J3568CMW"],"itemData":{"id":2229,"type":"article-journal","abstract":"We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FE18CB" w:rsidRPr="00FE18CB">
        <w:t>(</w:t>
      </w:r>
      <w:r w:rsidR="00FE18CB" w:rsidRPr="00FE18CB">
        <w:rPr>
          <w:i/>
          <w:iCs/>
        </w:rPr>
        <w:t>105</w:t>
      </w:r>
      <w:r w:rsidR="00FE18CB" w:rsidRPr="00FE18CB">
        <w:t xml:space="preserve">, </w:t>
      </w:r>
      <w:r w:rsidR="00FE18CB" w:rsidRPr="00FE18CB">
        <w:rPr>
          <w:i/>
          <w:iCs/>
        </w:rPr>
        <w:t>106</w:t>
      </w:r>
      <w:r w:rsidR="00FE18CB" w:rsidRPr="00FE18CB">
        <w:t>)</w:t>
      </w:r>
      <w:r>
        <w:fldChar w:fldCharType="end"/>
      </w:r>
      <w:r>
        <w:t xml:space="preserve">, reptiles </w:t>
      </w:r>
      <w:r>
        <w:fldChar w:fldCharType="begin"/>
      </w:r>
      <w:r w:rsidR="00DD12D1">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DD12D1" w:rsidRPr="00DD12D1">
        <w:t>(</w:t>
      </w:r>
      <w:r w:rsidR="00DD12D1" w:rsidRPr="00DD12D1">
        <w:rPr>
          <w:i/>
          <w:iCs/>
        </w:rPr>
        <w:t>33</w:t>
      </w:r>
      <w:r w:rsidR="00DD12D1" w:rsidRPr="00DD12D1">
        <w:t xml:space="preserve">, </w:t>
      </w:r>
      <w:r w:rsidR="00DD12D1" w:rsidRPr="00DD12D1">
        <w:rPr>
          <w:i/>
          <w:iCs/>
        </w:rPr>
        <w:t>49</w:t>
      </w:r>
      <w:r w:rsidR="00DD12D1" w:rsidRPr="00DD12D1">
        <w:t>)</w:t>
      </w:r>
      <w:r>
        <w:fldChar w:fldCharType="end"/>
      </w:r>
      <w:r>
        <w:t xml:space="preserve">, amphibians, birds </w:t>
      </w:r>
      <w:r>
        <w:fldChar w:fldCharType="begin"/>
      </w:r>
      <w:r w:rsidR="00DD12D1">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DD12D1" w:rsidRPr="00DD12D1">
        <w:t>(</w:t>
      </w:r>
      <w:r w:rsidR="00DD12D1" w:rsidRPr="00DD12D1">
        <w:rPr>
          <w:i/>
          <w:iCs/>
        </w:rPr>
        <w:t>21</w:t>
      </w:r>
      <w:r w:rsidR="00DD12D1" w:rsidRPr="00DD12D1">
        <w:t>)</w:t>
      </w:r>
      <w:r>
        <w:fldChar w:fldCharType="end"/>
      </w:r>
      <w:r>
        <w:t xml:space="preserve">, and mammals </w:t>
      </w:r>
      <w:r>
        <w:fldChar w:fldCharType="begin"/>
      </w:r>
      <w:r w:rsidR="00FE18CB">
        <w:instrText xml:space="preserve"> ADDIN ZOTERO_ITEM CSL_CITATION {"citationID":"QftC6azE","properties":{"formattedCitation":"({\\i{}107})","plainCitation":"(107)","noteIndex":0},"citationItems":[{"id":1959,"uris":["http://zotero.org/users/13901503/items/ZXQ5TW3X"],"itemData":{"id":1959,"type":"article-journal","abstract":"Summary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FE18CB" w:rsidRPr="00FE18CB">
        <w:t>(</w:t>
      </w:r>
      <w:r w:rsidR="00FE18CB" w:rsidRPr="00FE18CB">
        <w:rPr>
          <w:i/>
          <w:iCs/>
        </w:rPr>
        <w:t>107</w:t>
      </w:r>
      <w:r w:rsidR="00FE18CB" w:rsidRPr="00FE18CB">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DD12D1">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DD12D1" w:rsidRPr="00DD12D1">
        <w:t>(</w:t>
      </w:r>
      <w:r w:rsidR="00DD12D1" w:rsidRPr="00DD12D1">
        <w:rPr>
          <w:i/>
          <w:iCs/>
        </w:rPr>
        <w:t>34</w:t>
      </w:r>
      <w:r w:rsidR="00DD12D1" w:rsidRPr="00DD12D1">
        <w:t xml:space="preserve">, </w:t>
      </w:r>
      <w:r w:rsidR="00DD12D1" w:rsidRPr="00DD12D1">
        <w:rPr>
          <w:i/>
          <w:iCs/>
        </w:rPr>
        <w:t>35</w:t>
      </w:r>
      <w:r w:rsidR="00DD12D1" w:rsidRPr="00DD12D1">
        <w:t>)</w:t>
      </w:r>
      <w:r>
        <w:fldChar w:fldCharType="end"/>
      </w:r>
      <w:r>
        <w:t>. Although direct markers of redox balance are needed to assess the gut’s redox environment, the observed decline in redox-maintenance pathways</w:t>
      </w:r>
      <w:r w:rsidR="00396DB1">
        <w:t xml:space="preserve"> (Fig 3C)</w:t>
      </w:r>
      <w:r>
        <w:t xml:space="preserve"> suggests that rising temperatures impair microbial antioxidant capacity, which can disrupt the redox environment </w:t>
      </w:r>
      <w:r>
        <w:fldChar w:fldCharType="begin"/>
      </w:r>
      <w:r w:rsidR="00DD12D1">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DD12D1" w:rsidRPr="00DD12D1">
        <w:t>(</w:t>
      </w:r>
      <w:r w:rsidR="00DD12D1" w:rsidRPr="00DD12D1">
        <w:rPr>
          <w:i/>
          <w:iCs/>
        </w:rPr>
        <w:t>26</w:t>
      </w:r>
      <w:r w:rsidR="00DD12D1" w:rsidRPr="00DD12D1">
        <w:t>–</w:t>
      </w:r>
      <w:r w:rsidR="00DD12D1" w:rsidRPr="00DD12D1">
        <w:rPr>
          <w:i/>
          <w:iCs/>
        </w:rPr>
        <w:t>28</w:t>
      </w:r>
      <w:r w:rsidR="00DD12D1" w:rsidRPr="00DD12D1">
        <w:t>)</w:t>
      </w:r>
      <w:r>
        <w:fldChar w:fldCharType="end"/>
      </w:r>
      <w:r>
        <w:t>. We also observe an increase in DNA repair pathways</w:t>
      </w:r>
      <w:r w:rsidR="00396DB1">
        <w:t xml:space="preserve"> (Fig 3D)</w:t>
      </w:r>
      <w:r>
        <w:t xml:space="preserve"> that suggests cellular damage from the accumulation of ROS </w:t>
      </w:r>
      <w:r>
        <w:fldChar w:fldCharType="begin"/>
      </w:r>
      <w:r w:rsidR="00FE18CB">
        <w:instrText xml:space="preserve"> ADDIN ZOTERO_ITEM CSL_CITATION {"citationID":"6OoDTMXc","properties":{"formattedCitation":"({\\i{}76})","plainCitation":"(76)","noteIndex":0},"citationItems":[{"id":3368,"uris":["http://zotero.org/users/13901503/items/R3YTNYU9"],"itemData":{"id":3368,"type":"article-journal","abstract":"Excess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FE18CB" w:rsidRPr="00FE18CB">
        <w:t>(</w:t>
      </w:r>
      <w:r w:rsidR="00FE18CB" w:rsidRPr="00FE18CB">
        <w:rPr>
          <w:i/>
          <w:iCs/>
        </w:rPr>
        <w:t>76</w:t>
      </w:r>
      <w:r w:rsidR="00FE18CB" w:rsidRPr="00FE18CB">
        <w:t>)</w:t>
      </w:r>
      <w:r>
        <w:fldChar w:fldCharType="end"/>
      </w:r>
      <w:r>
        <w:t xml:space="preserve">. Together, these results </w:t>
      </w:r>
      <w:r>
        <w:lastRenderedPageBreak/>
        <w:t xml:space="preserve">provide compelling evidence that capuchins experience periods of redox imbalance at high </w:t>
      </w:r>
      <w:commentRangeStart w:id="37"/>
      <w:r>
        <w:t xml:space="preserve">temperatures that drive shifts in the relative abundance of facultative versus obligate anaerobes. These findings also parallel changes typically associated with heat stress </w:t>
      </w:r>
      <w:r>
        <w:fldChar w:fldCharType="begin"/>
      </w:r>
      <w:r w:rsidR="00DD12D1">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DD12D1" w:rsidRPr="00DD12D1">
        <w:t>(</w:t>
      </w:r>
      <w:r w:rsidR="00DD12D1" w:rsidRPr="00DD12D1">
        <w:rPr>
          <w:i/>
          <w:iCs/>
        </w:rPr>
        <w:t>17</w:t>
      </w:r>
      <w:r w:rsidR="00DD12D1" w:rsidRPr="00DD12D1">
        <w:t xml:space="preserve">, </w:t>
      </w:r>
      <w:r w:rsidR="00DD12D1" w:rsidRPr="00DD12D1">
        <w:rPr>
          <w:i/>
          <w:iCs/>
        </w:rPr>
        <w:t>29</w:t>
      </w:r>
      <w:r w:rsidR="00DD12D1" w:rsidRPr="00DD12D1">
        <w:t xml:space="preserve">, </w:t>
      </w:r>
      <w:r w:rsidR="00DD12D1" w:rsidRPr="00DD12D1">
        <w:rPr>
          <w:i/>
          <w:iCs/>
        </w:rPr>
        <w:t>30</w:t>
      </w:r>
      <w:r w:rsidR="00DD12D1" w:rsidRPr="00DD12D1">
        <w:t>)</w:t>
      </w:r>
      <w:r>
        <w:fldChar w:fldCharType="end"/>
      </w:r>
      <w:r>
        <w:t xml:space="preserve">, suggesting that capuchins are experiencing periods of high temperatures that exceed the upper limit of their thermal tolerance. This trend is especially concerning given that capuchins in northwestern Costa Rica are endemic to highly seasonal forests and likely adapted to a broader temperature range than many tropical specialists </w:t>
      </w:r>
      <w:r>
        <w:fldChar w:fldCharType="begin"/>
      </w:r>
      <w:r w:rsidR="00FE18CB">
        <w:instrText xml:space="preserve"> ADDIN ZOTERO_ITEM CSL_CITATION {"citationID":"xhoCHL1h","properties":{"formattedCitation":"({\\i{}108}, {\\i{}109})","plainCitation":"(108, 109)","noteIndex":0},"citationItems":[{"id":545,"uris":["http://zotero.org/users/13901503/items/DK9CP8XR"],"itemData":{"id":545,"type":"article-journal","abstract":"We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E18CB">
        <w:rPr>
          <w:rFonts w:ascii="Cambria Math" w:hAnsi="Cambria Math" w:cs="Cambria Math"/>
        </w:rPr>
        <w:instrText>∼</w:instrText>
      </w:r>
      <w:r w:rsidR="00FE18CB">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FE18CB" w:rsidRPr="00FE18CB">
        <w:t>(</w:t>
      </w:r>
      <w:r w:rsidR="00FE18CB" w:rsidRPr="00FE18CB">
        <w:rPr>
          <w:i/>
          <w:iCs/>
        </w:rPr>
        <w:t>108</w:t>
      </w:r>
      <w:r w:rsidR="00FE18CB" w:rsidRPr="00FE18CB">
        <w:t xml:space="preserve">, </w:t>
      </w:r>
      <w:r w:rsidR="00FE18CB" w:rsidRPr="00FE18CB">
        <w:rPr>
          <w:i/>
          <w:iCs/>
        </w:rPr>
        <w:t>109</w:t>
      </w:r>
      <w:r w:rsidR="00FE18CB" w:rsidRPr="00FE18CB">
        <w:t>)</w:t>
      </w:r>
      <w:r>
        <w:fldChar w:fldCharType="end"/>
      </w:r>
      <w:r>
        <w:t>.</w:t>
      </w:r>
      <w:commentRangeEnd w:id="37"/>
      <w:r w:rsidR="006D3828">
        <w:rPr>
          <w:rStyle w:val="CommentReference"/>
        </w:rPr>
        <w:commentReference w:id="37"/>
      </w:r>
    </w:p>
    <w:p w14:paraId="6770FFAE" w14:textId="4FC4144B" w:rsidR="00230DAD" w:rsidRDefault="00230DAD" w:rsidP="00D82060">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FE18CB">
        <w:instrText xml:space="preserve"> ADDIN ZOTERO_ITEM CSL_CITATION {"citationID":"rUdKSzFd","properties":{"formattedCitation":"({\\i{}42}, {\\i{}80})","plainCitation":"(42, 80)","noteIndex":0},"citationItems":[{"id":3266,"uris":["http://zotero.org/users/13901503/items/ZX3K6GKV"],"itemData":{"id":3266,"type":"article-journal","abstract":"In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FE18CB" w:rsidRPr="00FE18CB">
        <w:t>(</w:t>
      </w:r>
      <w:r w:rsidR="00FE18CB" w:rsidRPr="00FE18CB">
        <w:rPr>
          <w:i/>
          <w:iCs/>
        </w:rPr>
        <w:t>42</w:t>
      </w:r>
      <w:r w:rsidR="00FE18CB" w:rsidRPr="00FE18CB">
        <w:t xml:space="preserve">, </w:t>
      </w:r>
      <w:r w:rsidR="00FE18CB" w:rsidRPr="00FE18CB">
        <w:rPr>
          <w:i/>
          <w:iCs/>
        </w:rPr>
        <w:t>80</w:t>
      </w:r>
      <w:r w:rsidR="00FE18CB" w:rsidRPr="00FE18CB">
        <w:t>)</w:t>
      </w:r>
      <w:r>
        <w:fldChar w:fldCharType="end"/>
      </w:r>
      <w:r>
        <w:t xml:space="preserve"> and the suppression of proinflammatory cytokine signaling </w:t>
      </w:r>
      <w:r>
        <w:fldChar w:fldCharType="begin"/>
      </w:r>
      <w:r w:rsidR="00FE18CB">
        <w:instrText xml:space="preserve"> ADDIN ZOTERO_ITEM CSL_CITATION {"citationID":"5WMcbnWb","properties":{"formattedCitation":"({\\i{}43}, {\\i{}81})","plainCitation":"(43, 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FE18CB" w:rsidRPr="00FE18CB">
        <w:t>(</w:t>
      </w:r>
      <w:r w:rsidR="00FE18CB" w:rsidRPr="00FE18CB">
        <w:rPr>
          <w:i/>
          <w:iCs/>
        </w:rPr>
        <w:t>43</w:t>
      </w:r>
      <w:r w:rsidR="00FE18CB" w:rsidRPr="00FE18CB">
        <w:t xml:space="preserve">, </w:t>
      </w:r>
      <w:r w:rsidR="00FE18CB" w:rsidRPr="00FE18CB">
        <w:rPr>
          <w:i/>
          <w:iCs/>
        </w:rPr>
        <w:t>81</w:t>
      </w:r>
      <w:r w:rsidR="00FE18CB" w:rsidRPr="00FE18CB">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FE18CB">
        <w:instrText xml:space="preserve"> ADDIN ZOTERO_ITEM CSL_CITATION {"citationID":"1C9evp4M","properties":{"formattedCitation":"({\\i{}110})","plainCitation":"(110)","noteIndex":0},"citationItems":[{"id":3724,"uris":["http://zotero.org/users/13901503/items/IM2TT9E8"],"itemData":{"id":3724,"type":"article-journal","abstract":"Reactive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FE18CB" w:rsidRPr="00FE18CB">
        <w:t>(</w:t>
      </w:r>
      <w:r w:rsidR="00FE18CB" w:rsidRPr="00FE18CB">
        <w:rPr>
          <w:i/>
          <w:iCs/>
        </w:rPr>
        <w:t>110</w:t>
      </w:r>
      <w:r w:rsidR="00FE18CB" w:rsidRPr="00FE18CB">
        <w:t>)</w:t>
      </w:r>
      <w:r>
        <w:fldChar w:fldCharType="end"/>
      </w:r>
      <w:r>
        <w:t>.</w:t>
      </w:r>
      <w:r w:rsidR="00D82060">
        <w:t xml:space="preserve"> </w:t>
      </w:r>
      <w:r>
        <w:t xml:space="preserve">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FE18CB">
        <w:instrText xml:space="preserve"> ADDIN ZOTERO_ITEM CSL_CITATION {"citationID":"ZVo4Iuph","properties":{"formattedCitation":"({\\i{}111}, {\\i{}112})","plainCitation":"(111, 112)","noteIndex":0},"citationItems":[{"id":3497,"uris":["http://zotero.org/users/13901503/items/RMY7RJ4R"],"itemData":{"id":3497,"type":"article-journal","abstract":"Inflammatory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FE18CB" w:rsidRPr="00FE18CB">
        <w:t>(</w:t>
      </w:r>
      <w:r w:rsidR="00FE18CB" w:rsidRPr="00FE18CB">
        <w:rPr>
          <w:i/>
          <w:iCs/>
        </w:rPr>
        <w:t>111</w:t>
      </w:r>
      <w:r w:rsidR="00FE18CB" w:rsidRPr="00FE18CB">
        <w:t xml:space="preserve">, </w:t>
      </w:r>
      <w:r w:rsidR="00FE18CB" w:rsidRPr="00FE18CB">
        <w:rPr>
          <w:i/>
          <w:iCs/>
        </w:rPr>
        <w:t>112</w:t>
      </w:r>
      <w:r w:rsidR="00FE18CB" w:rsidRPr="00FE18CB">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01F0501" w14:textId="77777777" w:rsidR="00245043" w:rsidRDefault="00245043" w:rsidP="002C24BA"/>
    <w:p w14:paraId="70E78FB9" w14:textId="612F35DC" w:rsidR="00D4726B" w:rsidRDefault="00D4726B" w:rsidP="00D4726B">
      <w:pPr>
        <w:rPr>
          <w:u w:val="single"/>
        </w:rPr>
      </w:pPr>
      <w:r w:rsidRPr="00C64C3B">
        <w:rPr>
          <w:u w:val="single"/>
        </w:rPr>
        <w:t xml:space="preserve">Gut microbiome </w:t>
      </w:r>
      <w:r>
        <w:rPr>
          <w:u w:val="single"/>
        </w:rPr>
        <w:t xml:space="preserve">response to temperature </w:t>
      </w:r>
      <w:r w:rsidR="00A84791">
        <w:rPr>
          <w:u w:val="single"/>
        </w:rPr>
        <w:t>is related to</w:t>
      </w:r>
      <w:r>
        <w:rPr>
          <w:u w:val="single"/>
        </w:rPr>
        <w:t xml:space="preserve"> microbiome-immune homeostasis</w:t>
      </w:r>
    </w:p>
    <w:p w14:paraId="7E8196C0" w14:textId="73D23979" w:rsidR="00D4726B" w:rsidRDefault="00D4726B" w:rsidP="00D4726B">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FE18CB">
        <w:rPr>
          <w:i/>
          <w:iCs/>
        </w:rPr>
        <w:instrText xml:space="preserve"> ADDIN ZOTERO_ITEM CSL_CITATION {"citationID":"56Usf7sy","properties":{"formattedCitation":"({\\i{}84}, {\\i{}85})","plainCitation":"(84, 85)","noteIndex":0},"citationItems":[{"id":2193,"uris":["http://zotero.org/users/13901503/items/TK9QBJNS"],"itemData":{"id":2193,"type":"article-journal","abstract":"Altered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FE18CB" w:rsidRPr="00FE18CB">
        <w:t>(</w:t>
      </w:r>
      <w:r w:rsidR="00FE18CB" w:rsidRPr="00FE18CB">
        <w:rPr>
          <w:i/>
          <w:iCs/>
        </w:rPr>
        <w:t>84</w:t>
      </w:r>
      <w:r w:rsidR="00FE18CB" w:rsidRPr="00FE18CB">
        <w:t xml:space="preserve">, </w:t>
      </w:r>
      <w:r w:rsidR="00FE18CB" w:rsidRPr="00FE18CB">
        <w:rPr>
          <w:i/>
          <w:iCs/>
        </w:rPr>
        <w:t>85</w:t>
      </w:r>
      <w:r w:rsidR="00FE18CB" w:rsidRPr="00FE18CB">
        <w:t>)</w:t>
      </w:r>
      <w:r w:rsidRPr="00D4726B">
        <w:rPr>
          <w:i/>
          <w:iCs/>
        </w:rPr>
        <w:fldChar w:fldCharType="end"/>
      </w:r>
      <w:r w:rsidRPr="00D4726B">
        <w:rPr>
          <w:i/>
          <w:iCs/>
        </w:rPr>
        <w:t xml:space="preserve">, </w:t>
      </w:r>
      <w:r w:rsidRPr="00D4726B">
        <w:rPr>
          <w:rStyle w:val="Emphasis"/>
          <w:rFonts w:eastAsiaTheme="majorEastAsia"/>
          <w:i w:val="0"/>
          <w:iCs w:val="0"/>
        </w:rPr>
        <w:t>suggesting that their loss reduces immune tolerance towards gut microbes.</w:t>
      </w:r>
      <w:r w:rsidRPr="00D4726B">
        <w:rPr>
          <w:i/>
          <w:iCs/>
        </w:rPr>
        <w:t xml:space="preserve"> </w:t>
      </w:r>
      <w:r w:rsidRPr="00D4726B">
        <w:rPr>
          <w:rStyle w:val="Emphasis"/>
          <w:rFonts w:eastAsiaTheme="majorEastAsia"/>
          <w:i w:val="0"/>
          <w:iCs w:val="0"/>
        </w:rPr>
        <w:t>Similarly, stronger declines in metabolic pathways that produce anti-inflammatory immunomodulators are also associated with higher neopterin</w:t>
      </w:r>
      <w:r w:rsidRPr="00D4726B">
        <w:rPr>
          <w:i/>
          <w:iCs/>
        </w:rPr>
        <w:t>.</w:t>
      </w:r>
      <w:r>
        <w:t xml:space="preserve"> This includes </w:t>
      </w:r>
      <w:r w:rsidRPr="00D4726B">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FE18CB">
        <w:instrText xml:space="preserve"> ADDIN ZOTERO_ITEM CSL_CITATION {"citationID":"mhDvr5M0","properties":{"formattedCitation":"({\\i{}81})","plainCitation":"(81)","noteIndex":0},"citationItems":[{"id":3176,"uris":["http://zotero.org/users/13901503/items/HTMPX6GE"],"itemData":{"id":3176,"type":"article-journal","abstract":"Monocytes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FE18CB" w:rsidRPr="00FE18CB">
        <w:t>(</w:t>
      </w:r>
      <w:r w:rsidR="00FE18CB" w:rsidRPr="00FE18CB">
        <w:rPr>
          <w:i/>
          <w:iCs/>
        </w:rPr>
        <w:t>81</w:t>
      </w:r>
      <w:r w:rsidR="00FE18CB" w:rsidRPr="00FE18CB">
        <w:t>)</w:t>
      </w:r>
      <w:r>
        <w:fldChar w:fldCharType="end"/>
      </w:r>
      <w:r>
        <w:t xml:space="preserve"> and tryptophan,</w:t>
      </w:r>
      <w:r w:rsidRPr="004C357C">
        <w:t xml:space="preserve"> </w:t>
      </w:r>
      <w:r>
        <w:t xml:space="preserve">a compound primarily synthesized by obligate anaerobes </w:t>
      </w:r>
      <w:r>
        <w:fldChar w:fldCharType="begin"/>
      </w:r>
      <w:r w:rsidR="00FE18CB">
        <w:instrText xml:space="preserve"> ADDIN ZOTERO_ITEM CSL_CITATION {"citationID":"0vbqoJY6","properties":{"formattedCitation":"({\\i{}113}, {\\i{}114})","plainCitation":"(113, 114)","noteIndex":0},"citationItems":[{"id":3659,"uris":["http://zotero.org/users/13901503/items/WFUC2V8A"],"itemData":{"id":3659,"type":"article-journal","abstract":"A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FE18CB" w:rsidRPr="00FE18CB">
        <w:t>(</w:t>
      </w:r>
      <w:r w:rsidR="00FE18CB" w:rsidRPr="00FE18CB">
        <w:rPr>
          <w:i/>
          <w:iCs/>
        </w:rPr>
        <w:t>113</w:t>
      </w:r>
      <w:r w:rsidR="00FE18CB" w:rsidRPr="00FE18CB">
        <w:t xml:space="preserve">, </w:t>
      </w:r>
      <w:r w:rsidR="00FE18CB" w:rsidRPr="00FE18CB">
        <w:rPr>
          <w:i/>
          <w:iCs/>
        </w:rPr>
        <w:t>114</w:t>
      </w:r>
      <w:r w:rsidR="00FE18CB" w:rsidRPr="00FE18CB">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DD12D1">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DD12D1" w:rsidRPr="00DD12D1">
        <w:t>(</w:t>
      </w:r>
      <w:r w:rsidR="00DD12D1" w:rsidRPr="00DD12D1">
        <w:rPr>
          <w:i/>
          <w:iCs/>
        </w:rPr>
        <w:t>38</w:t>
      </w:r>
      <w:r w:rsidR="00DD12D1" w:rsidRPr="00DD12D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D4726B">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FE18CB">
        <w:rPr>
          <w:rStyle w:val="Strong"/>
          <w:rFonts w:eastAsiaTheme="majorEastAsia"/>
        </w:rPr>
        <w:instrText xml:space="preserve"> ADDIN ZOTERO_ITEM CSL_CITATION {"citationID":"M9J7IkJO","properties":{"formattedCitation":"({\\i{}89})","plainCitation":"(89)","noteIndex":0},"citationItems":[{"id":3707,"uris":["http://zotero.org/users/13901503/items/DINXISI6"],"itemData":{"id":3707,"type":"article-journal","abstract":"The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FE18CB" w:rsidRPr="00FE18CB">
        <w:t>(</w:t>
      </w:r>
      <w:r w:rsidR="00FE18CB" w:rsidRPr="00FE18CB">
        <w:rPr>
          <w:i/>
          <w:iCs/>
        </w:rPr>
        <w:t>89</w:t>
      </w:r>
      <w:r w:rsidR="00FE18CB" w:rsidRPr="00FE18CB">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4C814F31" w14:textId="5F11DF86" w:rsidR="00D4726B" w:rsidRDefault="00D4726B" w:rsidP="00D4726B">
      <w:pPr>
        <w:ind w:firstLine="720"/>
      </w:pPr>
      <w:r>
        <w:t xml:space="preserve">In contrast, facultative anaerobes may be more resilient to these conditions. For example, </w:t>
      </w:r>
      <w:proofErr w:type="spellStart"/>
      <w:r w:rsidRPr="00D4726B">
        <w:rPr>
          <w:rStyle w:val="Strong"/>
          <w:rFonts w:eastAsiaTheme="majorEastAsia"/>
          <w:b w:val="0"/>
          <w:bCs w:val="0"/>
          <w:i/>
          <w:iCs/>
        </w:rPr>
        <w:t>Helicobacteraceae</w:t>
      </w:r>
      <w:proofErr w:type="spellEnd"/>
      <w:r w:rsidRPr="00455FE7">
        <w:t xml:space="preserve"> </w:t>
      </w:r>
      <w:r>
        <w:t xml:space="preserve">exhibits a stronger increase in abundance when neopterin is high (Fig 4B), </w:t>
      </w:r>
      <w:r>
        <w:lastRenderedPageBreak/>
        <w:t>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FE18CB">
        <w:instrText xml:space="preserve"> ADDIN ZOTERO_ITEM CSL_CITATION {"citationID":"PvilTIb8","properties":{"formattedCitation":"({\\i{}90}, {\\i{}91})","plainCitation":"(90, 91)","noteIndex":0},"citationItems":[{"id":3666,"uris":["http://zotero.org/users/13901503/items/787C6UND"],"itemData":{"id":3666,"type":"article-journal","abstract":"&lt;p&gt;The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FE18CB" w:rsidRPr="00FE18CB">
        <w:t>(</w:t>
      </w:r>
      <w:r w:rsidR="00FE18CB" w:rsidRPr="00FE18CB">
        <w:rPr>
          <w:i/>
          <w:iCs/>
        </w:rPr>
        <w:t>90</w:t>
      </w:r>
      <w:r w:rsidR="00FE18CB" w:rsidRPr="00FE18CB">
        <w:t xml:space="preserve">, </w:t>
      </w:r>
      <w:r w:rsidR="00FE18CB" w:rsidRPr="00FE18CB">
        <w:rPr>
          <w:i/>
          <w:iCs/>
        </w:rPr>
        <w:t>91</w:t>
      </w:r>
      <w:r w:rsidR="00FE18CB" w:rsidRPr="00FE18CB">
        <w:t>)</w:t>
      </w:r>
      <w:r>
        <w:fldChar w:fldCharType="end"/>
      </w:r>
      <w:r>
        <w:t xml:space="preserve">. In addition, redox maintenance pathways such as ubiquinone biosynthesis also increase which helps facultative anaerobes neutralize ROS </w:t>
      </w:r>
      <w:r>
        <w:fldChar w:fldCharType="begin"/>
      </w:r>
      <w:r w:rsidR="00FE18CB">
        <w:instrText xml:space="preserve"> ADDIN ZOTERO_ITEM CSL_CITATION {"citationID":"Fk5o5734","properties":{"formattedCitation":"({\\i{}92})","plainCitation":"(92)","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FE18CB" w:rsidRPr="00FE18CB">
        <w:t>(</w:t>
      </w:r>
      <w:r w:rsidR="00FE18CB" w:rsidRPr="00FE18CB">
        <w:rPr>
          <w:i/>
          <w:iCs/>
        </w:rPr>
        <w:t>92</w:t>
      </w:r>
      <w:r w:rsidR="00FE18CB" w:rsidRPr="00FE18CB">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FE18CB">
        <w:instrText xml:space="preserve"> ADDIN ZOTERO_ITEM CSL_CITATION {"citationID":"run2xhG6","properties":{"formattedCitation":"({\\i{}93})","plainCitation":"(93)","noteIndex":0},"citationItems":[{"id":3712,"uris":["http://zotero.org/users/13901503/items/S8VNSY7N"],"itemData":{"id":3712,"type":"article-journal","abstract":"Enterobacterial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FE18CB" w:rsidRPr="00FE18CB">
        <w:t>(</w:t>
      </w:r>
      <w:r w:rsidR="00FE18CB" w:rsidRPr="00FE18CB">
        <w:rPr>
          <w:i/>
          <w:iCs/>
        </w:rPr>
        <w:t>93</w:t>
      </w:r>
      <w:r w:rsidR="00FE18CB" w:rsidRPr="00FE18CB">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FE18CB">
        <w:instrText xml:space="preserve"> ADDIN ZOTERO_ITEM CSL_CITATION {"citationID":"EGWGOe9I","properties":{"formattedCitation":"({\\i{}94})","plainCitation":"(94)","noteIndex":0},"citationItems":[{"id":3710,"uris":["http://zotero.org/users/13901503/items/7XBTXUWV"],"itemData":{"id":3710,"type":"article-journal","abstract":"Bacterial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FE18CB" w:rsidRPr="00FE18CB">
        <w:t>(</w:t>
      </w:r>
      <w:r w:rsidR="00FE18CB" w:rsidRPr="00FE18CB">
        <w:rPr>
          <w:i/>
          <w:iCs/>
        </w:rPr>
        <w:t>94</w:t>
      </w:r>
      <w:r w:rsidR="00FE18CB" w:rsidRPr="00FE18CB">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F4439B">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FE18CB">
        <w:instrText xml:space="preserve"> ADDIN ZOTERO_ITEM CSL_CITATION {"citationID":"cZJ2yfWg","properties":{"formattedCitation":"({\\i{}115})","plainCitation":"(115)","noteIndex":0},"citationItems":[{"id":3644,"uris":["http://zotero.org/users/13901503/items/GZ2VQ6TK"],"itemData":{"id":3644,"type":"article-journal","abstract":"Abstract: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FE18CB" w:rsidRPr="00FE18CB">
        <w:t>(</w:t>
      </w:r>
      <w:r w:rsidR="00FE18CB" w:rsidRPr="00FE18CB">
        <w:rPr>
          <w:i/>
          <w:iCs/>
        </w:rPr>
        <w:t>115</w:t>
      </w:r>
      <w:r w:rsidR="00FE18CB" w:rsidRPr="00FE18CB">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7C7E5FE" w14:textId="4A8045EA" w:rsidR="00D4726B" w:rsidRDefault="00D4726B" w:rsidP="00D4726B">
      <w:pPr>
        <w:ind w:firstLine="720"/>
      </w:pPr>
      <w:r w:rsidRPr="00973225">
        <w:t xml:space="preserve">Taken together, these findings provide robust support for a </w:t>
      </w:r>
      <w:bookmarkStart w:id="38" w:name="_Hlk200366020"/>
      <w:r w:rsidRPr="00973225">
        <w:t xml:space="preserve">heat-induced physiological cascade that affects microbiome composition and disrupts </w:t>
      </w:r>
      <w:r>
        <w:t>microbiome-</w:t>
      </w:r>
      <w:r w:rsidRPr="00973225">
        <w:t xml:space="preserve">immune homeostasis </w:t>
      </w:r>
      <w:bookmarkEnd w:id="38"/>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FE18CB">
        <w:instrText xml:space="preserve"> ADDIN ZOTERO_ITEM CSL_CITATION {"citationID":"ubaxrLzX","properties":{"formattedCitation":"({\\i{}87})","plainCitation":"(87)","noteIndex":0},"citationItems":[{"id":2168,"uris":["http://zotero.org/users/13901503/items/8KEM2KE5"],"itemData":{"id":2168,"type":"article-journal","abstract":"Phascolarctobacterium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FE18CB" w:rsidRPr="00FE18CB">
        <w:t>(</w:t>
      </w:r>
      <w:r w:rsidR="00FE18CB" w:rsidRPr="00FE18CB">
        <w:rPr>
          <w:i/>
          <w:iCs/>
        </w:rPr>
        <w:t>87</w:t>
      </w:r>
      <w:r w:rsidR="00FE18CB" w:rsidRPr="00FE18CB">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FE18CB">
        <w:rPr>
          <w:rStyle w:val="Emphasis"/>
          <w:rFonts w:eastAsiaTheme="majorEastAsia"/>
        </w:rPr>
        <w:instrText xml:space="preserve"> ADDIN ZOTERO_ITEM CSL_CITATION {"citationID":"ppO23vVe","properties":{"formattedCitation":"({\\i{}86})","plainCitation":"(86)","noteIndex":0},"citationItems":[{"id":3715,"uris":["http://zotero.org/users/13901503/items/6SAKEANZ"],"itemData":{"id":3715,"type":"article-journal","abstract":"Summary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FE18CB" w:rsidRPr="00FE18CB">
        <w:t>(</w:t>
      </w:r>
      <w:r w:rsidR="00FE18CB" w:rsidRPr="00FE18CB">
        <w:rPr>
          <w:i/>
          <w:iCs/>
        </w:rPr>
        <w:t>86</w:t>
      </w:r>
      <w:r w:rsidR="00FE18CB" w:rsidRPr="00FE18CB">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9237D2">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9237D2" w:rsidRPr="009237D2">
        <w:t>(</w:t>
      </w:r>
      <w:r w:rsidR="009237D2" w:rsidRPr="009237D2">
        <w:rPr>
          <w:i/>
          <w:iCs/>
        </w:rPr>
        <w:t>66</w:t>
      </w:r>
      <w:r w:rsidR="009237D2" w:rsidRPr="009237D2">
        <w:t xml:space="preserve">, </w:t>
      </w:r>
      <w:r w:rsidR="009237D2" w:rsidRPr="009237D2">
        <w:rPr>
          <w:i/>
          <w:iCs/>
        </w:rPr>
        <w:t>67</w:t>
      </w:r>
      <w:r w:rsidR="009237D2" w:rsidRPr="009237D2">
        <w:t>)</w:t>
      </w:r>
      <w:r>
        <w:fldChar w:fldCharType="end"/>
      </w:r>
      <w:r>
        <w:t xml:space="preserve">, </w:t>
      </w:r>
      <w:proofErr w:type="spellStart"/>
      <w:r>
        <w:t>menaquinol</w:t>
      </w:r>
      <w:proofErr w:type="spellEnd"/>
      <w:r>
        <w:t xml:space="preserve"> </w:t>
      </w:r>
      <w:r>
        <w:fldChar w:fldCharType="begin"/>
      </w:r>
      <w:r w:rsidR="009237D2">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9237D2" w:rsidRPr="009237D2">
        <w:t>(</w:t>
      </w:r>
      <w:r w:rsidR="009237D2" w:rsidRPr="009237D2">
        <w:rPr>
          <w:i/>
          <w:iCs/>
        </w:rPr>
        <w:t>68</w:t>
      </w:r>
      <w:r w:rsidR="009237D2" w:rsidRPr="009237D2">
        <w:t>)</w:t>
      </w:r>
      <w:r>
        <w:fldChar w:fldCharType="end"/>
      </w:r>
      <w:r>
        <w:t xml:space="preserve">, and NADPH </w:t>
      </w:r>
      <w:r>
        <w:fldChar w:fldCharType="begin"/>
      </w:r>
      <w:r w:rsidR="00FE18CB">
        <w:instrText xml:space="preserve"> ADDIN ZOTERO_ITEM CSL_CITATION {"citationID":"lcfhCYZs","properties":{"formattedCitation":"({\\i{}71})","plainCitation":"(71)","noteIndex":0},"citationItems":[{"id":3239,"uris":["http://zotero.org/users/13901503/items/F8CEHMIS"],"itemData":{"id":3239,"type":"article-journal","abstract":"Accumulating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FE18CB" w:rsidRPr="00FE18CB">
        <w:t>(</w:t>
      </w:r>
      <w:r w:rsidR="00FE18CB" w:rsidRPr="00FE18CB">
        <w:rPr>
          <w:i/>
          <w:iCs/>
        </w:rPr>
        <w:t>71</w:t>
      </w:r>
      <w:r w:rsidR="00FE18CB" w:rsidRPr="00FE18CB">
        <w:t>)</w:t>
      </w:r>
      <w:r>
        <w:fldChar w:fldCharType="end"/>
      </w:r>
      <w:r>
        <w:t xml:space="preserve">, which may represent microbial efforts to restore redox balance (Fig 5 D &amp; E). </w:t>
      </w:r>
    </w:p>
    <w:p w14:paraId="030998E0" w14:textId="6ACEF6EB" w:rsidR="002C24BA" w:rsidRDefault="00D4726B" w:rsidP="00D4726B">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1A3F4A26" w14:textId="77777777" w:rsidR="00A84791" w:rsidRDefault="00A84791" w:rsidP="00D4726B">
      <w:pPr>
        <w:ind w:firstLine="720"/>
      </w:pPr>
    </w:p>
    <w:p w14:paraId="4542C15F" w14:textId="77777777" w:rsidR="00A84791" w:rsidRDefault="00A84791" w:rsidP="00A84791">
      <w:r>
        <w:t xml:space="preserve">Conclusion: </w:t>
      </w:r>
    </w:p>
    <w:p w14:paraId="71FF08B2" w14:textId="416AEDF5" w:rsidR="008C38E8" w:rsidRDefault="00A84791" w:rsidP="00A84791">
      <w:r>
        <w:lastRenderedPageBreak/>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w:t>
      </w:r>
      <w:r w:rsidR="008C38E8">
        <w:t>anaerobes</w:t>
      </w:r>
      <w:r>
        <w:t xml:space="preserve"> and shifts in metabolic pathways, alongside their association with neopterin, suggest that capuchins are experiencing periods of heat stress that may disrupt microbiome–immune homeostasis.</w:t>
      </w:r>
      <w:r w:rsidRPr="00CF2FB2">
        <w:t xml:space="preserve"> </w:t>
      </w:r>
      <w:r>
        <w:t xml:space="preserve">If prolonged, these shifts could reduce host tolerance toward gut microbes and increase the risk of chronic gut inflammation. Our findings </w:t>
      </w:r>
      <w:r w:rsidR="008C38E8">
        <w:t xml:space="preserve">provide some of the earliest evidence </w:t>
      </w:r>
      <w:r w:rsidR="00023842">
        <w:t>of</w:t>
      </w:r>
      <w:r w:rsidR="008C38E8">
        <w:t xml:space="preserve"> heat stress reflected in the gut microbiome of wild endotherms, offering crucial insight into how rising temperatures may disrupt host-microbiome relationships and threaten </w:t>
      </w:r>
      <w:r w:rsidR="00023842">
        <w:t>species resilience</w:t>
      </w:r>
      <w:r w:rsidR="008C38E8">
        <w:t xml:space="preserve"> under climate </w:t>
      </w:r>
      <w:commentRangeStart w:id="39"/>
      <w:r w:rsidR="008C38E8">
        <w:t>change.</w:t>
      </w:r>
      <w:commentRangeEnd w:id="39"/>
      <w:r w:rsidR="00DC3572">
        <w:rPr>
          <w:rStyle w:val="CommentReference"/>
        </w:rPr>
        <w:commentReference w:id="39"/>
      </w:r>
    </w:p>
    <w:p w14:paraId="4A5D6A5F" w14:textId="77777777" w:rsidR="00D82060" w:rsidRDefault="00D82060" w:rsidP="00A84791"/>
    <w:p w14:paraId="1A0DE7F9" w14:textId="77777777" w:rsidR="00D82060" w:rsidRPr="00FD15B2" w:rsidRDefault="00D82060" w:rsidP="00D82060">
      <w:r w:rsidRPr="00FD15B2">
        <w:t xml:space="preserve">Methods: </w:t>
      </w:r>
    </w:p>
    <w:p w14:paraId="2288EA37" w14:textId="77777777" w:rsidR="00D82060" w:rsidRDefault="00D82060" w:rsidP="00D82060">
      <w:pPr>
        <w:rPr>
          <w:u w:val="single"/>
        </w:rPr>
      </w:pPr>
      <w:r w:rsidRPr="00487A6E">
        <w:rPr>
          <w:u w:val="single"/>
        </w:rPr>
        <w:t xml:space="preserve">Site information and </w:t>
      </w:r>
      <w:r>
        <w:rPr>
          <w:u w:val="single"/>
        </w:rPr>
        <w:t>data</w:t>
      </w:r>
      <w:r w:rsidRPr="00487A6E">
        <w:rPr>
          <w:u w:val="single"/>
        </w:rPr>
        <w:t xml:space="preserve"> collection</w:t>
      </w:r>
    </w:p>
    <w:p w14:paraId="798E00A4" w14:textId="1DCB8528" w:rsidR="00D82060" w:rsidRDefault="00D82060" w:rsidP="00D82060">
      <w:r>
        <w:t xml:space="preserve">We collected data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FE18CB">
        <w:instrText xml:space="preserve"> ADDIN ZOTERO_ITEM CSL_CITATION {"citationID":"LCB9ZKPz","properties":{"formattedCitation":"({\\i{}116})","plainCitation":"(116)","noteIndex":0},"citationItems":[{"id":559,"uris":["http://zotero.org/users/13901503/items/Z3E2X5D7"],"itemData":{"id":559,"type":"article-journal","abstract":"Across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FE18CB" w:rsidRPr="00FE18CB">
        <w:t>(</w:t>
      </w:r>
      <w:r w:rsidR="00FE18CB" w:rsidRPr="00FE18CB">
        <w:rPr>
          <w:i/>
          <w:iCs/>
        </w:rPr>
        <w:t>116</w:t>
      </w:r>
      <w:r w:rsidR="00FE18CB" w:rsidRPr="00FE18CB">
        <w:t>)</w:t>
      </w:r>
      <w:r>
        <w:fldChar w:fldCharType="end"/>
      </w:r>
      <w:r>
        <w:t xml:space="preserve">. The Capuchinos de Taboga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57BB8A6A" w14:textId="1CC7F4CF" w:rsidR="00D82060" w:rsidRPr="00AB188E" w:rsidRDefault="00D82060" w:rsidP="00D82060">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D12D1">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D12D1" w:rsidRPr="00DD12D1">
        <w:t>(</w:t>
      </w:r>
      <w:r w:rsidR="00DD12D1" w:rsidRPr="00DD12D1">
        <w:rPr>
          <w:i/>
          <w:iCs/>
        </w:rPr>
        <w:t>53</w:t>
      </w:r>
      <w:r w:rsidR="00DD12D1" w:rsidRPr="00DD12D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FE18CB">
        <w:rPr>
          <w:bCs/>
        </w:rPr>
        <w:instrText xml:space="preserve"> ADDIN ZOTERO_ITEM CSL_CITATION {"citationID":"AqOs0Bp6","properties":{"formattedCitation":"({\\i{}117})","plainCitation":"(117)","noteIndex":0},"citationItems":[{"id":1721,"uris":["http://zotero.org/users/13901503/items/EFIJNSWE"],"itemData":{"id":1721,"type":"article-journal","abstract":"Metagenomic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FE18CB" w:rsidRPr="00FE18CB">
        <w:t>(</w:t>
      </w:r>
      <w:r w:rsidR="00FE18CB" w:rsidRPr="00FE18CB">
        <w:rPr>
          <w:i/>
          <w:iCs/>
        </w:rPr>
        <w:t>117</w:t>
      </w:r>
      <w:r w:rsidR="00FE18CB" w:rsidRPr="00FE18CB">
        <w:t>)</w:t>
      </w:r>
      <w:r>
        <w:rPr>
          <w:bCs/>
        </w:rPr>
        <w:fldChar w:fldCharType="end"/>
      </w:r>
      <w:r>
        <w:rPr>
          <w:bCs/>
        </w:rPr>
        <w:t xml:space="preserve">. </w:t>
      </w:r>
      <w:r>
        <w:t xml:space="preserve">We collected urine samples using a clean catch method </w:t>
      </w:r>
      <w:r>
        <w:rPr>
          <w:bCs/>
        </w:rPr>
        <w:fldChar w:fldCharType="begin"/>
      </w:r>
      <w:r w:rsidR="00FE18CB">
        <w:rPr>
          <w:bCs/>
        </w:rPr>
        <w:instrText xml:space="preserve"> ADDIN ZOTERO_ITEM CSL_CITATION {"citationID":"OT0mvtJ3","properties":{"formattedCitation":"({\\i{}118})","plainCitation":"(118)","noteIndex":0},"citationItems":[{"id":564,"uris":["http://zotero.org/users/13901503/items/C7T2JIHZ"],"itemData":{"id":564,"type":"article-journal","abstract":"Objectives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FE18CB" w:rsidRPr="00FE18CB">
        <w:t>(</w:t>
      </w:r>
      <w:r w:rsidR="00FE18CB" w:rsidRPr="00FE18CB">
        <w:rPr>
          <w:i/>
          <w:iCs/>
        </w:rPr>
        <w:t>118</w:t>
      </w:r>
      <w:r w:rsidR="00FE18CB" w:rsidRPr="00FE18CB">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Taboga field laboratory </w:t>
      </w:r>
      <w:r>
        <w:rPr>
          <w:bCs/>
        </w:rPr>
        <w:fldChar w:fldCharType="begin"/>
      </w:r>
      <w:r w:rsidR="00FE18CB">
        <w:rPr>
          <w:bCs/>
        </w:rPr>
        <w:instrText xml:space="preserve"> ADDIN ZOTERO_ITEM CSL_CITATION {"citationID":"9aAKfPlg","properties":{"formattedCitation":"({\\i{}119})","plainCitation":"(119)","noteIndex":0},"citationItems":[{"id":1716,"uris":["http://zotero.org/users/13901503/items/KXGKM98Y"],"itemData":{"id":1716,"type":"article-journal","abstract":"Hormone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FE18CB" w:rsidRPr="00FE18CB">
        <w:t>(</w:t>
      </w:r>
      <w:r w:rsidR="00FE18CB" w:rsidRPr="00FE18CB">
        <w:rPr>
          <w:i/>
          <w:iCs/>
        </w:rPr>
        <w:t>119</w:t>
      </w:r>
      <w:r w:rsidR="00FE18CB" w:rsidRPr="00FE18CB">
        <w:t>)</w:t>
      </w:r>
      <w:r>
        <w:rPr>
          <w:bCs/>
        </w:rPr>
        <w:fldChar w:fldCharType="end"/>
      </w:r>
      <w:r>
        <w:rPr>
          <w:bCs/>
        </w:rPr>
        <w:t xml:space="preserve">. </w:t>
      </w:r>
    </w:p>
    <w:p w14:paraId="50B9E17E" w14:textId="4CCEB7A4" w:rsidR="00D82060" w:rsidRDefault="00D82060" w:rsidP="00D82060">
      <w:pPr>
        <w:ind w:firstLine="720"/>
      </w:pPr>
      <w:r>
        <w:t xml:space="preserve">Temperature observations for this analysis came from the </w:t>
      </w:r>
      <w:r w:rsidRPr="00C16EA9">
        <w:rPr>
          <w:rStyle w:val="Emphasis"/>
          <w:i w:val="0"/>
          <w:iCs w:val="0"/>
        </w:rPr>
        <w:t>Palo Verde</w:t>
      </w:r>
      <w:r>
        <w:t xml:space="preserve"> meteorological station, located at </w:t>
      </w:r>
      <w:r w:rsidRPr="00C16EA9">
        <w:t>the</w:t>
      </w:r>
      <w:r w:rsidRPr="00C16EA9">
        <w:rPr>
          <w:i/>
          <w:iCs/>
        </w:rPr>
        <w:t xml:space="preserve"> </w:t>
      </w:r>
      <w:r w:rsidRPr="00C16EA9">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r w:rsidRPr="00C16EA9">
        <w:rPr>
          <w:rStyle w:val="Emphasis"/>
          <w:i w:val="0"/>
          <w:iCs w:val="0"/>
        </w:rPr>
        <w:t>Taboga Forest Reserve</w:t>
      </w:r>
      <w:r>
        <w:t xml:space="preserve">. Like </w:t>
      </w:r>
      <w:r w:rsidRPr="00C16EA9">
        <w:rPr>
          <w:rStyle w:val="Emphasis"/>
          <w:i w:val="0"/>
          <w:iCs w:val="0"/>
        </w:rPr>
        <w:t>Taboga</w:t>
      </w:r>
      <w:r w:rsidRPr="00C16EA9">
        <w:rPr>
          <w:i/>
          <w:iCs/>
        </w:rPr>
        <w:t xml:space="preserve">, </w:t>
      </w:r>
      <w:r w:rsidRPr="00C16EA9">
        <w:rPr>
          <w:rStyle w:val="Emphasis"/>
          <w:i w:val="0"/>
          <w:iCs w:val="0"/>
        </w:rPr>
        <w:t>Palo Verde</w:t>
      </w:r>
      <w:r>
        <w:t xml:space="preserve"> is one of Central America’s last remaining tropical dry forest fragments </w:t>
      </w:r>
      <w:r>
        <w:lastRenderedPageBreak/>
        <w:fldChar w:fldCharType="begin"/>
      </w:r>
      <w:r w:rsidR="00FE18CB">
        <w:instrText xml:space="preserve"> ADDIN ZOTERO_ITEM CSL_CITATION {"citationID":"hpeAEVbe","properties":{"formattedCitation":"({\\i{}120})","plainCitation":"(120)","noteIndex":0},"citationItems":[{"id":590,"uris":["http://zotero.org/users/13901503/items/V8828FH9"],"itemData":{"id":590,"type":"article-journal","container-title":"Revista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FE18CB" w:rsidRPr="00FE18CB">
        <w:t>(</w:t>
      </w:r>
      <w:r w:rsidR="00FE18CB" w:rsidRPr="00FE18CB">
        <w:rPr>
          <w:i/>
          <w:iCs/>
        </w:rPr>
        <w:t>120</w:t>
      </w:r>
      <w:r w:rsidR="00FE18CB" w:rsidRPr="00FE18CB">
        <w:t>)</w:t>
      </w:r>
      <w:r>
        <w:fldChar w:fldCharType="end"/>
      </w:r>
      <w:r>
        <w:t>.</w:t>
      </w:r>
      <w:r w:rsidRPr="003929CF">
        <w:rPr>
          <w:rStyle w:val="Emphasis"/>
        </w:rPr>
        <w:t xml:space="preserve"> </w:t>
      </w:r>
      <w:r w:rsidRPr="00C16EA9">
        <w:rPr>
          <w:rStyle w:val="Emphasis"/>
          <w:i w:val="0"/>
          <w:iCs w:val="0"/>
        </w:rPr>
        <w:t>Palo Verde</w:t>
      </w:r>
      <w:r>
        <w:t xml:space="preserve"> temperature data have been used in previous studies of the </w:t>
      </w:r>
      <w:r w:rsidRPr="00C16EA9">
        <w:rPr>
          <w:rStyle w:val="Emphasis"/>
          <w:i w:val="0"/>
          <w:iCs w:val="0"/>
        </w:rPr>
        <w:t>Taboga</w:t>
      </w:r>
      <w:r w:rsidRPr="00714EDC">
        <w:rPr>
          <w:i/>
          <w:iCs/>
        </w:rPr>
        <w:t xml:space="preserve"> </w:t>
      </w:r>
      <w:r w:rsidRPr="000A6861">
        <w:t>white</w:t>
      </w:r>
      <w:r>
        <w:t xml:space="preserve">-faced capuchin population </w:t>
      </w:r>
      <w:r w:rsidR="00DD12D1">
        <w:t>(</w:t>
      </w:r>
      <w:r w:rsidR="00DD12D1">
        <w:rPr>
          <w:i/>
          <w:iCs/>
        </w:rPr>
        <w:t>116</w:t>
      </w:r>
      <w:r w:rsidR="00DD12D1">
        <w:t>)</w:t>
      </w:r>
      <w:r>
        <w:fldChar w:fldCharType="begin"/>
      </w:r>
      <w:r w:rsidR="00DD12D1">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given the habitat similarity and proximity to Taboga. The station records maximum and minimum air temperature every 15 minutes.</w:t>
      </w:r>
    </w:p>
    <w:p w14:paraId="64BF4D86" w14:textId="77777777" w:rsidR="00D82060" w:rsidRDefault="00D82060" w:rsidP="00A84791"/>
    <w:p w14:paraId="3438E191" w14:textId="77777777" w:rsidR="00D82060" w:rsidRDefault="00D82060" w:rsidP="00D82060">
      <w:pPr>
        <w:rPr>
          <w:u w:val="single"/>
        </w:rPr>
      </w:pPr>
      <w:r w:rsidRPr="00487A6E">
        <w:rPr>
          <w:u w:val="single"/>
        </w:rPr>
        <w:t>Neopterin analysis</w:t>
      </w:r>
    </w:p>
    <w:p w14:paraId="05324C0D" w14:textId="5E05DF70" w:rsidR="00D82060" w:rsidRDefault="00D82060" w:rsidP="00D82060">
      <w:pPr>
        <w:ind w:firstLine="720"/>
      </w:pPr>
      <w:r>
        <w:t xml:space="preserve">We measured the neopterin concentration of the urine samples using a </w:t>
      </w:r>
      <w:r w:rsidRPr="00F90FF8">
        <w:t>commercially available competitive exclusion neopterin enzyme</w:t>
      </w:r>
      <w:r>
        <w:t>-</w:t>
      </w:r>
      <w:r w:rsidRPr="00F90FF8">
        <w:t>linked immunosorbent assay (Neopterin ELISA, Ref. RE59321, IBL International GMBH, Hamburg, Germany) in the Capuchinos de Taboga field laboratory.</w:t>
      </w:r>
      <w:r>
        <w:t xml:space="preserve"> The assay has been validated for use in the Taboga capuchin population </w:t>
      </w:r>
      <w:r>
        <w:fldChar w:fldCharType="begin"/>
      </w:r>
      <w:r w:rsidR="00FE18CB">
        <w:instrText xml:space="preserve"> ADDIN ZOTERO_ITEM CSL_CITATION {"citationID":"cjbmKZII","properties":{"formattedCitation":"({\\i{}121})","plainCitation":"(121)","noteIndex":0},"citationItems":[{"id":267,"uris":["http://zotero.org/users/13901503/items/PQLSPHRJ"],"itemData":{"id":267,"type":"article-journal","abstract":"Non-invasive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FE18CB" w:rsidRPr="00FE18CB">
        <w:t>(</w:t>
      </w:r>
      <w:r w:rsidR="00FE18CB" w:rsidRPr="00FE18CB">
        <w:rPr>
          <w:i/>
          <w:iCs/>
        </w:rPr>
        <w:t>121</w:t>
      </w:r>
      <w:r w:rsidR="00FE18CB" w:rsidRPr="00FE18CB">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FE18CB">
        <w:instrText xml:space="preserve"> ADDIN ZOTERO_ITEM CSL_CITATION {"citationID":"mwRM5DGT","properties":{"formattedCitation":"({\\i{}8}, {\\i{}121})","plainCitation":"(8, 121)","noteIndex":0},"citationItems":[{"id":267,"uris":["http://zotero.org/users/13901503/items/PQLSPHRJ"],"itemData":{"id":267,"type":"article-journal","abstract":"Non-invasive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FE18CB" w:rsidRPr="00FE18CB">
        <w:t>(</w:t>
      </w:r>
      <w:r w:rsidR="00FE18CB" w:rsidRPr="00FE18CB">
        <w:rPr>
          <w:i/>
          <w:iCs/>
        </w:rPr>
        <w:t>8</w:t>
      </w:r>
      <w:r w:rsidR="00FE18CB" w:rsidRPr="00FE18CB">
        <w:t xml:space="preserve">, </w:t>
      </w:r>
      <w:r w:rsidR="00FE18CB" w:rsidRPr="00FE18CB">
        <w:rPr>
          <w:i/>
          <w:iCs/>
        </w:rPr>
        <w:t>121</w:t>
      </w:r>
      <w:r w:rsidR="00FE18CB" w:rsidRPr="00FE18CB">
        <w:t>)</w:t>
      </w:r>
      <w:r>
        <w:fldChar w:fldCharType="end"/>
      </w:r>
      <w:r>
        <w:t xml:space="preserve"> for details. </w:t>
      </w:r>
    </w:p>
    <w:p w14:paraId="242ED89E" w14:textId="77777777" w:rsidR="00D82060" w:rsidRDefault="00D82060" w:rsidP="00A84791"/>
    <w:p w14:paraId="0A389B0B" w14:textId="77777777" w:rsidR="00D82060" w:rsidRDefault="00D82060" w:rsidP="00D82060">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38A0ABEB" w14:textId="77777777" w:rsidR="00D82060" w:rsidRDefault="00D82060" w:rsidP="00D82060">
      <w:pPr>
        <w:rPr>
          <w:i/>
          <w:iCs/>
        </w:rPr>
      </w:pPr>
      <w:r w:rsidRPr="00147548">
        <w:rPr>
          <w:i/>
          <w:iCs/>
        </w:rPr>
        <w:t>DNA extraction</w:t>
      </w:r>
    </w:p>
    <w:p w14:paraId="06F035AF" w14:textId="5CE90011" w:rsidR="00D82060" w:rsidRPr="00147548" w:rsidRDefault="00D82060" w:rsidP="00D82060">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FE18CB">
        <w:instrText xml:space="preserve"> ADDIN ZOTERO_ITEM CSL_CITATION {"citationID":"GSwb9QQA","properties":{"formattedCitation":"({\\i{}122}\\uc0\\u8211{}{\\i{}124})","plainCitation":"(122–124)","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FE18CB">
        <w:rPr>
          <w:rFonts w:ascii="Cambria Math" w:hAnsi="Cambria Math" w:cs="Cambria Math"/>
        </w:rPr>
        <w:instrText>∼</w:instrText>
      </w:r>
      <w:r w:rsidR="00FE18CB">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FE18CB">
        <w:rPr>
          <w:rFonts w:ascii="Cambria Math" w:hAnsi="Cambria Math" w:cs="Cambria Math"/>
        </w:rPr>
        <w:instrText>∼</w:instrText>
      </w:r>
      <w:r w:rsidR="00FE18CB">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FE18CB" w:rsidRPr="00FE18CB">
        <w:t>(</w:t>
      </w:r>
      <w:r w:rsidR="00FE18CB" w:rsidRPr="00FE18CB">
        <w:rPr>
          <w:i/>
          <w:iCs/>
        </w:rPr>
        <w:t>122</w:t>
      </w:r>
      <w:r w:rsidR="00FE18CB" w:rsidRPr="00FE18CB">
        <w:t>–</w:t>
      </w:r>
      <w:r w:rsidR="00FE18CB" w:rsidRPr="00FE18CB">
        <w:rPr>
          <w:i/>
          <w:iCs/>
        </w:rPr>
        <w:t>124</w:t>
      </w:r>
      <w:r w:rsidR="00FE18CB" w:rsidRPr="00FE18CB">
        <w:t>)</w:t>
      </w:r>
      <w:r>
        <w:fldChar w:fldCharType="end"/>
      </w:r>
      <w:r>
        <w:t>.</w:t>
      </w:r>
    </w:p>
    <w:p w14:paraId="48482FD9" w14:textId="77777777" w:rsidR="00D82060" w:rsidRPr="00FD15B2" w:rsidRDefault="00D82060" w:rsidP="00D82060"/>
    <w:p w14:paraId="1460774B" w14:textId="77777777" w:rsidR="00D82060" w:rsidRDefault="00D82060" w:rsidP="00D82060">
      <w:pPr>
        <w:rPr>
          <w:i/>
          <w:iCs/>
        </w:rPr>
      </w:pPr>
      <w:r w:rsidRPr="00147548">
        <w:rPr>
          <w:i/>
          <w:iCs/>
        </w:rPr>
        <w:t xml:space="preserve">16s rRNA amplicon </w:t>
      </w:r>
      <w:r>
        <w:rPr>
          <w:i/>
          <w:iCs/>
        </w:rPr>
        <w:t>sequencing and data processing</w:t>
      </w:r>
    </w:p>
    <w:p w14:paraId="53CD3B75" w14:textId="2CB67640" w:rsidR="00D82060" w:rsidRDefault="00D82060" w:rsidP="00D82060">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0" w:history="1">
        <w:r w:rsidRPr="00383820">
          <w:rPr>
            <w:rStyle w:val="Hyperlink"/>
          </w:rPr>
          <w:t>www.earthmicrobiome.org</w:t>
        </w:r>
      </w:hyperlink>
      <w:r w:rsidRPr="009C594A">
        <w:t>)</w:t>
      </w:r>
      <w:r>
        <w:t xml:space="preserve"> and a dual-indexing approach </w:t>
      </w:r>
      <w:r>
        <w:fldChar w:fldCharType="begin"/>
      </w:r>
      <w:r w:rsidR="00FE18CB">
        <w:instrText xml:space="preserve"> ADDIN ZOTERO_ITEM CSL_CITATION {"citationID":"AIswTiIH","properties":{"formattedCitation":"({\\i{}125})","plainCitation":"(125)","noteIndex":0},"citationItems":[{"id":1652,"uris":["http://zotero.org/users/13901503/items/HTTZHT5K"],"itemData":{"id":1652,"type":"article-journal","abstract":"Sources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FE18CB" w:rsidRPr="00FE18CB">
        <w:t>(</w:t>
      </w:r>
      <w:r w:rsidR="00FE18CB" w:rsidRPr="00FE18CB">
        <w:rPr>
          <w:i/>
          <w:iCs/>
        </w:rPr>
        <w:t>125</w:t>
      </w:r>
      <w:r w:rsidR="00FE18CB" w:rsidRPr="00FE18CB">
        <w:t>)</w:t>
      </w:r>
      <w:r>
        <w:fldChar w:fldCharType="end"/>
      </w:r>
      <w:r>
        <w:t xml:space="preserve">; see previously described protocol for details </w:t>
      </w:r>
      <w:r>
        <w:fldChar w:fldCharType="begin"/>
      </w:r>
      <w:r w:rsidR="00FE18CB">
        <w:instrText xml:space="preserve"> ADDIN ZOTERO_ITEM CSL_CITATION {"citationID":"ZrmMCAjM","properties":{"formattedCitation":"({\\i{}126})","plainCitation":"(126)","noteIndex":0},"citationItems":[{"id":676,"uris":["http://zotero.org/users/13901503/items/JGY397VL"],"itemData":{"id":676,"type":"article-journal","abstract":"Changes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FE18CB" w:rsidRPr="00FE18CB">
        <w:t>(</w:t>
      </w:r>
      <w:r w:rsidR="00FE18CB" w:rsidRPr="00FE18CB">
        <w:rPr>
          <w:i/>
          <w:iCs/>
        </w:rPr>
        <w:t>126</w:t>
      </w:r>
      <w:r w:rsidR="00FE18CB" w:rsidRPr="00FE18CB">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6ECEB9" w14:textId="4B43F210" w:rsidR="00D82060" w:rsidRDefault="00D82060" w:rsidP="00D82060">
      <w:pPr>
        <w:ind w:firstLine="720"/>
      </w:pPr>
      <w:r>
        <w:t xml:space="preserve">We analyzed the resulting data using the Quantitative Insights into Microbial Ecology (QIIME2) platform </w:t>
      </w:r>
      <w:r>
        <w:fldChar w:fldCharType="begin"/>
      </w:r>
      <w:r w:rsidR="00FE18CB">
        <w:instrText xml:space="preserve"> ADDIN ZOTERO_ITEM CSL_CITATION {"citationID":"Bjv8Vjr7","properties":{"formattedCitation":"({\\i{}127})","plainCitation":"(127)","noteIndex":0},"citationItems":[{"id":1655,"uris":["http://zotero.org/users/13901503/items/GQC5IVSJ"],"itemData":{"id":1655,"type":"article-journal","container-title":"Nature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FE18CB" w:rsidRPr="00FE18CB">
        <w:t>(</w:t>
      </w:r>
      <w:r w:rsidR="00FE18CB" w:rsidRPr="00FE18CB">
        <w:rPr>
          <w:i/>
          <w:iCs/>
        </w:rPr>
        <w:t>127</w:t>
      </w:r>
      <w:r w:rsidR="00FE18CB" w:rsidRPr="00FE18CB">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FE18CB">
        <w:instrText xml:space="preserve"> ADDIN ZOTERO_ITEM CSL_CITATION {"citationID":"CHiMHSnG","properties":{"formattedCitation":"({\\i{}128})","plainCitation":"(128)","noteIndex":0},"citationItems":[{"id":1656,"uris":["http://zotero.org/users/13901503/items/5QIKX6JW"],"itemData":{"id":1656,"type":"article-journal","abstract":"DADA2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FE18CB" w:rsidRPr="00FE18CB">
        <w:t>(</w:t>
      </w:r>
      <w:r w:rsidR="00FE18CB" w:rsidRPr="00FE18CB">
        <w:rPr>
          <w:i/>
          <w:iCs/>
        </w:rPr>
        <w:t>128</w:t>
      </w:r>
      <w:r w:rsidR="00FE18CB" w:rsidRPr="00FE18CB">
        <w:t>)</w:t>
      </w:r>
      <w:r>
        <w:fldChar w:fldCharType="end"/>
      </w:r>
      <w:r>
        <w:t xml:space="preserve"> via the q2-dada2 pipeline, which infers Amplicon Sequence Variants (ASVs) by identifying exact sequences. We assigned taxonomy to ASV’s using the q2-feature classifier </w:t>
      </w:r>
      <w:r>
        <w:fldChar w:fldCharType="begin"/>
      </w:r>
      <w:r w:rsidR="00FE18CB">
        <w:instrText xml:space="preserve"> ADDIN ZOTERO_ITEM CSL_CITATION {"citationID":"Nz6FGjkT","properties":{"formattedCitation":"({\\i{}129})","plainCitation":"(129)","noteIndex":0},"citationItems":[{"id":1662,"uris":["http://zotero.org/users/13901503/items/U2MLAXCJ"],"itemData":{"id":1662,"type":"article-journal","abstract":"Taxonomic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FE18CB" w:rsidRPr="00FE18CB">
        <w:t>(</w:t>
      </w:r>
      <w:r w:rsidR="00FE18CB" w:rsidRPr="00FE18CB">
        <w:rPr>
          <w:i/>
          <w:iCs/>
        </w:rPr>
        <w:t>129</w:t>
      </w:r>
      <w:r w:rsidR="00FE18CB" w:rsidRPr="00FE18CB">
        <w:t>)</w:t>
      </w:r>
      <w:r>
        <w:fldChar w:fldCharType="end"/>
      </w:r>
      <w:r>
        <w:t xml:space="preserve"> against version 2022.10 of the Greengenes2 database </w:t>
      </w:r>
      <w:r>
        <w:fldChar w:fldCharType="begin"/>
      </w:r>
      <w:r w:rsidR="00FE18CB">
        <w:instrText xml:space="preserve"> ADDIN ZOTERO_ITEM CSL_CITATION {"citationID":"txLAM5mf","properties":{"formattedCitation":"({\\i{}130}, {\\i{}131})","plainCitation":"(130, 131)","noteIndex":0},"citationItems":[{"id":1658,"uris":["http://zotero.org/users/13901503/items/I2KJAM89"],"itemData":{"id":1658,"type":"article-journal","abstract":"Reference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FE18CB" w:rsidRPr="00FE18CB">
        <w:t>(</w:t>
      </w:r>
      <w:r w:rsidR="00FE18CB" w:rsidRPr="00FE18CB">
        <w:rPr>
          <w:i/>
          <w:iCs/>
        </w:rPr>
        <w:t>130</w:t>
      </w:r>
      <w:r w:rsidR="00FE18CB" w:rsidRPr="00FE18CB">
        <w:t xml:space="preserve">, </w:t>
      </w:r>
      <w:r w:rsidR="00FE18CB" w:rsidRPr="00FE18CB">
        <w:rPr>
          <w:i/>
          <w:iCs/>
        </w:rPr>
        <w:t>131</w:t>
      </w:r>
      <w:r w:rsidR="00FE18CB" w:rsidRPr="00FE18CB">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CFD532B" w14:textId="550B8959" w:rsidR="00D82060" w:rsidRDefault="00D82060" w:rsidP="00D82060">
      <w:pPr>
        <w:ind w:firstLine="720"/>
      </w:pPr>
      <w:r>
        <w:lastRenderedPageBreak/>
        <w:t xml:space="preserve">We imported the ASV count and taxonomy files generated by QIIME2 into R using the {qiime2R} package </w:t>
      </w:r>
      <w:r>
        <w:fldChar w:fldCharType="begin"/>
      </w:r>
      <w:r w:rsidR="00FE18CB">
        <w:instrText xml:space="preserve"> ADDIN ZOTERO_ITEM CSL_CITATION {"citationID":"CBIQl7kI","properties":{"formattedCitation":"({\\i{}132})","plainCitation":"(132)","noteIndex":0},"citationItems":[{"id":1665,"uris":["http://zotero.org/users/13901503/items/4N2UFVCD"],"itemData":{"id":1665,"type":"article-journal","container-title":"R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FE18CB" w:rsidRPr="00FE18CB">
        <w:t>(</w:t>
      </w:r>
      <w:r w:rsidR="00FE18CB" w:rsidRPr="00FE18CB">
        <w:rPr>
          <w:i/>
          <w:iCs/>
        </w:rPr>
        <w:t>132</w:t>
      </w:r>
      <w:r w:rsidR="00FE18CB" w:rsidRPr="00FE18CB">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FE18CB">
        <w:instrText xml:space="preserve"> ADDIN ZOTERO_ITEM CSL_CITATION {"citationID":"rEqfVqQV","properties":{"formattedCitation":"({\\i{}133})","plainCitation":"(133)","noteIndex":0},"citationItems":[{"id":1667,"uris":["http://zotero.org/users/13901503/items/RR6DYA9S"],"itemData":{"id":1667,"type":"article-journal","container-title":"PLoS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FE18CB" w:rsidRPr="00FE18CB">
        <w:t>(</w:t>
      </w:r>
      <w:r w:rsidR="00FE18CB" w:rsidRPr="00FE18CB">
        <w:rPr>
          <w:i/>
          <w:iCs/>
        </w:rPr>
        <w:t>133</w:t>
      </w:r>
      <w:r w:rsidR="00FE18CB" w:rsidRPr="00FE18CB">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FE18CB">
        <w:instrText xml:space="preserve"> ADDIN ZOTERO_ITEM CSL_CITATION {"citationID":"L2wCm92o","properties":{"formattedCitation":"({\\i{}134})","plainCitation":"(134)","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FE18CB" w:rsidRPr="00FE18CB">
        <w:t>(</w:t>
      </w:r>
      <w:r w:rsidR="00FE18CB" w:rsidRPr="00FE18CB">
        <w:rPr>
          <w:i/>
          <w:iCs/>
        </w:rPr>
        <w:t>134</w:t>
      </w:r>
      <w:r w:rsidR="00FE18CB" w:rsidRPr="00FE18CB">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2D6C68CC" w14:textId="77777777" w:rsidR="00D82060" w:rsidRPr="00147548" w:rsidRDefault="00D82060" w:rsidP="00D82060">
      <w:pPr>
        <w:rPr>
          <w:i/>
          <w:iCs/>
        </w:rPr>
      </w:pPr>
    </w:p>
    <w:p w14:paraId="32FD1B39" w14:textId="77777777" w:rsidR="00D82060" w:rsidRDefault="00D82060" w:rsidP="00D82060">
      <w:pPr>
        <w:rPr>
          <w:i/>
          <w:iCs/>
        </w:rPr>
      </w:pPr>
      <w:r>
        <w:rPr>
          <w:i/>
          <w:iCs/>
        </w:rPr>
        <w:t>Shotgun metagenomic</w:t>
      </w:r>
      <w:r w:rsidRPr="00147548">
        <w:rPr>
          <w:i/>
          <w:iCs/>
        </w:rPr>
        <w:t xml:space="preserve"> </w:t>
      </w:r>
      <w:r>
        <w:rPr>
          <w:i/>
          <w:iCs/>
        </w:rPr>
        <w:t>sequencing and data processing</w:t>
      </w:r>
    </w:p>
    <w:p w14:paraId="330A2DA1" w14:textId="77777777" w:rsidR="00D82060" w:rsidRDefault="00D82060" w:rsidP="00D82060">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28853DC0" w14:textId="048E66A0" w:rsidR="00D82060" w:rsidRDefault="00D82060" w:rsidP="00D82060">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FE18CB">
        <w:instrText xml:space="preserve"> ADDIN ZOTERO_ITEM CSL_CITATION {"citationID":"1Zg0y02O","properties":{"formattedCitation":"({\\i{}135})","plainCitation":"(135)","noteIndex":0},"citationItems":[{"id":968,"uris":["http://zotero.org/users/13901503/items/9YGIV4WL"],"itemData":{"id":968,"type":"article-journal","abstract":"Culture-independent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FE18CB" w:rsidRPr="00FE18CB">
        <w:t>(</w:t>
      </w:r>
      <w:r w:rsidR="00FE18CB" w:rsidRPr="00FE18CB">
        <w:rPr>
          <w:i/>
          <w:iCs/>
        </w:rPr>
        <w:t>135</w:t>
      </w:r>
      <w:r w:rsidR="00FE18CB" w:rsidRPr="00FE18CB">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DD12D1">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D12D1" w:rsidRPr="00DD12D1">
        <w:t>(</w:t>
      </w:r>
      <w:r w:rsidR="00DD12D1" w:rsidRPr="00DD12D1">
        <w:rPr>
          <w:i/>
          <w:iCs/>
        </w:rPr>
        <w:t>52</w:t>
      </w:r>
      <w:r w:rsidR="00DD12D1" w:rsidRPr="00DD12D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4BE0CD81" w14:textId="77777777" w:rsidR="00D82060" w:rsidRDefault="00D82060" w:rsidP="00A84791"/>
    <w:p w14:paraId="299F5CF7" w14:textId="77777777" w:rsidR="00D82060" w:rsidRPr="00521E9D" w:rsidRDefault="00D82060" w:rsidP="00D82060">
      <w:pPr>
        <w:rPr>
          <w:u w:val="single"/>
        </w:rPr>
      </w:pPr>
      <w:r>
        <w:rPr>
          <w:u w:val="single"/>
        </w:rPr>
        <w:t>Metadata assembly</w:t>
      </w:r>
    </w:p>
    <w:p w14:paraId="61BE3BC8" w14:textId="42E15482" w:rsidR="00D82060" w:rsidRDefault="00D82060" w:rsidP="00D82060">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w:t>
      </w:r>
      <w:r>
        <w:lastRenderedPageBreak/>
        <w:t xml:space="preserve">long-term trends in temperature. This temperature predictor has also been associated with changes in immune performance in this population </w:t>
      </w:r>
      <w:r>
        <w:fldChar w:fldCharType="begin"/>
      </w:r>
      <w:r w:rsidR="00DD12D1">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DD12D1" w:rsidRPr="00DD12D1">
        <w:t>(</w:t>
      </w:r>
      <w:r w:rsidR="00DD12D1" w:rsidRPr="00DD12D1">
        <w:rPr>
          <w:i/>
          <w:iCs/>
        </w:rPr>
        <w:t>8</w:t>
      </w:r>
      <w:r w:rsidR="00DD12D1" w:rsidRPr="00DD12D1">
        <w:t>)</w:t>
      </w:r>
      <w:r>
        <w:fldChar w:fldCharType="end"/>
      </w:r>
      <w:r>
        <w:t xml:space="preserve">. </w:t>
      </w:r>
    </w:p>
    <w:p w14:paraId="5A084F81" w14:textId="68EB646D" w:rsidR="00D82060" w:rsidRDefault="00D82060" w:rsidP="00D82060">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FE18CB">
        <w:instrText xml:space="preserve"> ADDIN ZOTERO_ITEM CSL_CITATION {"citationID":"JR1jMbxd","properties":{"formattedCitation":"({\\i{}52}, {\\i{}136})","plainCitation":"(52, 136)","noteIndex":0},"citationItems":[{"id":1636,"uris":["http://zotero.org/users/13901503/items/5NZP9HX7"],"itemData":{"id":1636,"type":"article-journal","abstract":"Objectives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FE18CB" w:rsidRPr="00FE18CB">
        <w:t>(</w:t>
      </w:r>
      <w:r w:rsidR="00FE18CB" w:rsidRPr="00FE18CB">
        <w:rPr>
          <w:i/>
          <w:iCs/>
        </w:rPr>
        <w:t>52</w:t>
      </w:r>
      <w:r w:rsidR="00FE18CB" w:rsidRPr="00FE18CB">
        <w:t xml:space="preserve">, </w:t>
      </w:r>
      <w:r w:rsidR="00FE18CB" w:rsidRPr="00FE18CB">
        <w:rPr>
          <w:i/>
          <w:iCs/>
        </w:rPr>
        <w:t>136</w:t>
      </w:r>
      <w:r w:rsidR="00FE18CB" w:rsidRPr="00FE18CB">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FE18CB">
        <w:instrText xml:space="preserve"> ADDIN ZOTERO_ITEM CSL_CITATION {"citationID":"KgDJiC4b","properties":{"formattedCitation":"({\\i{}137})","plainCitation":"(137)","noteIndex":0},"citationItems":[{"id":1724,"uris":["http://zotero.org/users/13901503/items/VWJDBSPR"],"itemData":{"id":1724,"type":"article-journal","abstract":"The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FE18CB" w:rsidRPr="00FE18CB">
        <w:t>(</w:t>
      </w:r>
      <w:r w:rsidR="00FE18CB" w:rsidRPr="00FE18CB">
        <w:rPr>
          <w:i/>
          <w:iCs/>
        </w:rPr>
        <w:t>137</w:t>
      </w:r>
      <w:r w:rsidR="00FE18CB" w:rsidRPr="00FE18CB">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0570084B" w14:textId="77777777" w:rsidR="00D82060" w:rsidRDefault="00D82060" w:rsidP="00D82060">
      <w:pPr>
        <w:ind w:firstLine="720"/>
      </w:pPr>
    </w:p>
    <w:p w14:paraId="4C8FE268" w14:textId="77777777" w:rsidR="00D82060" w:rsidRDefault="00D82060" w:rsidP="00D82060">
      <w:pPr>
        <w:rPr>
          <w:u w:val="single"/>
        </w:rPr>
      </w:pPr>
      <w:r w:rsidRPr="00D807D7">
        <w:rPr>
          <w:u w:val="single"/>
        </w:rPr>
        <w:t>Community</w:t>
      </w:r>
      <w:r>
        <w:rPr>
          <w:u w:val="single"/>
        </w:rPr>
        <w:t>-level composition a</w:t>
      </w:r>
      <w:r w:rsidRPr="00D807D7">
        <w:rPr>
          <w:u w:val="single"/>
        </w:rPr>
        <w:t>nalysis</w:t>
      </w:r>
    </w:p>
    <w:p w14:paraId="46ED9935" w14:textId="0666B76A" w:rsidR="00D82060" w:rsidRDefault="00D82060" w:rsidP="00D82060">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FE18CB">
        <w:instrText xml:space="preserve"> ADDIN ZOTERO_ITEM CSL_CITATION {"citationID":"rslhHr6V","properties":{"formattedCitation":"({\\i{}138})","plainCitation":"(138)","noteIndex":0},"citationItems":[{"id":1678,"uris":["http://zotero.org/users/13901503/items/MSZDHDQF"],"itemData":{"id":1678,"type":"article-journal","abstract":"The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FE18CB" w:rsidRPr="00FE18CB">
        <w:t>(</w:t>
      </w:r>
      <w:r w:rsidR="00FE18CB" w:rsidRPr="00FE18CB">
        <w:rPr>
          <w:i/>
          <w:iCs/>
        </w:rPr>
        <w:t>138</w:t>
      </w:r>
      <w:r w:rsidR="00FE18CB" w:rsidRPr="00FE18CB">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FE18CB">
        <w:instrText xml:space="preserve"> ADDIN ZOTERO_ITEM CSL_CITATION {"citationID":"CcTblRTP","properties":{"formattedCitation":"({\\i{}139})","plainCitation":"(139)","noteIndex":0},"citationItems":[{"id":1676,"uris":["http://zotero.org/users/13901503/items/B9HUBEW5"],"itemData":{"id":1676,"type":"article-journal","abstract":"zCompositions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FE18CB" w:rsidRPr="00FE18CB">
        <w:t>(</w:t>
      </w:r>
      <w:r w:rsidR="00FE18CB" w:rsidRPr="00FE18CB">
        <w:rPr>
          <w:i/>
          <w:iCs/>
        </w:rPr>
        <w:t>139</w:t>
      </w:r>
      <w:r w:rsidR="00FE18CB" w:rsidRPr="00FE18CB">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FE18CB">
        <w:instrText xml:space="preserve"> ADDIN ZOTERO_ITEM CSL_CITATION {"citationID":"RU0uFdYd","properties":{"formattedCitation":"({\\i{}140})","plainCitation":"(140)","noteIndex":0},"citationItems":[{"id":1387,"uris":["http://zotero.org/users/13901503/items/7MG3GNU9"],"itemData":{"id":1387,"type":"article-journal","abstract":"A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FE18CB" w:rsidRPr="00FE18CB">
        <w:t>(</w:t>
      </w:r>
      <w:r w:rsidR="00FE18CB" w:rsidRPr="00FE18CB">
        <w:rPr>
          <w:i/>
          <w:iCs/>
        </w:rPr>
        <w:t>140</w:t>
      </w:r>
      <w:r w:rsidR="00FE18CB" w:rsidRPr="00FE18CB">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FE18CB">
        <w:instrText xml:space="preserve"> ADDIN ZOTERO_ITEM CSL_CITATION {"citationID":"eI5jWKxN","properties":{"formattedCitation":"({\\i{}141})","plainCitation":"(141)","noteIndex":0},"citationItems":[{"id":785,"uris":["http://zotero.org/users/13901503/items/MWL4M2Q4"],"itemData":{"id":785,"type":"article-journal","abstract":"&lt;p&gt;Datasets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FE18CB" w:rsidRPr="00FE18CB">
        <w:t>(</w:t>
      </w:r>
      <w:r w:rsidR="00FE18CB" w:rsidRPr="00FE18CB">
        <w:rPr>
          <w:i/>
          <w:iCs/>
        </w:rPr>
        <w:t>141</w:t>
      </w:r>
      <w:r w:rsidR="00FE18CB" w:rsidRPr="00FE18CB">
        <w:t>)</w:t>
      </w:r>
      <w:r>
        <w:fldChar w:fldCharType="end"/>
      </w:r>
      <w:r>
        <w:t>. We then performed a Princip</w:t>
      </w:r>
      <w:r w:rsidR="00F6612C">
        <w:t>al</w:t>
      </w:r>
      <w:r>
        <w:t xml:space="preserve"> Components Analysis</w:t>
      </w:r>
      <w:r w:rsidR="00F6612C">
        <w:t xml:space="preserve"> (PCA)</w:t>
      </w:r>
      <w:r>
        <w:t xml:space="preserve"> on the Aitchison distance matrix and extracted the scores for the first three principal components (PC1–PC3) to capture major axes of variation in community composition. Components </w:t>
      </w:r>
      <w:r w:rsidR="00C5460C">
        <w:t>one through three</w:t>
      </w:r>
      <w:r>
        <w:t xml:space="preserve"> were selected because they explained greater than 5% of the variation (Fig 6S).</w:t>
      </w:r>
    </w:p>
    <w:p w14:paraId="241B4F89" w14:textId="66FC692D" w:rsidR="00D82060" w:rsidRDefault="00D82060" w:rsidP="00D82060">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FE18CB">
        <w:instrText xml:space="preserve"> ADDIN ZOTERO_ITEM CSL_CITATION {"citationID":"9MopvbYc","properties":{"formattedCitation":"({\\i{}142}, {\\i{}143})","plainCitation":"(142, 143)","noteIndex":0},"citationItems":[{"id":1693,"uris":["http://zotero.org/users/13901503/items/5WE7IHKN"],"itemData":{"id":1693,"type":"chapter","container-title":"Selected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FE18CB" w:rsidRPr="00FE18CB">
        <w:t>(</w:t>
      </w:r>
      <w:r w:rsidR="00FE18CB" w:rsidRPr="00FE18CB">
        <w:rPr>
          <w:i/>
          <w:iCs/>
        </w:rPr>
        <w:t>142</w:t>
      </w:r>
      <w:r w:rsidR="00FE18CB" w:rsidRPr="00FE18CB">
        <w:t xml:space="preserve">, </w:t>
      </w:r>
      <w:r w:rsidR="00FE18CB" w:rsidRPr="00FE18CB">
        <w:rPr>
          <w:i/>
          <w:iCs/>
        </w:rPr>
        <w:t>143</w:t>
      </w:r>
      <w:r w:rsidR="00FE18CB" w:rsidRPr="00FE18CB">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w:t>
      </w:r>
      <w:r>
        <w:lastRenderedPageBreak/>
        <w:t xml:space="preserve">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rsidR="00F6612C">
        <w:t xml:space="preserve"> and </w:t>
      </w:r>
      <w:r w:rsidRPr="00364B0D">
        <w:t>positive</w:t>
      </w:r>
      <w:r w:rsidR="00F6612C">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6C706F9" w14:textId="4C77FEE1" w:rsidR="00D82060" w:rsidRDefault="00D82060" w:rsidP="00D82060">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FE18CB">
        <w:instrText xml:space="preserve"> ADDIN ZOTERO_ITEM CSL_CITATION {"citationID":"POfAwNZ4","properties":{"formattedCitation":"({\\i{}144})","plainCitation":"(144)","noteIndex":0},"citationItems":[{"id":788,"uris":["http://zotero.org/users/13901503/items/M7YBHN37"],"itemData":{"id":788,"type":"article-journal","abstract":"Current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FE18CB" w:rsidRPr="00FE18CB">
        <w:t>(</w:t>
      </w:r>
      <w:r w:rsidR="00FE18CB" w:rsidRPr="00FE18CB">
        <w:rPr>
          <w:i/>
          <w:iCs/>
        </w:rPr>
        <w:t>144</w:t>
      </w:r>
      <w:r w:rsidR="00FE18CB" w:rsidRPr="00FE18CB">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bookmarkStart w:id="40" w:name="ZOTERO_TEMP_BOOKMARK"/>
      <w:ins w:id="41" w:author="Lucore, Jordan" w:date="2025-08-13T12:37:00Z" w16du:dateUtc="2025-08-13T16:37:00Z">
        <w:r w:rsidR="00AB6ADD">
          <w:t>(</w:t>
        </w:r>
        <w:r w:rsidR="00AB6ADD">
          <w:rPr>
            <w:i/>
            <w:iCs/>
          </w:rPr>
          <w:t>146</w:t>
        </w:r>
        <w:r w:rsidR="00AB6ADD">
          <w:t>)</w:t>
        </w:r>
      </w:ins>
      <w:bookmarkEnd w:id="40"/>
      <w:r>
        <w:fldChar w:fldCharType="begin"/>
      </w:r>
      <w:r w:rsidR="00FE18CB">
        <w:instrText xml:space="preserve"> ADDIN ZOTERO_ITEM CSL_CITATION {"citationID":"gCjcBlAp","properties":{"formattedCitation":"({\\i{}145}, {\\i{}146})","plainCitation":"(145, 146)","noteIndex":0},"citationItems":[{"id":1696,"uris":["http://zotero.org/users/13901503/items/QCC5VYTU"],"itemData":{"id":1696,"type":"article-journal","abstract":"This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FE18CB" w:rsidRPr="00FE18CB">
        <w:t>(</w:t>
      </w:r>
      <w:r w:rsidR="00FE18CB" w:rsidRPr="00FE18CB">
        <w:rPr>
          <w:i/>
          <w:iCs/>
        </w:rPr>
        <w:t>145</w:t>
      </w:r>
      <w:r w:rsidR="00FE18CB" w:rsidRPr="00FE18CB">
        <w:t xml:space="preserve">, </w:t>
      </w:r>
      <w:r w:rsidR="00FE18CB" w:rsidRPr="00FE18CB">
        <w:rPr>
          <w:i/>
          <w:iCs/>
        </w:rPr>
        <w:t>146</w:t>
      </w:r>
      <w:r w:rsidR="00FE18CB" w:rsidRPr="00FE18CB">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3E82FFE8" w14:textId="77777777" w:rsidR="00F6612C" w:rsidRDefault="00F6612C" w:rsidP="00D82060">
      <w:pPr>
        <w:ind w:firstLine="720"/>
      </w:pPr>
    </w:p>
    <w:p w14:paraId="14C5A3C9" w14:textId="77777777" w:rsidR="00F6612C" w:rsidRDefault="00F6612C" w:rsidP="00F6612C">
      <w:pPr>
        <w:rPr>
          <w:u w:val="single"/>
        </w:rPr>
      </w:pPr>
      <w:r>
        <w:rPr>
          <w:u w:val="single"/>
        </w:rPr>
        <w:t>Temperature d</w:t>
      </w:r>
      <w:r w:rsidRPr="00A32281">
        <w:rPr>
          <w:u w:val="single"/>
        </w:rPr>
        <w:t xml:space="preserve">ifferential abundance </w:t>
      </w:r>
      <w:r>
        <w:rPr>
          <w:u w:val="single"/>
        </w:rPr>
        <w:t>analysis</w:t>
      </w:r>
    </w:p>
    <w:p w14:paraId="7D2920F2" w14:textId="77777777" w:rsidR="00F6612C" w:rsidRPr="00FB4C69" w:rsidRDefault="00F6612C" w:rsidP="00F6612C">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2DE1D655" w14:textId="4D2DA7F7" w:rsidR="00F6612C" w:rsidRDefault="00F6612C" w:rsidP="00F6612C">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FE18CB">
        <w:instrText xml:space="preserve"> ADDIN ZOTERO_ITEM CSL_CITATION {"citationID":"rVFSfUFA","properties":{"formattedCitation":"({\\i{}147})","plainCitation":"(147)","noteIndex":0},"citationItems":[{"id":1248,"uris":["http://zotero.org/users/13901503/items/ATW2MVB6"],"itemData":{"id":1248,"type":"article-journal","abstract":"&lt;p&gt;The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FE18CB" w:rsidRPr="00FE18CB">
        <w:t>(</w:t>
      </w:r>
      <w:r w:rsidR="00FE18CB" w:rsidRPr="00FE18CB">
        <w:rPr>
          <w:i/>
          <w:iCs/>
        </w:rPr>
        <w:t>147</w:t>
      </w:r>
      <w:r w:rsidR="00FE18CB" w:rsidRPr="00FE18CB">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w:t>
      </w:r>
      <w:r>
        <w:lastRenderedPageBreak/>
        <w:t>reconstruction using the ace() function in the {ape} package. Internal node values represent the maximum likelihood estimates of the temperature model weight under a Brownian motion model of trait evolution.</w:t>
      </w:r>
    </w:p>
    <w:p w14:paraId="4BE83C71" w14:textId="77777777" w:rsidR="00F6612C" w:rsidRDefault="00F6612C" w:rsidP="00F6612C">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763926B" w14:textId="77777777" w:rsidR="00F6612C" w:rsidRDefault="00F6612C" w:rsidP="00F6612C"/>
    <w:p w14:paraId="31F4E4C5" w14:textId="77777777" w:rsidR="00F6612C" w:rsidRPr="0081434A" w:rsidRDefault="00F6612C" w:rsidP="00F6612C">
      <w:pPr>
        <w:rPr>
          <w:u w:val="single"/>
        </w:rPr>
      </w:pPr>
      <w:r w:rsidRPr="0081434A">
        <w:rPr>
          <w:u w:val="single"/>
        </w:rPr>
        <w:t>Immune and temperature interaction analysis</w:t>
      </w:r>
    </w:p>
    <w:p w14:paraId="1AF92180" w14:textId="77777777" w:rsidR="00F6612C" w:rsidRDefault="00F6612C" w:rsidP="00F6612C">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6286ED5C" w14:textId="77777777" w:rsidR="00F6612C" w:rsidRDefault="00F6612C" w:rsidP="00F6612C">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6D4CD5A9" w14:textId="77777777" w:rsidR="00F6612C" w:rsidRDefault="00F6612C" w:rsidP="00F6612C"/>
    <w:p w14:paraId="37AD9C2C" w14:textId="77777777" w:rsidR="00F6612C" w:rsidRDefault="00F6612C" w:rsidP="00F6612C">
      <w:r>
        <w:t>Data availability statement: All the data and computer code used for this manuscript have been</w:t>
      </w:r>
      <w:r w:rsidRPr="00B85BCA">
        <w:t xml:space="preserve"> </w:t>
      </w:r>
      <w:r>
        <w:t xml:space="preserve">deposited in a GitHub repository that will be made public upon acceptance. Raw sequence data </w:t>
      </w:r>
      <w:r>
        <w:lastRenderedPageBreak/>
        <w:t xml:space="preserve">generated by 16s rRNA amplicon sequencing and shotgun metagenomics will be deposited on NCBI upon publication. </w:t>
      </w:r>
    </w:p>
    <w:p w14:paraId="1A4D0D7E" w14:textId="77777777" w:rsidR="00F6612C" w:rsidRDefault="00F6612C" w:rsidP="00F6612C">
      <w:pPr>
        <w:ind w:firstLine="720"/>
      </w:pPr>
    </w:p>
    <w:p w14:paraId="190B5585" w14:textId="77777777" w:rsidR="00F6612C" w:rsidRDefault="00F6612C" w:rsidP="00F6612C">
      <w:r>
        <w:t xml:space="preserve">Author contributions statement: </w:t>
      </w:r>
    </w:p>
    <w:p w14:paraId="62DC9260" w14:textId="77777777" w:rsidR="00F6612C" w:rsidRDefault="00F6612C" w:rsidP="00F6612C">
      <w:r>
        <w:t xml:space="preserve">Conception and design of the manuscript: J.M.L. and A.J.M. </w:t>
      </w:r>
    </w:p>
    <w:p w14:paraId="42E85C85" w14:textId="31A61906" w:rsidR="00F6612C" w:rsidRDefault="00F6612C" w:rsidP="00F6612C">
      <w:r>
        <w:t>Drafting of the manuscript: J.M.L., A.J.M., and K.R.</w:t>
      </w:r>
      <w:del w:id="42" w:author="Marshall, Andrew" w:date="2025-08-12T09:53:00Z" w16du:dateUtc="2025-08-12T13:53:00Z">
        <w:r w:rsidDel="00BF5390">
          <w:delText>M</w:delText>
        </w:r>
      </w:del>
      <w:ins w:id="43" w:author="Marshall, Andrew" w:date="2025-08-12T09:53:00Z" w16du:dateUtc="2025-08-12T13:53:00Z">
        <w:r w:rsidR="00BF5390">
          <w:t>A</w:t>
        </w:r>
      </w:ins>
      <w:r>
        <w:t xml:space="preserve">. </w:t>
      </w:r>
    </w:p>
    <w:p w14:paraId="67322684" w14:textId="77777777" w:rsidR="00F6612C" w:rsidRDefault="00F6612C" w:rsidP="00F6612C">
      <w:r>
        <w:t xml:space="preserve">Statistical analysis and figures: J.M.L. and A.J.M. </w:t>
      </w:r>
    </w:p>
    <w:p w14:paraId="09FC8BBE" w14:textId="77777777" w:rsidR="00F6612C" w:rsidRDefault="00F6612C" w:rsidP="00F6612C">
      <w:r w:rsidRPr="00AA2BE7">
        <w:t xml:space="preserve">R code: J.M.L. </w:t>
      </w:r>
    </w:p>
    <w:p w14:paraId="3889C02E" w14:textId="77777777" w:rsidR="00F6612C" w:rsidRDefault="00F6612C" w:rsidP="00F6612C">
      <w:r>
        <w:t xml:space="preserve">Sample acquisition: J.M.L., </w:t>
      </w:r>
      <w:r w:rsidRPr="00AA2BE7">
        <w:t>A.F.W.</w:t>
      </w:r>
      <w:r>
        <w:t>, and</w:t>
      </w:r>
      <w:r w:rsidRPr="00AA2BE7">
        <w:t xml:space="preserve"> J.C.O.</w:t>
      </w:r>
    </w:p>
    <w:p w14:paraId="179E7B7B" w14:textId="3F32EC78" w:rsidR="00F6612C" w:rsidRDefault="00F6612C" w:rsidP="00F6612C">
      <w:r>
        <w:t>Sample processing: J.M.L., M.L.S.S., M.E.B.</w:t>
      </w:r>
      <w:r w:rsidR="0038009D">
        <w:t>,</w:t>
      </w:r>
      <w:r>
        <w:t xml:space="preserve"> and </w:t>
      </w:r>
      <w:r w:rsidRPr="00AA2BE7">
        <w:t>A.F.W.</w:t>
      </w:r>
    </w:p>
    <w:p w14:paraId="35F3DE33" w14:textId="77777777" w:rsidR="00F6612C" w:rsidRDefault="00F6612C" w:rsidP="00F6612C">
      <w:r>
        <w:t xml:space="preserve">Study funding: </w:t>
      </w:r>
      <w:r w:rsidRPr="00DC0AF6">
        <w:t>J.M.L., M.E.B., and A.J.M.</w:t>
      </w:r>
    </w:p>
    <w:p w14:paraId="67A00D10" w14:textId="1FA686CC" w:rsidR="00F6612C" w:rsidRDefault="00F6612C" w:rsidP="00F6612C">
      <w:r>
        <w:t>Field site funding, logistics, and management:</w:t>
      </w:r>
      <w:r w:rsidRPr="00AA2BE7">
        <w:t xml:space="preserve"> M.E.B., J.C.B., T.J.B.</w:t>
      </w:r>
      <w:r w:rsidR="0038009D">
        <w:t>,</w:t>
      </w:r>
      <w:r w:rsidRPr="00AA2BE7">
        <w:t xml:space="preserve"> and J.C.O.</w:t>
      </w:r>
    </w:p>
    <w:p w14:paraId="0222040B" w14:textId="77777777" w:rsidR="00F6612C" w:rsidRDefault="00F6612C" w:rsidP="00F6612C"/>
    <w:p w14:paraId="6E01DCAE" w14:textId="77777777" w:rsidR="00F6612C" w:rsidRDefault="00F6612C" w:rsidP="00F6612C">
      <w:r>
        <w:t>Competing interests: The authors declare that they have no competing interests.</w:t>
      </w:r>
    </w:p>
    <w:p w14:paraId="587BF260" w14:textId="77777777" w:rsidR="00F6612C" w:rsidRDefault="00F6612C" w:rsidP="00F6612C"/>
    <w:p w14:paraId="260E44B0" w14:textId="0BC5C7D2" w:rsidR="00F6612C" w:rsidRDefault="00F6612C" w:rsidP="00F6612C">
      <w:r>
        <w:t>Funding information: This research was supported by National Science Foundation grant BA-DDRIG 2236061 awarded to J.M.L.</w:t>
      </w:r>
      <w:r w:rsidR="008B3E72">
        <w:t xml:space="preserve"> and A.J.M.</w:t>
      </w:r>
      <w:r>
        <w:t>;  National Science Foundation grant BCS 1945121 awarded to T.J.B. (PI), M.E.B (Co-PI), and J.C.B. (Co-PI); National Science Foundation grant BCS 2127373 awarded to M.E.B.; a Leakey Foundation Research grant awarded to J.M.L.</w:t>
      </w:r>
      <w:r w:rsidR="008B3E72">
        <w:t xml:space="preserve"> and A.J.M.</w:t>
      </w:r>
      <w:r>
        <w:t>; an International Primatological Society Research Award awarded to J.M.L., a University of Michigan International Institute grant awarded to J.M.L.; and a University of Michigan Rackham Graduate School grant awarded to J.M.L.</w:t>
      </w:r>
    </w:p>
    <w:p w14:paraId="0C6DD86D" w14:textId="77777777" w:rsidR="00F6612C" w:rsidRDefault="00F6612C" w:rsidP="00F6612C"/>
    <w:p w14:paraId="6D1481D2" w14:textId="77777777" w:rsidR="00F6612C" w:rsidRDefault="00F6612C" w:rsidP="00F6612C">
      <w:r>
        <w:t xml:space="preserve">Acknowledgements: We would like to thank the Costa Rican institutions </w:t>
      </w:r>
      <w:proofErr w:type="spellStart"/>
      <w:r>
        <w:t>el</w:t>
      </w:r>
      <w:proofErr w:type="spellEnd"/>
      <w:r>
        <w:t xml:space="preserve"> Sistema Nacional</w:t>
      </w:r>
    </w:p>
    <w:p w14:paraId="46C54648" w14:textId="77777777" w:rsidR="00F6612C" w:rsidRDefault="00F6612C" w:rsidP="00F6612C">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9260EB3" w14:textId="77777777" w:rsidR="00F6612C" w:rsidRDefault="00F6612C" w:rsidP="00F6612C">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640EBAFF" w14:textId="77777777" w:rsidR="00F6612C" w:rsidRDefault="00F6612C" w:rsidP="00F6612C">
      <w:r>
        <w:t>Nacional (UTN) for supporting our research. We acknowledge the Capuchinos de Taboga field</w:t>
      </w:r>
    </w:p>
    <w:p w14:paraId="2428BDE7" w14:textId="77777777" w:rsidR="00F6612C" w:rsidRDefault="00F6612C" w:rsidP="00F6612C">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0DD39B65" w14:textId="77777777" w:rsidR="009237D2" w:rsidRDefault="009237D2" w:rsidP="00F6612C"/>
    <w:p w14:paraId="020C08AA" w14:textId="77777777" w:rsidR="009237D2" w:rsidRDefault="009237D2" w:rsidP="00F6612C"/>
    <w:p w14:paraId="17CB92AC" w14:textId="77777777" w:rsidR="009237D2" w:rsidRDefault="009237D2" w:rsidP="00F6612C"/>
    <w:p w14:paraId="1822AAA0" w14:textId="77777777" w:rsidR="009237D2" w:rsidRDefault="009237D2" w:rsidP="00F6612C"/>
    <w:p w14:paraId="4B1A6A64" w14:textId="77777777" w:rsidR="009237D2" w:rsidRDefault="009237D2" w:rsidP="00F6612C"/>
    <w:p w14:paraId="24F02FEA" w14:textId="77777777" w:rsidR="009237D2" w:rsidRDefault="009237D2" w:rsidP="00F6612C"/>
    <w:p w14:paraId="79ED1E48" w14:textId="77777777" w:rsidR="009237D2" w:rsidRDefault="009237D2" w:rsidP="00F6612C"/>
    <w:p w14:paraId="247E28A8" w14:textId="77777777" w:rsidR="009237D2" w:rsidRDefault="009237D2" w:rsidP="00F6612C"/>
    <w:p w14:paraId="3D86890F" w14:textId="77777777" w:rsidR="009237D2" w:rsidRDefault="009237D2" w:rsidP="00F6612C"/>
    <w:p w14:paraId="039B0AE2" w14:textId="77777777" w:rsidR="009237D2" w:rsidRDefault="009237D2" w:rsidP="00F6612C"/>
    <w:p w14:paraId="22E7A683" w14:textId="77777777" w:rsidR="009237D2" w:rsidRDefault="009237D2" w:rsidP="00F6612C"/>
    <w:p w14:paraId="4E6B2118" w14:textId="4D721B4B" w:rsidR="009237D2" w:rsidRDefault="009237D2" w:rsidP="00F6612C">
      <w:r>
        <w:rPr>
          <w:noProof/>
          <w14:ligatures w14:val="standardContextual"/>
        </w:rPr>
        <w:lastRenderedPageBreak/>
        <w:drawing>
          <wp:anchor distT="0" distB="0" distL="114300" distR="114300" simplePos="0" relativeHeight="251658240" behindDoc="0" locked="0" layoutInCell="1" allowOverlap="1" wp14:anchorId="4394B504" wp14:editId="28F91E80">
            <wp:simplePos x="0" y="0"/>
            <wp:positionH relativeFrom="column">
              <wp:posOffset>-866775</wp:posOffset>
            </wp:positionH>
            <wp:positionV relativeFrom="paragraph">
              <wp:posOffset>254000</wp:posOffset>
            </wp:positionV>
            <wp:extent cx="7652385" cy="5100955"/>
            <wp:effectExtent l="0" t="0" r="5715" b="4445"/>
            <wp:wrapTopAndBottom/>
            <wp:docPr id="10469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48861" name="Picture 1046948861"/>
                    <pic:cNvPicPr/>
                  </pic:nvPicPr>
                  <pic:blipFill>
                    <a:blip r:embed="rId11"/>
                    <a:stretch>
                      <a:fillRect/>
                    </a:stretch>
                  </pic:blipFill>
                  <pic:spPr>
                    <a:xfrm>
                      <a:off x="0" y="0"/>
                      <a:ext cx="7652385" cy="5100955"/>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4B3F983F" w14:textId="77777777" w:rsidR="009237D2" w:rsidRDefault="009237D2" w:rsidP="00F6612C"/>
    <w:p w14:paraId="2E3884BA" w14:textId="77777777" w:rsidR="009237D2" w:rsidRDefault="009237D2" w:rsidP="009237D2">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w:t>
      </w:r>
      <w:commentRangeStart w:id="44"/>
      <w:r>
        <w:t xml:space="preserve"> </w:t>
      </w:r>
      <w:r w:rsidRPr="00F86AC3">
        <w:rPr>
          <w:b/>
          <w:bCs/>
        </w:rPr>
        <w:t>B</w:t>
      </w:r>
      <w:r>
        <w:t xml:space="preserve"> </w:t>
      </w:r>
      <w:commentRangeEnd w:id="44"/>
      <w:r w:rsidR="00A05107">
        <w:rPr>
          <w:rStyle w:val="CommentReference"/>
        </w:rPr>
        <w:commentReference w:id="44"/>
      </w:r>
      <w:r>
        <w:t xml:space="preserve">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w:t>
      </w:r>
      <w:commentRangeStart w:id="45"/>
      <w:r>
        <w:t xml:space="preserve">taxonomic alpha diversity declines with rising temperature, whereas metabolic alpha diversity indicates a possible reduction in the number of unique pathways at higher temperatures but no relationship with pathway evenness. </w:t>
      </w:r>
      <w:commentRangeEnd w:id="45"/>
      <w:r w:rsidR="0040136E">
        <w:rPr>
          <w:rStyle w:val="CommentReference"/>
        </w:rPr>
        <w:commentReference w:id="45"/>
      </w:r>
    </w:p>
    <w:p w14:paraId="10E7341A" w14:textId="77777777" w:rsidR="009237D2" w:rsidRDefault="009237D2" w:rsidP="009237D2">
      <w:pPr>
        <w:rPr>
          <w:b/>
          <w:bCs/>
        </w:rPr>
      </w:pPr>
      <w:r>
        <w:rPr>
          <w:b/>
          <w:bCs/>
          <w:noProof/>
          <w14:ligatures w14:val="standardContextual"/>
        </w:rPr>
        <w:lastRenderedPageBreak/>
        <w:drawing>
          <wp:anchor distT="0" distB="0" distL="114300" distR="114300" simplePos="0" relativeHeight="251659264" behindDoc="0" locked="0" layoutInCell="1" allowOverlap="1" wp14:anchorId="78AE15B5" wp14:editId="1FF856CB">
            <wp:simplePos x="0" y="0"/>
            <wp:positionH relativeFrom="column">
              <wp:posOffset>-145014</wp:posOffset>
            </wp:positionH>
            <wp:positionV relativeFrom="paragraph">
              <wp:posOffset>238</wp:posOffset>
            </wp:positionV>
            <wp:extent cx="5293360" cy="8933180"/>
            <wp:effectExtent l="0" t="0" r="2540" b="0"/>
            <wp:wrapTopAndBottom/>
            <wp:docPr id="22771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9164" name="Picture 227719164"/>
                    <pic:cNvPicPr/>
                  </pic:nvPicPr>
                  <pic:blipFill>
                    <a:blip r:embed="rId12"/>
                    <a:stretch>
                      <a:fillRect/>
                    </a:stretch>
                  </pic:blipFill>
                  <pic:spPr>
                    <a:xfrm>
                      <a:off x="0" y="0"/>
                      <a:ext cx="5293360" cy="8933180"/>
                    </a:xfrm>
                    <a:prstGeom prst="rect">
                      <a:avLst/>
                    </a:prstGeom>
                  </pic:spPr>
                </pic:pic>
              </a:graphicData>
            </a:graphic>
            <wp14:sizeRelH relativeFrom="page">
              <wp14:pctWidth>0</wp14:pctWidth>
            </wp14:sizeRelH>
            <wp14:sizeRelV relativeFrom="page">
              <wp14:pctHeight>0</wp14:pctHeight>
            </wp14:sizeRelV>
          </wp:anchor>
        </w:drawing>
      </w:r>
    </w:p>
    <w:p w14:paraId="603A5AF1" w14:textId="00E94ACC" w:rsidR="009237D2" w:rsidRDefault="009237D2" w:rsidP="009237D2">
      <w:r>
        <w:rPr>
          <w:b/>
          <w:bCs/>
        </w:rPr>
        <w:lastRenderedPageBreak/>
        <w:t>F</w:t>
      </w:r>
      <w:r w:rsidRPr="001B7A29">
        <w:rPr>
          <w:b/>
          <w:bCs/>
        </w:rPr>
        <w:t>igure 2:</w:t>
      </w:r>
      <w:r>
        <w:t xml:space="preserve"> </w:t>
      </w:r>
      <w:commentRangeStart w:id="46"/>
      <w:r>
        <w:t xml:space="preserve">Cladogram showing ancestral state reconstruction of temperature sensitivity for 97 genera with ≥ 0.2% average relative abundance. </w:t>
      </w:r>
      <w:commentRangeEnd w:id="46"/>
      <w:r w:rsidR="00414D44">
        <w:rPr>
          <w:rStyle w:val="CommentReference"/>
        </w:rPr>
        <w:commentReference w:id="46"/>
      </w:r>
      <w:r>
        <w:t xml:space="preserve">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2A657EE4" w14:textId="77777777" w:rsidR="009237D2" w:rsidRDefault="009237D2" w:rsidP="009237D2"/>
    <w:p w14:paraId="2DDDF700" w14:textId="77777777" w:rsidR="009237D2" w:rsidRDefault="009237D2" w:rsidP="009237D2"/>
    <w:p w14:paraId="7F7842D3" w14:textId="77777777" w:rsidR="009237D2" w:rsidRDefault="009237D2" w:rsidP="009237D2"/>
    <w:p w14:paraId="3783C9B8" w14:textId="77777777" w:rsidR="009237D2" w:rsidRDefault="009237D2" w:rsidP="009237D2"/>
    <w:p w14:paraId="4F355558" w14:textId="77777777" w:rsidR="009237D2" w:rsidRDefault="009237D2" w:rsidP="009237D2"/>
    <w:p w14:paraId="4D80AE65" w14:textId="77777777" w:rsidR="009237D2" w:rsidRDefault="009237D2" w:rsidP="009237D2"/>
    <w:p w14:paraId="49D8EA11" w14:textId="77777777" w:rsidR="009237D2" w:rsidRDefault="009237D2" w:rsidP="009237D2"/>
    <w:p w14:paraId="6FFD860F" w14:textId="77777777" w:rsidR="009237D2" w:rsidRDefault="009237D2" w:rsidP="009237D2"/>
    <w:p w14:paraId="47D20828" w14:textId="77777777" w:rsidR="009237D2" w:rsidRDefault="009237D2" w:rsidP="009237D2"/>
    <w:p w14:paraId="2AEA7621" w14:textId="77777777" w:rsidR="009237D2" w:rsidRDefault="009237D2" w:rsidP="009237D2"/>
    <w:p w14:paraId="6A057B2B" w14:textId="77777777" w:rsidR="009237D2" w:rsidRDefault="009237D2" w:rsidP="009237D2"/>
    <w:p w14:paraId="60956D8D" w14:textId="77777777" w:rsidR="009237D2" w:rsidRDefault="009237D2" w:rsidP="009237D2"/>
    <w:p w14:paraId="7CFBE9E5" w14:textId="77777777" w:rsidR="009237D2" w:rsidRDefault="009237D2" w:rsidP="009237D2"/>
    <w:p w14:paraId="718F3B90" w14:textId="77777777" w:rsidR="009237D2" w:rsidRDefault="009237D2" w:rsidP="009237D2"/>
    <w:p w14:paraId="01D2BCFD" w14:textId="77777777" w:rsidR="009237D2" w:rsidRDefault="009237D2" w:rsidP="009237D2"/>
    <w:p w14:paraId="4619F7A2" w14:textId="77777777" w:rsidR="009237D2" w:rsidRDefault="009237D2" w:rsidP="009237D2"/>
    <w:p w14:paraId="77839D95" w14:textId="77777777" w:rsidR="009237D2" w:rsidRDefault="009237D2" w:rsidP="009237D2"/>
    <w:p w14:paraId="5636BF33" w14:textId="77777777" w:rsidR="009237D2" w:rsidRDefault="009237D2" w:rsidP="009237D2"/>
    <w:p w14:paraId="197C021B" w14:textId="77777777" w:rsidR="009237D2" w:rsidRDefault="009237D2" w:rsidP="009237D2"/>
    <w:p w14:paraId="7E94A6B1" w14:textId="77777777" w:rsidR="009237D2" w:rsidRDefault="009237D2" w:rsidP="009237D2"/>
    <w:p w14:paraId="4FF21E10" w14:textId="77777777" w:rsidR="009237D2" w:rsidRDefault="009237D2" w:rsidP="009237D2"/>
    <w:p w14:paraId="1B7CDB81" w14:textId="77777777" w:rsidR="009237D2" w:rsidRDefault="009237D2" w:rsidP="009237D2"/>
    <w:p w14:paraId="617AF58E" w14:textId="77777777" w:rsidR="009237D2" w:rsidRDefault="009237D2" w:rsidP="009237D2"/>
    <w:p w14:paraId="277D6B9A" w14:textId="77777777" w:rsidR="009237D2" w:rsidRDefault="009237D2" w:rsidP="009237D2"/>
    <w:p w14:paraId="377713E1" w14:textId="77777777" w:rsidR="009237D2" w:rsidRDefault="009237D2" w:rsidP="009237D2"/>
    <w:p w14:paraId="046F5617" w14:textId="77777777" w:rsidR="009237D2" w:rsidRDefault="009237D2" w:rsidP="009237D2"/>
    <w:p w14:paraId="3005D64F" w14:textId="77777777" w:rsidR="009237D2" w:rsidRDefault="009237D2" w:rsidP="009237D2"/>
    <w:p w14:paraId="46AAA566" w14:textId="77777777" w:rsidR="009237D2" w:rsidRDefault="009237D2" w:rsidP="009237D2"/>
    <w:p w14:paraId="317CE9AE" w14:textId="77777777" w:rsidR="009237D2" w:rsidRDefault="009237D2" w:rsidP="009237D2"/>
    <w:p w14:paraId="261A7532" w14:textId="77777777" w:rsidR="009237D2" w:rsidRDefault="009237D2" w:rsidP="009237D2"/>
    <w:p w14:paraId="30244107" w14:textId="77777777" w:rsidR="009237D2" w:rsidRDefault="009237D2" w:rsidP="009237D2"/>
    <w:p w14:paraId="09FD4F1C" w14:textId="77777777" w:rsidR="009237D2" w:rsidRDefault="009237D2" w:rsidP="009237D2"/>
    <w:p w14:paraId="4190868B" w14:textId="77777777" w:rsidR="009237D2" w:rsidRDefault="009237D2" w:rsidP="009237D2"/>
    <w:p w14:paraId="1B01BE67" w14:textId="77777777" w:rsidR="009237D2" w:rsidRDefault="009237D2" w:rsidP="009237D2"/>
    <w:p w14:paraId="63DACB0C" w14:textId="77777777" w:rsidR="009237D2" w:rsidRDefault="009237D2" w:rsidP="009237D2"/>
    <w:p w14:paraId="687EE916" w14:textId="77777777" w:rsidR="00A5476D" w:rsidRDefault="00A5476D" w:rsidP="009237D2">
      <w:pPr>
        <w:rPr>
          <w:b/>
          <w:bCs/>
        </w:rPr>
      </w:pPr>
      <w:r w:rsidRPr="00A5476D">
        <w:rPr>
          <w:b/>
          <w:bCs/>
          <w:noProof/>
        </w:rPr>
        <w:lastRenderedPageBreak/>
        <w:drawing>
          <wp:anchor distT="0" distB="0" distL="114300" distR="114300" simplePos="0" relativeHeight="251660288" behindDoc="0" locked="0" layoutInCell="1" allowOverlap="1" wp14:anchorId="05D3CC38" wp14:editId="305AA4E3">
            <wp:simplePos x="0" y="0"/>
            <wp:positionH relativeFrom="column">
              <wp:posOffset>-866775</wp:posOffset>
            </wp:positionH>
            <wp:positionV relativeFrom="paragraph">
              <wp:posOffset>0</wp:posOffset>
            </wp:positionV>
            <wp:extent cx="7693025" cy="8601075"/>
            <wp:effectExtent l="0" t="0" r="3175" b="0"/>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3"/>
                    <a:stretch>
                      <a:fillRect/>
                    </a:stretch>
                  </pic:blipFill>
                  <pic:spPr>
                    <a:xfrm>
                      <a:off x="0" y="0"/>
                      <a:ext cx="7693025" cy="8601075"/>
                    </a:xfrm>
                    <a:prstGeom prst="rect">
                      <a:avLst/>
                    </a:prstGeom>
                  </pic:spPr>
                </pic:pic>
              </a:graphicData>
            </a:graphic>
            <wp14:sizeRelH relativeFrom="page">
              <wp14:pctWidth>0</wp14:pctWidth>
            </wp14:sizeRelH>
            <wp14:sizeRelV relativeFrom="page">
              <wp14:pctHeight>0</wp14:pctHeight>
            </wp14:sizeRelV>
          </wp:anchor>
        </w:drawing>
      </w:r>
    </w:p>
    <w:p w14:paraId="02EF01F5" w14:textId="2318A580" w:rsidR="009237D2" w:rsidRDefault="009237D2" w:rsidP="009237D2">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41C18BB9" w14:textId="6D486CE6" w:rsidR="00A37FA7" w:rsidRDefault="00A37FA7" w:rsidP="009237D2"/>
    <w:p w14:paraId="3AA5CBD7" w14:textId="4A39E3D8" w:rsidR="00A37FA7" w:rsidRPr="009237D2" w:rsidRDefault="00A37FA7" w:rsidP="009237D2">
      <w:pPr>
        <w:rPr>
          <w:b/>
          <w:bCs/>
        </w:rPr>
      </w:pPr>
      <w:r w:rsidRPr="00A37FA7">
        <w:rPr>
          <w:b/>
          <w:bCs/>
          <w:noProof/>
        </w:rPr>
        <w:drawing>
          <wp:anchor distT="0" distB="0" distL="114300" distR="114300" simplePos="0" relativeHeight="251671552" behindDoc="0" locked="0" layoutInCell="1" allowOverlap="1" wp14:anchorId="0F406441" wp14:editId="62BAF041">
            <wp:simplePos x="0" y="0"/>
            <wp:positionH relativeFrom="column">
              <wp:posOffset>-797536</wp:posOffset>
            </wp:positionH>
            <wp:positionV relativeFrom="paragraph">
              <wp:posOffset>213088</wp:posOffset>
            </wp:positionV>
            <wp:extent cx="7507605" cy="5492750"/>
            <wp:effectExtent l="0" t="0" r="0" b="6350"/>
            <wp:wrapTopAndBottom/>
            <wp:docPr id="70277317"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4"/>
                    <a:stretch>
                      <a:fillRect/>
                    </a:stretch>
                  </pic:blipFill>
                  <pic:spPr>
                    <a:xfrm>
                      <a:off x="0" y="0"/>
                      <a:ext cx="7507605" cy="5492750"/>
                    </a:xfrm>
                    <a:prstGeom prst="rect">
                      <a:avLst/>
                    </a:prstGeom>
                  </pic:spPr>
                </pic:pic>
              </a:graphicData>
            </a:graphic>
            <wp14:sizeRelH relativeFrom="page">
              <wp14:pctWidth>0</wp14:pctWidth>
            </wp14:sizeRelH>
            <wp14:sizeRelV relativeFrom="page">
              <wp14:pctHeight>0</wp14:pctHeight>
            </wp14:sizeRelV>
          </wp:anchor>
        </w:drawing>
      </w:r>
    </w:p>
    <w:p w14:paraId="2EFBF92B" w14:textId="3BC330F4" w:rsidR="009237D2" w:rsidRDefault="009237D2" w:rsidP="009237D2"/>
    <w:p w14:paraId="31164EBC" w14:textId="3B79DB25" w:rsidR="009237D2" w:rsidRDefault="00A5476D" w:rsidP="00F6612C">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w:t>
      </w:r>
      <w:r>
        <w:lastRenderedPageBreak/>
        <w:t xml:space="preserve">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w:t>
      </w:r>
      <w:r w:rsidR="00DB2B1C" w:rsidRPr="00DB2B1C">
        <w:rPr>
          <w:noProof/>
        </w:rPr>
        <w:drawing>
          <wp:anchor distT="0" distB="0" distL="114300" distR="114300" simplePos="0" relativeHeight="251672576" behindDoc="0" locked="0" layoutInCell="1" allowOverlap="1" wp14:anchorId="7885292A" wp14:editId="2B84E274">
            <wp:simplePos x="0" y="0"/>
            <wp:positionH relativeFrom="column">
              <wp:posOffset>-415925</wp:posOffset>
            </wp:positionH>
            <wp:positionV relativeFrom="paragraph">
              <wp:posOffset>949951</wp:posOffset>
            </wp:positionV>
            <wp:extent cx="6358890" cy="7275830"/>
            <wp:effectExtent l="0" t="0" r="3810"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5"/>
                    <a:stretch>
                      <a:fillRect/>
                    </a:stretch>
                  </pic:blipFill>
                  <pic:spPr>
                    <a:xfrm>
                      <a:off x="0" y="0"/>
                      <a:ext cx="6358890" cy="7275830"/>
                    </a:xfrm>
                    <a:prstGeom prst="rect">
                      <a:avLst/>
                    </a:prstGeom>
                  </pic:spPr>
                </pic:pic>
              </a:graphicData>
            </a:graphic>
            <wp14:sizeRelH relativeFrom="page">
              <wp14:pctWidth>0</wp14:pctWidth>
            </wp14:sizeRelH>
            <wp14:sizeRelV relativeFrom="page">
              <wp14:pctHeight>0</wp14:pctHeight>
            </wp14:sizeRelV>
          </wp:anchor>
        </w:drawing>
      </w:r>
      <w:r>
        <w:t xml:space="preserve">in Supplementary Table 3. </w:t>
      </w:r>
    </w:p>
    <w:p w14:paraId="5D62013E" w14:textId="77777777" w:rsidR="00A5476D" w:rsidRDefault="00A5476D" w:rsidP="00A5476D">
      <w:r w:rsidRPr="008F171B">
        <w:rPr>
          <w:b/>
          <w:bCs/>
        </w:rPr>
        <w:lastRenderedPageBreak/>
        <w:t xml:space="preserve">Figure </w:t>
      </w:r>
      <w:commentRangeStart w:id="47"/>
      <w:r w:rsidRPr="008F171B">
        <w:rPr>
          <w:b/>
          <w:bCs/>
        </w:rPr>
        <w:t>5</w:t>
      </w:r>
      <w:commentRangeEnd w:id="47"/>
      <w:r w:rsidR="00E27685">
        <w:rPr>
          <w:rStyle w:val="CommentReference"/>
        </w:rPr>
        <w:commentReference w:id="47"/>
      </w:r>
      <w:r w:rsidRPr="008F171B">
        <w:rPr>
          <w:b/>
          <w:bCs/>
        </w:rPr>
        <w:t>:</w:t>
      </w:r>
      <w:r>
        <w:t xml:space="preserve"> The relationship between metabolic pathway abundance and temperature plotted across two distinct ranges of neopterin concentration. There are two main effects. Rows </w:t>
      </w:r>
      <w:r w:rsidRPr="008F171B">
        <w:rPr>
          <w:b/>
          <w:bCs/>
        </w:rPr>
        <w:t>A-C</w:t>
      </w:r>
      <w:r>
        <w:t xml:space="preserve"> include 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0489CA3A" w14:textId="77777777" w:rsidR="00CF0C3C" w:rsidRDefault="00CF0C3C" w:rsidP="00A5476D"/>
    <w:p w14:paraId="28E6660F" w14:textId="77777777" w:rsidR="00CF0C3C" w:rsidRDefault="00CF0C3C" w:rsidP="00CF0C3C"/>
    <w:p w14:paraId="7822F13D" w14:textId="77777777" w:rsidR="00CF0C3C" w:rsidRDefault="00CF0C3C" w:rsidP="00CF0C3C"/>
    <w:p w14:paraId="2B2A5F54" w14:textId="77777777" w:rsidR="00CF0C3C" w:rsidRDefault="00CF0C3C" w:rsidP="00CF0C3C"/>
    <w:p w14:paraId="5863E833" w14:textId="6F8DBA20" w:rsidR="00CF0C3C" w:rsidRDefault="00CF0C3C" w:rsidP="00CF0C3C">
      <w:r w:rsidRPr="00AF0CD3">
        <w:rPr>
          <w:noProof/>
        </w:rPr>
        <w:drawing>
          <wp:anchor distT="0" distB="0" distL="114300" distR="114300" simplePos="0" relativeHeight="251662336" behindDoc="0" locked="0" layoutInCell="1" allowOverlap="1" wp14:anchorId="0BCFD35F" wp14:editId="3EEC8F6C">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6"/>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t xml:space="preserve">Supplement: </w:t>
      </w:r>
    </w:p>
    <w:p w14:paraId="1C5A89C4" w14:textId="77777777" w:rsidR="00CF0C3C" w:rsidRDefault="00CF0C3C" w:rsidP="00A5476D"/>
    <w:p w14:paraId="4E177F42" w14:textId="77777777" w:rsidR="009237D2" w:rsidRDefault="009237D2" w:rsidP="00F6612C"/>
    <w:p w14:paraId="3E26B186" w14:textId="77777777" w:rsidR="00CF0C3C" w:rsidRDefault="00CF0C3C" w:rsidP="00CF0C3C">
      <w:commentRangeStart w:id="48"/>
      <w:commentRangeStart w:id="49"/>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commentRangeEnd w:id="48"/>
      <w:r w:rsidR="00B16374">
        <w:rPr>
          <w:rStyle w:val="CommentReference"/>
        </w:rPr>
        <w:commentReference w:id="48"/>
      </w:r>
      <w:commentRangeEnd w:id="49"/>
      <w:r w:rsidR="00E27685">
        <w:rPr>
          <w:rStyle w:val="CommentReference"/>
        </w:rPr>
        <w:commentReference w:id="49"/>
      </w:r>
    </w:p>
    <w:p w14:paraId="6934AD79" w14:textId="77777777" w:rsidR="00CF0C3C" w:rsidRDefault="00CF0C3C" w:rsidP="00CF0C3C"/>
    <w:p w14:paraId="239D5B6D" w14:textId="66C91D8B" w:rsidR="00CF0C3C" w:rsidRDefault="00CF0C3C" w:rsidP="00CF0C3C">
      <w:r>
        <w:rPr>
          <w:noProof/>
          <w14:ligatures w14:val="standardContextual"/>
        </w:rPr>
        <w:lastRenderedPageBreak/>
        <w:drawing>
          <wp:anchor distT="0" distB="0" distL="114300" distR="114300" simplePos="0" relativeHeight="251664384" behindDoc="0" locked="0" layoutInCell="1" allowOverlap="1" wp14:anchorId="4C7F3922" wp14:editId="47BFACCF">
            <wp:simplePos x="0" y="0"/>
            <wp:positionH relativeFrom="column">
              <wp:posOffset>0</wp:posOffset>
            </wp:positionH>
            <wp:positionV relativeFrom="paragraph">
              <wp:posOffset>171450</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7"/>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D475EB0" w14:textId="77777777" w:rsidR="00CF0C3C" w:rsidRDefault="00CF0C3C" w:rsidP="00F6612C"/>
    <w:p w14:paraId="52D5535A" w14:textId="77777777" w:rsidR="00CF0C3C" w:rsidRDefault="00CF0C3C" w:rsidP="00CF0C3C">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1AB7A844" w14:textId="77777777" w:rsidR="00CF0C3C" w:rsidRDefault="00CF0C3C" w:rsidP="00CF0C3C"/>
    <w:p w14:paraId="3A1B60D5" w14:textId="33B9F046" w:rsidR="00CF0C3C" w:rsidRDefault="00CF0C3C" w:rsidP="00CF0C3C">
      <w:r w:rsidRPr="00AE5F46">
        <w:rPr>
          <w:b/>
          <w:bCs/>
        </w:rPr>
        <w:t>Table</w:t>
      </w:r>
      <w:r>
        <w:rPr>
          <w:b/>
          <w:bCs/>
        </w:rPr>
        <w:t xml:space="preserve"> 1S</w:t>
      </w:r>
      <w:r w:rsidRPr="00AE5F46">
        <w:rPr>
          <w:b/>
          <w:bCs/>
        </w:rPr>
        <w:t>:</w:t>
      </w:r>
      <w:r>
        <w:t xml:space="preserve"> </w:t>
      </w:r>
      <w:del w:id="50" w:author="Marshall, Andrew" w:date="2025-08-12T10:29:00Z" w16du:dateUtc="2025-08-12T14:29:00Z">
        <w:r w:rsidDel="00674BF5">
          <w:delText xml:space="preserve">Excel </w:delText>
        </w:r>
      </w:del>
      <w:ins w:id="51" w:author="Marshall, Andrew" w:date="2025-08-12T10:29:00Z" w16du:dateUtc="2025-08-12T14:29:00Z">
        <w:r w:rsidR="00674BF5">
          <w:t xml:space="preserve">Csv </w:t>
        </w:r>
      </w:ins>
      <w:r>
        <w:t xml:space="preserve">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75E9688"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 Taxon name</w:t>
      </w:r>
    </w:p>
    <w:p w14:paraId="12C1C05E"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DFD8B4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72D4CDF3"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8-9: Taxonomic classification</w:t>
      </w:r>
    </w:p>
    <w:p w14:paraId="68EDD517"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0714D04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11: Direction of the temperature coefficient (positive or negative)</w:t>
      </w:r>
    </w:p>
    <w:p w14:paraId="44866C50"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taxon as temperature-sensitive (model weight &gt; 0.5) or neutral (model weight ≤ 0.5)</w:t>
      </w:r>
    </w:p>
    <w:p w14:paraId="73F607F6" w14:textId="77777777" w:rsidR="00CF0C3C" w:rsidRDefault="00CF0C3C" w:rsidP="00CF0C3C"/>
    <w:p w14:paraId="472E8B35" w14:textId="34CB56BE" w:rsidR="00CF0C3C" w:rsidRDefault="00CF0C3C" w:rsidP="00CF0C3C">
      <w:r w:rsidRPr="00AE5F46">
        <w:rPr>
          <w:b/>
          <w:bCs/>
        </w:rPr>
        <w:t>Table</w:t>
      </w:r>
      <w:r>
        <w:rPr>
          <w:b/>
          <w:bCs/>
        </w:rPr>
        <w:t xml:space="preserve"> 2S</w:t>
      </w:r>
      <w:r w:rsidRPr="00AE5F46">
        <w:rPr>
          <w:b/>
          <w:bCs/>
        </w:rPr>
        <w:t>:</w:t>
      </w:r>
      <w:r>
        <w:t xml:space="preserve"> </w:t>
      </w:r>
      <w:commentRangeStart w:id="52"/>
      <w:del w:id="53" w:author="Marshall, Andrew" w:date="2025-08-12T10:29:00Z" w16du:dateUtc="2025-08-12T14:29:00Z">
        <w:r w:rsidDel="00674BF5">
          <w:delText xml:space="preserve">Excel </w:delText>
        </w:r>
      </w:del>
      <w:ins w:id="54" w:author="Marshall, Andrew" w:date="2025-08-12T10:29:00Z" w16du:dateUtc="2025-08-12T14:29:00Z">
        <w:r w:rsidR="00674BF5">
          <w:t>Csv</w:t>
        </w:r>
        <w:commentRangeEnd w:id="52"/>
        <w:r w:rsidR="00674BF5">
          <w:rPr>
            <w:rStyle w:val="CommentReference"/>
          </w:rPr>
          <w:commentReference w:id="52"/>
        </w:r>
        <w:r w:rsidR="00674BF5">
          <w:t xml:space="preserve"> </w:t>
        </w:r>
      </w:ins>
      <w:r>
        <w:t xml:space="preserve">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5F9F548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7E79DA6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lastRenderedPageBreak/>
        <w:t xml:space="preserve">Column 2: Temperature coefficient from the </w:t>
      </w:r>
      <w:proofErr w:type="spellStart"/>
      <w:r w:rsidRPr="00CF0C3C">
        <w:rPr>
          <w:rFonts w:ascii="Times New Roman" w:hAnsi="Times New Roman" w:cs="Times New Roman"/>
          <w:i/>
          <w:iCs/>
        </w:rPr>
        <w:t>m_full</w:t>
      </w:r>
      <w:proofErr w:type="spellEnd"/>
      <w:r w:rsidRPr="00CF0C3C">
        <w:rPr>
          <w:rFonts w:ascii="Times New Roman" w:hAnsi="Times New Roman" w:cs="Times New Roman"/>
        </w:rPr>
        <w:t xml:space="preserve"> model</w:t>
      </w:r>
    </w:p>
    <w:p w14:paraId="23BCF086"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3–7: Standard error and 50% and 95% confidence intervals for the temperature coefficient</w:t>
      </w:r>
    </w:p>
    <w:p w14:paraId="2263FA41"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8: pathway name</w:t>
      </w:r>
    </w:p>
    <w:p w14:paraId="70846494"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m_full</w:t>
      </w:r>
      <w:proofErr w:type="spellEnd"/>
      <w:r w:rsidRPr="00CF0C3C">
        <w:rPr>
          <w:rFonts w:ascii="Times New Roman" w:hAnsi="Times New Roman" w:cs="Times New Roman"/>
        </w:rPr>
        <w:t xml:space="preserve"> model</w:t>
      </w:r>
    </w:p>
    <w:p w14:paraId="22138139"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10: Direction of the temperature coefficient (positive or negative)</w:t>
      </w:r>
    </w:p>
    <w:p w14:paraId="61511A22" w14:textId="77777777"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 12: Classification of the pathway as temperature-sensitive (model weight &gt; 0.5) or neutral (model weight ≤ 0.5)</w:t>
      </w:r>
    </w:p>
    <w:p w14:paraId="7F646D8E" w14:textId="6A305C30" w:rsidR="00CF0C3C" w:rsidRPr="00CF0C3C" w:rsidRDefault="00CF0C3C" w:rsidP="00CF0C3C">
      <w:pPr>
        <w:pStyle w:val="ListParagraph"/>
        <w:numPr>
          <w:ilvl w:val="0"/>
          <w:numId w:val="1"/>
        </w:numPr>
        <w:spacing w:after="0" w:line="240" w:lineRule="auto"/>
        <w:rPr>
          <w:rFonts w:ascii="Times New Roman" w:hAnsi="Times New Roman" w:cs="Times New Roman"/>
        </w:rPr>
      </w:pPr>
      <w:r w:rsidRPr="00CF0C3C">
        <w:rPr>
          <w:rFonts w:ascii="Times New Roman" w:hAnsi="Times New Roman" w:cs="Times New Roman"/>
        </w:rPr>
        <w:t>Columns 13-14: Functional category assignments for each pathway, or an indication if the pathway was not assigned to any functional category.</w:t>
      </w:r>
    </w:p>
    <w:p w14:paraId="393293C5" w14:textId="5C4D7A59" w:rsidR="00CF0C3C" w:rsidRDefault="00AE1C09" w:rsidP="00F6612C">
      <w:r>
        <w:rPr>
          <w:noProof/>
          <w14:ligatures w14:val="standardContextual"/>
        </w:rPr>
        <w:drawing>
          <wp:anchor distT="0" distB="0" distL="114300" distR="114300" simplePos="0" relativeHeight="251666432" behindDoc="0" locked="0" layoutInCell="1" allowOverlap="1" wp14:anchorId="616148A7" wp14:editId="618D6F8F">
            <wp:simplePos x="0" y="0"/>
            <wp:positionH relativeFrom="column">
              <wp:posOffset>-101934</wp:posOffset>
            </wp:positionH>
            <wp:positionV relativeFrom="paragraph">
              <wp:posOffset>289460</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18"/>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D065843" w14:textId="77777777" w:rsidR="00CF0C3C" w:rsidRDefault="00CF0C3C" w:rsidP="00CF0C3C">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w:t>
      </w:r>
      <w:r>
        <w:lastRenderedPageBreak/>
        <w:t>for both taxonomic and metabolic community composition, but the relationship between alpha diversity and temperature is independent of neopterin concentration.</w:t>
      </w:r>
    </w:p>
    <w:p w14:paraId="2DAF6E49" w14:textId="77777777" w:rsidR="00CF0C3C" w:rsidRDefault="00CF0C3C" w:rsidP="00F6612C"/>
    <w:p w14:paraId="0C65E144" w14:textId="77777777" w:rsidR="00CF0C3C" w:rsidRDefault="00CF0C3C" w:rsidP="00CF0C3C">
      <w:r w:rsidRPr="00CF0C3C">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3E8A974D"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 Taxon name</w:t>
      </w:r>
    </w:p>
    <w:p w14:paraId="61FB597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909ED66"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43DB8E2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Columns 8-9: Taxonomic classification</w:t>
      </w:r>
    </w:p>
    <w:p w14:paraId="4EAA70BC" w14:textId="77777777"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 xml:space="preserve">Column 10: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7AF3D3EB" w14:textId="725554FD" w:rsidR="00CF0C3C" w:rsidRPr="00CF0C3C" w:rsidRDefault="00CF0C3C" w:rsidP="00CF0C3C">
      <w:pPr>
        <w:pStyle w:val="ListParagraph"/>
        <w:numPr>
          <w:ilvl w:val="0"/>
          <w:numId w:val="2"/>
        </w:numPr>
        <w:rPr>
          <w:rFonts w:ascii="Times New Roman" w:hAnsi="Times New Roman" w:cs="Times New Roman"/>
        </w:rPr>
      </w:pPr>
      <w:r w:rsidRPr="00CF0C3C">
        <w:rPr>
          <w:rFonts w:ascii="Times New Roman" w:hAnsi="Times New Roman" w:cs="Times New Roman"/>
        </w:rPr>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7715E730" w14:textId="77777777" w:rsidR="00CF0C3C" w:rsidRDefault="00CF0C3C" w:rsidP="00CF0C3C"/>
    <w:p w14:paraId="3687DF26" w14:textId="77777777" w:rsidR="00CF0C3C" w:rsidRDefault="00CF0C3C" w:rsidP="00CF0C3C">
      <w:r w:rsidRPr="00CF0C3C">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1C7ED5BD"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1: pathway </w:t>
      </w:r>
      <w:proofErr w:type="spellStart"/>
      <w:r w:rsidRPr="00CF0C3C">
        <w:rPr>
          <w:rFonts w:ascii="Times New Roman" w:hAnsi="Times New Roman" w:cs="Times New Roman"/>
        </w:rPr>
        <w:t>Metacyc</w:t>
      </w:r>
      <w:proofErr w:type="spellEnd"/>
      <w:r w:rsidRPr="00CF0C3C">
        <w:rPr>
          <w:rFonts w:ascii="Times New Roman" w:hAnsi="Times New Roman" w:cs="Times New Roman"/>
        </w:rPr>
        <w:t xml:space="preserve"> ID</w:t>
      </w:r>
    </w:p>
    <w:p w14:paraId="0FA16DAC"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2: Temperature*neopterin coefficient from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5A141B1A"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3-7: Standard error and 50% and 95% confidence intervals for the interaction coefficient</w:t>
      </w:r>
    </w:p>
    <w:p w14:paraId="33359EFE"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Columns 8: Pathway name</w:t>
      </w:r>
    </w:p>
    <w:p w14:paraId="18ED3825" w14:textId="77777777"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 xml:space="preserve">Column 9: Model weight for the </w:t>
      </w:r>
      <w:proofErr w:type="spellStart"/>
      <w:r w:rsidRPr="00CF0C3C">
        <w:rPr>
          <w:rFonts w:ascii="Times New Roman" w:hAnsi="Times New Roman" w:cs="Times New Roman"/>
        </w:rPr>
        <w:t>m_immune_full</w:t>
      </w:r>
      <w:proofErr w:type="spellEnd"/>
      <w:r w:rsidRPr="00CF0C3C">
        <w:rPr>
          <w:rFonts w:ascii="Times New Roman" w:hAnsi="Times New Roman" w:cs="Times New Roman"/>
        </w:rPr>
        <w:t xml:space="preserve"> model</w:t>
      </w:r>
    </w:p>
    <w:p w14:paraId="643B7DEE" w14:textId="453EE53D" w:rsidR="00CF0C3C" w:rsidRPr="00CF0C3C" w:rsidRDefault="00CF0C3C" w:rsidP="00CF0C3C">
      <w:pPr>
        <w:pStyle w:val="ListParagraph"/>
        <w:numPr>
          <w:ilvl w:val="0"/>
          <w:numId w:val="3"/>
        </w:numPr>
        <w:rPr>
          <w:rFonts w:ascii="Times New Roman" w:hAnsi="Times New Roman" w:cs="Times New Roman"/>
        </w:rPr>
      </w:pPr>
      <w:r w:rsidRPr="00CF0C3C">
        <w:rPr>
          <w:rFonts w:ascii="Times New Roman" w:hAnsi="Times New Roman" w:cs="Times New Roman"/>
        </w:rPr>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CDB16E7" w14:textId="77777777" w:rsidR="00CF0C3C" w:rsidRDefault="00CF0C3C" w:rsidP="00F6612C"/>
    <w:p w14:paraId="2D310D27" w14:textId="54ABAF5C" w:rsidR="00CF0C3C" w:rsidRDefault="00CF0C3C" w:rsidP="00F6612C">
      <w:r>
        <w:rPr>
          <w:noProof/>
          <w14:ligatures w14:val="standardContextual"/>
        </w:rPr>
        <w:lastRenderedPageBreak/>
        <w:drawing>
          <wp:anchor distT="0" distB="0" distL="114300" distR="114300" simplePos="0" relativeHeight="251668480" behindDoc="0" locked="0" layoutInCell="1" allowOverlap="1" wp14:anchorId="59733DE7" wp14:editId="351AACD2">
            <wp:simplePos x="0" y="0"/>
            <wp:positionH relativeFrom="column">
              <wp:posOffset>0</wp:posOffset>
            </wp:positionH>
            <wp:positionV relativeFrom="paragraph">
              <wp:posOffset>172085</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19"/>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1EB3DAF6" w14:textId="77777777" w:rsidR="00CF0C3C" w:rsidRPr="00CE235A" w:rsidRDefault="00CF0C3C" w:rsidP="00CF0C3C">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195AC031" w14:textId="77777777" w:rsidR="00CF0C3C" w:rsidRDefault="00CF0C3C" w:rsidP="00F6612C"/>
    <w:p w14:paraId="2DCA7359" w14:textId="4AB7F885" w:rsidR="00CF0C3C" w:rsidRDefault="00CF0C3C" w:rsidP="00F6612C">
      <w:r>
        <w:rPr>
          <w:noProof/>
          <w14:ligatures w14:val="standardContextual"/>
        </w:rPr>
        <w:drawing>
          <wp:anchor distT="0" distB="0" distL="114300" distR="114300" simplePos="0" relativeHeight="251670528" behindDoc="0" locked="0" layoutInCell="1" allowOverlap="1" wp14:anchorId="0EC5E255" wp14:editId="58888C74">
            <wp:simplePos x="0" y="0"/>
            <wp:positionH relativeFrom="column">
              <wp:posOffset>0</wp:posOffset>
            </wp:positionH>
            <wp:positionV relativeFrom="paragraph">
              <wp:posOffset>171450</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20"/>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12589C19" w14:textId="796B5C8B" w:rsidR="00CF0C3C" w:rsidRDefault="00CF0C3C" w:rsidP="00F6612C">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3F5238F8" w14:textId="77777777" w:rsidR="00CF0C3C" w:rsidRDefault="00CF0C3C" w:rsidP="00F6612C"/>
    <w:p w14:paraId="3C8D2548" w14:textId="645BB804" w:rsidR="009237D2" w:rsidRDefault="009237D2" w:rsidP="00F6612C">
      <w:r>
        <w:lastRenderedPageBreak/>
        <w:t xml:space="preserve">References: </w:t>
      </w:r>
    </w:p>
    <w:p w14:paraId="1B227A97" w14:textId="77777777" w:rsidR="00F6612C" w:rsidRDefault="00F6612C" w:rsidP="00D82060">
      <w:pPr>
        <w:ind w:firstLine="720"/>
      </w:pPr>
    </w:p>
    <w:p w14:paraId="03A4D939" w14:textId="77777777" w:rsidR="00FE18CB" w:rsidRPr="00FE18CB" w:rsidRDefault="00AF39EF" w:rsidP="00FE18CB">
      <w:pPr>
        <w:pStyle w:val="Bibliography"/>
      </w:pPr>
      <w:r>
        <w:fldChar w:fldCharType="begin"/>
      </w:r>
      <w:r w:rsidR="00DD12D1">
        <w:instrText xml:space="preserve"> ADDIN ZOTERO_BIBL {"uncited":[],"omitted":[],"custom":[]} CSL_BIBLIOGRAPHY </w:instrText>
      </w:r>
      <w:r>
        <w:fldChar w:fldCharType="separate"/>
      </w:r>
      <w:r w:rsidR="00FE18CB" w:rsidRPr="00FE18CB">
        <w:t xml:space="preserve">1. </w:t>
      </w:r>
      <w:r w:rsidR="00FE18CB" w:rsidRPr="00FE18CB">
        <w:tab/>
        <w:t xml:space="preserve">C. Bellard, C. Bertelsmeier, P. Leadley, W. Thuiller, F. Courchamp, Impacts of climate change on the future of biodiversity. </w:t>
      </w:r>
      <w:r w:rsidR="00FE18CB" w:rsidRPr="00FE18CB">
        <w:rPr>
          <w:i/>
          <w:iCs/>
        </w:rPr>
        <w:t>Ecology Letters</w:t>
      </w:r>
      <w:r w:rsidR="00FE18CB" w:rsidRPr="00FE18CB">
        <w:t xml:space="preserve"> </w:t>
      </w:r>
      <w:r w:rsidR="00FE18CB" w:rsidRPr="00FE18CB">
        <w:rPr>
          <w:b/>
          <w:bCs/>
        </w:rPr>
        <w:t>15</w:t>
      </w:r>
      <w:r w:rsidR="00FE18CB" w:rsidRPr="00FE18CB">
        <w:t>, 365–377 (2012).</w:t>
      </w:r>
    </w:p>
    <w:p w14:paraId="662E0A6A" w14:textId="77777777" w:rsidR="00FE18CB" w:rsidRPr="00FE18CB" w:rsidRDefault="00FE18CB" w:rsidP="00FE18CB">
      <w:pPr>
        <w:pStyle w:val="Bibliography"/>
      </w:pPr>
      <w:r w:rsidRPr="00FE18CB">
        <w:t xml:space="preserve">2. </w:t>
      </w:r>
      <w:r w:rsidRPr="00FE18CB">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FE18CB">
        <w:rPr>
          <w:i/>
          <w:iCs/>
        </w:rPr>
        <w:t>Nat Commun</w:t>
      </w:r>
      <w:r w:rsidRPr="00FE18CB">
        <w:t xml:space="preserve"> </w:t>
      </w:r>
      <w:r w:rsidRPr="00FE18CB">
        <w:rPr>
          <w:b/>
          <w:bCs/>
        </w:rPr>
        <w:t>12</w:t>
      </w:r>
      <w:r w:rsidRPr="00FE18CB">
        <w:t>, 1198 (2021).</w:t>
      </w:r>
    </w:p>
    <w:p w14:paraId="0F5272E1" w14:textId="77777777" w:rsidR="00FE18CB" w:rsidRPr="00FE18CB" w:rsidRDefault="00FE18CB" w:rsidP="00FE18CB">
      <w:pPr>
        <w:pStyle w:val="Bibliography"/>
      </w:pPr>
      <w:r w:rsidRPr="00FE18CB">
        <w:t xml:space="preserve">3. </w:t>
      </w:r>
      <w:r w:rsidRPr="00FE18CB">
        <w:tab/>
        <w:t xml:space="preserve">W. W. Dowd, F. A. King, M. W. Denny, Thermal variation, thermal extremes and the physiological performance of individuals. </w:t>
      </w:r>
      <w:r w:rsidRPr="00FE18CB">
        <w:rPr>
          <w:i/>
          <w:iCs/>
        </w:rPr>
        <w:t>Journal of Experimental Biology</w:t>
      </w:r>
      <w:r w:rsidRPr="00FE18CB">
        <w:t xml:space="preserve"> </w:t>
      </w:r>
      <w:r w:rsidRPr="00FE18CB">
        <w:rPr>
          <w:b/>
          <w:bCs/>
        </w:rPr>
        <w:t>218</w:t>
      </w:r>
      <w:r w:rsidRPr="00FE18CB">
        <w:t>, 1956–1967 (2015).</w:t>
      </w:r>
    </w:p>
    <w:p w14:paraId="690DEA91" w14:textId="77777777" w:rsidR="00FE18CB" w:rsidRPr="00FE18CB" w:rsidRDefault="00FE18CB" w:rsidP="00FE18CB">
      <w:pPr>
        <w:pStyle w:val="Bibliography"/>
      </w:pPr>
      <w:r w:rsidRPr="00FE18CB">
        <w:t xml:space="preserve">4. </w:t>
      </w:r>
      <w:r w:rsidRPr="00FE18CB">
        <w:tab/>
        <w:t xml:space="preserve">H. O. Pörtner, R. Knust, Climate Change Affects Marine Fishes Through the Oxygen Limitation of Thermal Tolerance. </w:t>
      </w:r>
      <w:r w:rsidRPr="00FE18CB">
        <w:rPr>
          <w:i/>
          <w:iCs/>
        </w:rPr>
        <w:t>Science</w:t>
      </w:r>
      <w:r w:rsidRPr="00FE18CB">
        <w:t xml:space="preserve"> </w:t>
      </w:r>
      <w:r w:rsidRPr="00FE18CB">
        <w:rPr>
          <w:b/>
          <w:bCs/>
        </w:rPr>
        <w:t>315</w:t>
      </w:r>
      <w:r w:rsidRPr="00FE18CB">
        <w:t>, 95–97 (2007).</w:t>
      </w:r>
    </w:p>
    <w:p w14:paraId="55ECABCB" w14:textId="77777777" w:rsidR="00FE18CB" w:rsidRPr="00FE18CB" w:rsidRDefault="00FE18CB" w:rsidP="00FE18CB">
      <w:pPr>
        <w:pStyle w:val="Bibliography"/>
      </w:pPr>
      <w:r w:rsidRPr="00FE18CB">
        <w:t xml:space="preserve">5. </w:t>
      </w:r>
      <w:r w:rsidRPr="00FE18CB">
        <w:tab/>
        <w:t xml:space="preserve">B. J. Sinclair, K. E. Marshall, M. A. Sewell, D. L. Levesque, C. S. Willett, S. Slotsbo, Y. Dong, C. D. G. Harley, D. J. Marshall, B. S. Helmuth, R. B. Huey, Can we predict ectotherm responses to climate change using thermal performance curves and body temperatures? </w:t>
      </w:r>
      <w:r w:rsidRPr="00FE18CB">
        <w:rPr>
          <w:i/>
          <w:iCs/>
        </w:rPr>
        <w:t>Ecology Letters</w:t>
      </w:r>
      <w:r w:rsidRPr="00FE18CB">
        <w:t xml:space="preserve"> </w:t>
      </w:r>
      <w:r w:rsidRPr="00FE18CB">
        <w:rPr>
          <w:b/>
          <w:bCs/>
        </w:rPr>
        <w:t>19</w:t>
      </w:r>
      <w:r w:rsidRPr="00FE18CB">
        <w:t>, 1372–1385 (2016).</w:t>
      </w:r>
    </w:p>
    <w:p w14:paraId="738772E5" w14:textId="77777777" w:rsidR="00FE18CB" w:rsidRPr="00FE18CB" w:rsidRDefault="00FE18CB" w:rsidP="00FE18CB">
      <w:pPr>
        <w:pStyle w:val="Bibliography"/>
      </w:pPr>
      <w:r w:rsidRPr="00FE18CB">
        <w:t xml:space="preserve">6. </w:t>
      </w:r>
      <w:r w:rsidRPr="00FE18CB">
        <w:tab/>
        <w:t xml:space="preserve">R. S. Telemeco, M. J. Elphick, R. Shine, Nesting lizards (Bassiana duperreyi) compensate partly, but not completely, for climate change. </w:t>
      </w:r>
      <w:r w:rsidRPr="00FE18CB">
        <w:rPr>
          <w:i/>
          <w:iCs/>
        </w:rPr>
        <w:t>Ecology</w:t>
      </w:r>
      <w:r w:rsidRPr="00FE18CB">
        <w:t xml:space="preserve"> </w:t>
      </w:r>
      <w:r w:rsidRPr="00FE18CB">
        <w:rPr>
          <w:b/>
          <w:bCs/>
        </w:rPr>
        <w:t>90</w:t>
      </w:r>
      <w:r w:rsidRPr="00FE18CB">
        <w:t>, 17–22 (2009).</w:t>
      </w:r>
    </w:p>
    <w:p w14:paraId="2E4FA777" w14:textId="77777777" w:rsidR="00FE18CB" w:rsidRPr="00FE18CB" w:rsidRDefault="00FE18CB" w:rsidP="00FE18CB">
      <w:pPr>
        <w:pStyle w:val="Bibliography"/>
      </w:pPr>
      <w:r w:rsidRPr="00FE18CB">
        <w:t xml:space="preserve">7. </w:t>
      </w:r>
      <w:r w:rsidRPr="00FE18CB">
        <w:tab/>
        <w:t xml:space="preserve">B. G. Lovegrove, C. Canale, D. Levesque, G. Fluch, M. Řeháková-Petrů, T. Ruf, Are Tropical Small Mammals Physiologically Vulnerable to Arrhenius Effects and Climate Change? </w:t>
      </w:r>
      <w:r w:rsidRPr="00FE18CB">
        <w:rPr>
          <w:i/>
          <w:iCs/>
        </w:rPr>
        <w:t>Physiological and Biochemical Zoology</w:t>
      </w:r>
      <w:r w:rsidRPr="00FE18CB">
        <w:t xml:space="preserve"> </w:t>
      </w:r>
      <w:r w:rsidRPr="00FE18CB">
        <w:rPr>
          <w:b/>
          <w:bCs/>
        </w:rPr>
        <w:t>87</w:t>
      </w:r>
      <w:r w:rsidRPr="00FE18CB">
        <w:t>, 30–45 (2014).</w:t>
      </w:r>
    </w:p>
    <w:p w14:paraId="40D845D7" w14:textId="77777777" w:rsidR="00FE18CB" w:rsidRPr="00FE18CB" w:rsidRDefault="00FE18CB" w:rsidP="00FE18CB">
      <w:pPr>
        <w:pStyle w:val="Bibliography"/>
      </w:pPr>
      <w:r w:rsidRPr="00FE18CB">
        <w:t xml:space="preserve">8. </w:t>
      </w:r>
      <w:r w:rsidRPr="00FE18CB">
        <w:tab/>
        <w:t xml:space="preserve">J. M. Lucore, J. C. Beehner, A. F. White, L. F. Sinclair, V. A. Martins, S. A. Kovalaskas, J. C. Ordoñez, T. J. Bergman, M. E. Benítez, A. J. Marshall, High temperatures are associated with decreased immune system performance in a wild primate. </w:t>
      </w:r>
      <w:r w:rsidRPr="00FE18CB">
        <w:rPr>
          <w:i/>
          <w:iCs/>
        </w:rPr>
        <w:t>Science Advances</w:t>
      </w:r>
      <w:r w:rsidRPr="00FE18CB">
        <w:t xml:space="preserve"> </w:t>
      </w:r>
      <w:r w:rsidRPr="00FE18CB">
        <w:rPr>
          <w:b/>
          <w:bCs/>
        </w:rPr>
        <w:t>10</w:t>
      </w:r>
      <w:r w:rsidRPr="00FE18CB">
        <w:t>, eadq6629 (2024).</w:t>
      </w:r>
    </w:p>
    <w:p w14:paraId="43FC1921" w14:textId="77777777" w:rsidR="00FE18CB" w:rsidRPr="00FE18CB" w:rsidRDefault="00FE18CB" w:rsidP="00FE18CB">
      <w:pPr>
        <w:pStyle w:val="Bibliography"/>
      </w:pPr>
      <w:r w:rsidRPr="00FE18CB">
        <w:t xml:space="preserve">9. </w:t>
      </w:r>
      <w:r w:rsidRPr="00FE18CB">
        <w:tab/>
        <w:t xml:space="preserve">N. N. Moghadam, Thorshauge ,Pia Mai, Kristensen ,Torsten N., de Jonge ,Nadieh, Bahrndorff ,Simon, Kjeldal ,Henrik, J. L. and Nielsen, Strong responses of Drosophila melanogaster microbiota to developmental temperature. </w:t>
      </w:r>
      <w:r w:rsidRPr="00FE18CB">
        <w:rPr>
          <w:i/>
          <w:iCs/>
        </w:rPr>
        <w:t>Fly</w:t>
      </w:r>
      <w:r w:rsidRPr="00FE18CB">
        <w:t xml:space="preserve"> </w:t>
      </w:r>
      <w:r w:rsidRPr="00FE18CB">
        <w:rPr>
          <w:b/>
          <w:bCs/>
        </w:rPr>
        <w:t>12</w:t>
      </w:r>
      <w:r w:rsidRPr="00FE18CB">
        <w:t>, 1–12 (2018).</w:t>
      </w:r>
    </w:p>
    <w:p w14:paraId="395CE087" w14:textId="77777777" w:rsidR="00FE18CB" w:rsidRPr="00FE18CB" w:rsidRDefault="00FE18CB" w:rsidP="00FE18CB">
      <w:pPr>
        <w:pStyle w:val="Bibliography"/>
      </w:pPr>
      <w:r w:rsidRPr="00FE18CB">
        <w:t xml:space="preserve">10. </w:t>
      </w:r>
      <w:r w:rsidRPr="00FE18CB">
        <w:tab/>
        <w:t xml:space="preserve">M. Ziegler, F. O. Seneca, L. K. Yum, S. R. Palumbi, C. R. Voolstra, Bacterial community dynamics are linked to patterns of coral heat tolerance. </w:t>
      </w:r>
      <w:r w:rsidRPr="00FE18CB">
        <w:rPr>
          <w:i/>
          <w:iCs/>
        </w:rPr>
        <w:t>Nat Commun</w:t>
      </w:r>
      <w:r w:rsidRPr="00FE18CB">
        <w:t xml:space="preserve"> </w:t>
      </w:r>
      <w:r w:rsidRPr="00FE18CB">
        <w:rPr>
          <w:b/>
          <w:bCs/>
        </w:rPr>
        <w:t>8</w:t>
      </w:r>
      <w:r w:rsidRPr="00FE18CB">
        <w:t>, 14213 (2017).</w:t>
      </w:r>
    </w:p>
    <w:p w14:paraId="3B1E7735" w14:textId="77777777" w:rsidR="00FE18CB" w:rsidRPr="00FE18CB" w:rsidRDefault="00FE18CB" w:rsidP="00FE18CB">
      <w:pPr>
        <w:pStyle w:val="Bibliography"/>
      </w:pPr>
      <w:r w:rsidRPr="00FE18CB">
        <w:t xml:space="preserve">11. </w:t>
      </w:r>
      <w:r w:rsidRPr="00FE18CB">
        <w:tab/>
        <w:t xml:space="preserve">L. Baldassarre, H. Ying, A. M. Reitzel, S. Franzenburg, S. Fraune, Microbiota mediated plasticity promotes thermal adaptation in the sea anemone Nematostella vectensis. </w:t>
      </w:r>
      <w:r w:rsidRPr="00FE18CB">
        <w:rPr>
          <w:i/>
          <w:iCs/>
        </w:rPr>
        <w:t>Nat Commun</w:t>
      </w:r>
      <w:r w:rsidRPr="00FE18CB">
        <w:t xml:space="preserve"> </w:t>
      </w:r>
      <w:r w:rsidRPr="00FE18CB">
        <w:rPr>
          <w:b/>
          <w:bCs/>
        </w:rPr>
        <w:t>13</w:t>
      </w:r>
      <w:r w:rsidRPr="00FE18CB">
        <w:t>, 3804 (2022).</w:t>
      </w:r>
    </w:p>
    <w:p w14:paraId="1ACFEFC4" w14:textId="77777777" w:rsidR="00FE18CB" w:rsidRPr="00FE18CB" w:rsidRDefault="00FE18CB" w:rsidP="00FE18CB">
      <w:pPr>
        <w:pStyle w:val="Bibliography"/>
      </w:pPr>
      <w:r w:rsidRPr="00FE18CB">
        <w:t xml:space="preserve">12. </w:t>
      </w:r>
      <w:r w:rsidRPr="00FE18CB">
        <w:tab/>
        <w:t xml:space="preserve">S. S. Fontaine, K. D. Kohl, Ectotherm heat tolerance and the microbiome: current understanding, future directions and potential applications. </w:t>
      </w:r>
      <w:r w:rsidRPr="00FE18CB">
        <w:rPr>
          <w:i/>
          <w:iCs/>
        </w:rPr>
        <w:t>Journal of Experimental Biology</w:t>
      </w:r>
      <w:r w:rsidRPr="00FE18CB">
        <w:t xml:space="preserve"> </w:t>
      </w:r>
      <w:r w:rsidRPr="00FE18CB">
        <w:rPr>
          <w:b/>
          <w:bCs/>
        </w:rPr>
        <w:t>226</w:t>
      </w:r>
      <w:r w:rsidRPr="00FE18CB">
        <w:t>, jeb245761 (2023).</w:t>
      </w:r>
    </w:p>
    <w:p w14:paraId="362DFEEE" w14:textId="77777777" w:rsidR="00FE18CB" w:rsidRPr="00FE18CB" w:rsidRDefault="00FE18CB" w:rsidP="00FE18CB">
      <w:pPr>
        <w:pStyle w:val="Bibliography"/>
      </w:pPr>
      <w:r w:rsidRPr="00FE18CB">
        <w:lastRenderedPageBreak/>
        <w:t xml:space="preserve">13. </w:t>
      </w:r>
      <w:r w:rsidRPr="00FE18CB">
        <w:tab/>
        <w:t xml:space="preserve">T. E. Hector, K. L. Hoang, J. Li, K. C. King, Symbiosis and host responses to heating. </w:t>
      </w:r>
      <w:r w:rsidRPr="00FE18CB">
        <w:rPr>
          <w:i/>
          <w:iCs/>
        </w:rPr>
        <w:t>Trends in Ecology &amp; Evolution</w:t>
      </w:r>
      <w:r w:rsidRPr="00FE18CB">
        <w:t xml:space="preserve"> </w:t>
      </w:r>
      <w:r w:rsidRPr="00FE18CB">
        <w:rPr>
          <w:b/>
          <w:bCs/>
        </w:rPr>
        <w:t>37</w:t>
      </w:r>
      <w:r w:rsidRPr="00FE18CB">
        <w:t>, 611–624 (2022).</w:t>
      </w:r>
    </w:p>
    <w:p w14:paraId="1D99CA4D" w14:textId="77777777" w:rsidR="00FE18CB" w:rsidRPr="00FE18CB" w:rsidRDefault="00FE18CB" w:rsidP="00FE18CB">
      <w:pPr>
        <w:pStyle w:val="Bibliography"/>
      </w:pPr>
      <w:r w:rsidRPr="00FE18CB">
        <w:t xml:space="preserve">14. </w:t>
      </w:r>
      <w:r w:rsidRPr="00FE18CB">
        <w:tab/>
        <w:t xml:space="preserve">A. Jaramillo, L. E. Castañeda, Gut Microbiota of Drosophila subobscura Contributes to Its Heat Tolerance and Is Sensitive to Transient Thermal Stress. </w:t>
      </w:r>
      <w:r w:rsidRPr="00FE18CB">
        <w:rPr>
          <w:i/>
          <w:iCs/>
        </w:rPr>
        <w:t>Front. Microbiol.</w:t>
      </w:r>
      <w:r w:rsidRPr="00FE18CB">
        <w:t xml:space="preserve"> </w:t>
      </w:r>
      <w:r w:rsidRPr="00FE18CB">
        <w:rPr>
          <w:b/>
          <w:bCs/>
        </w:rPr>
        <w:t>12</w:t>
      </w:r>
      <w:r w:rsidRPr="00FE18CB">
        <w:t xml:space="preserve"> (2021).</w:t>
      </w:r>
    </w:p>
    <w:p w14:paraId="2FF2BDA5" w14:textId="77777777" w:rsidR="00FE18CB" w:rsidRPr="00FE18CB" w:rsidRDefault="00FE18CB" w:rsidP="00FE18CB">
      <w:pPr>
        <w:pStyle w:val="Bibliography"/>
      </w:pPr>
      <w:r w:rsidRPr="00FE18CB">
        <w:t xml:space="preserve">15. </w:t>
      </w:r>
      <w:r w:rsidRPr="00FE18CB">
        <w:tab/>
        <w:t xml:space="preserve">B. Zhang, S. P. Leonard, Y. Li, N. A. Moran, Obligate bacterial endosymbionts limit thermal tolerance of insect host species. </w:t>
      </w:r>
      <w:r w:rsidRPr="00FE18CB">
        <w:rPr>
          <w:i/>
          <w:iCs/>
        </w:rPr>
        <w:t>Proceedings of the National Academy of Sciences</w:t>
      </w:r>
      <w:r w:rsidRPr="00FE18CB">
        <w:t xml:space="preserve"> </w:t>
      </w:r>
      <w:r w:rsidRPr="00FE18CB">
        <w:rPr>
          <w:b/>
          <w:bCs/>
        </w:rPr>
        <w:t>116</w:t>
      </w:r>
      <w:r w:rsidRPr="00FE18CB">
        <w:t>, 24712–24718 (2019).</w:t>
      </w:r>
    </w:p>
    <w:p w14:paraId="0E623C56" w14:textId="77777777" w:rsidR="00FE18CB" w:rsidRPr="00FE18CB" w:rsidRDefault="00FE18CB" w:rsidP="00FE18CB">
      <w:pPr>
        <w:pStyle w:val="Bibliography"/>
      </w:pPr>
      <w:r w:rsidRPr="00FE18CB">
        <w:t xml:space="preserve">16. </w:t>
      </w:r>
      <w:r w:rsidRPr="00FE18CB">
        <w:tab/>
        <w:t xml:space="preserve">K. R. Amato, Incorporating the gut microbiota into models of human and non-human primate ecology and evolution. </w:t>
      </w:r>
      <w:r w:rsidRPr="00FE18CB">
        <w:rPr>
          <w:i/>
          <w:iCs/>
        </w:rPr>
        <w:t>American Journal of Physical Anthropology</w:t>
      </w:r>
      <w:r w:rsidRPr="00FE18CB">
        <w:t xml:space="preserve"> </w:t>
      </w:r>
      <w:r w:rsidRPr="00FE18CB">
        <w:rPr>
          <w:b/>
          <w:bCs/>
        </w:rPr>
        <w:t>159</w:t>
      </w:r>
      <w:r w:rsidRPr="00FE18CB">
        <w:t>, 196–215 (2016).</w:t>
      </w:r>
    </w:p>
    <w:p w14:paraId="69B1571A" w14:textId="77777777" w:rsidR="00FE18CB" w:rsidRPr="00FE18CB" w:rsidRDefault="00FE18CB" w:rsidP="00FE18CB">
      <w:pPr>
        <w:pStyle w:val="Bibliography"/>
      </w:pPr>
      <w:r w:rsidRPr="00FE18CB">
        <w:t xml:space="preserve">17. </w:t>
      </w:r>
      <w:r w:rsidRPr="00FE18CB">
        <w:tab/>
        <w:t xml:space="preserve">J. Sepulveda, A. H. Moeller, The Effects of Temperature on Animal Gut Microbiomes. </w:t>
      </w:r>
      <w:r w:rsidRPr="00FE18CB">
        <w:rPr>
          <w:i/>
          <w:iCs/>
        </w:rPr>
        <w:t>Front. Microbiol.</w:t>
      </w:r>
      <w:r w:rsidRPr="00FE18CB">
        <w:t xml:space="preserve"> </w:t>
      </w:r>
      <w:r w:rsidRPr="00FE18CB">
        <w:rPr>
          <w:b/>
          <w:bCs/>
        </w:rPr>
        <w:t>11</w:t>
      </w:r>
      <w:r w:rsidRPr="00FE18CB">
        <w:t>, 384 (2020).</w:t>
      </w:r>
    </w:p>
    <w:p w14:paraId="5367728F" w14:textId="77777777" w:rsidR="00FE18CB" w:rsidRPr="00FE18CB" w:rsidRDefault="00FE18CB" w:rsidP="00FE18CB">
      <w:pPr>
        <w:pStyle w:val="Bibliography"/>
      </w:pPr>
      <w:r w:rsidRPr="00FE18CB">
        <w:t xml:space="preserve">18. </w:t>
      </w:r>
      <w:r w:rsidRPr="00FE18CB">
        <w:tab/>
        <w:t xml:space="preserve">S. Chen, J. Wang, D. Peng, G. Li, J. Chen, X. Gu, Exposure to heat-stress environment affects the physiology, circulation levels of cytokines, and microbiome in dairy cows. </w:t>
      </w:r>
      <w:r w:rsidRPr="00FE18CB">
        <w:rPr>
          <w:i/>
          <w:iCs/>
        </w:rPr>
        <w:t>Sci Rep</w:t>
      </w:r>
      <w:r w:rsidRPr="00FE18CB">
        <w:t xml:space="preserve"> </w:t>
      </w:r>
      <w:r w:rsidRPr="00FE18CB">
        <w:rPr>
          <w:b/>
          <w:bCs/>
        </w:rPr>
        <w:t>8</w:t>
      </w:r>
      <w:r w:rsidRPr="00FE18CB">
        <w:t>, 14606 (2018).</w:t>
      </w:r>
    </w:p>
    <w:p w14:paraId="42A2CA4A" w14:textId="77777777" w:rsidR="00FE18CB" w:rsidRPr="00FE18CB" w:rsidRDefault="00FE18CB" w:rsidP="00FE18CB">
      <w:pPr>
        <w:pStyle w:val="Bibliography"/>
      </w:pPr>
      <w:r w:rsidRPr="00FE18CB">
        <w:t xml:space="preserve">19. </w:t>
      </w:r>
      <w:r w:rsidRPr="00FE18CB">
        <w:tab/>
        <w:t xml:space="preserve">S. S. Fontaine, A. J. Novarro, K. D. Kohl, Environmental temperature alters the digestive performance and gut microbiota of a terrestrial amphibian. </w:t>
      </w:r>
      <w:r w:rsidRPr="00FE18CB">
        <w:rPr>
          <w:i/>
          <w:iCs/>
        </w:rPr>
        <w:t>Journal of Experimental Biology</w:t>
      </w:r>
      <w:r w:rsidRPr="00FE18CB">
        <w:t xml:space="preserve"> </w:t>
      </w:r>
      <w:r w:rsidRPr="00FE18CB">
        <w:rPr>
          <w:b/>
          <w:bCs/>
        </w:rPr>
        <w:t>221</w:t>
      </w:r>
      <w:r w:rsidRPr="00FE18CB">
        <w:t>, jeb187559 (2018).</w:t>
      </w:r>
    </w:p>
    <w:p w14:paraId="7A3759C3" w14:textId="77777777" w:rsidR="00FE18CB" w:rsidRPr="00FE18CB" w:rsidRDefault="00FE18CB" w:rsidP="00FE18CB">
      <w:pPr>
        <w:pStyle w:val="Bibliography"/>
      </w:pPr>
      <w:r w:rsidRPr="00FE18CB">
        <w:t xml:space="preserve">20. </w:t>
      </w:r>
      <w:r w:rsidRPr="00FE18CB">
        <w:tab/>
        <w:t xml:space="preserve">K. Tajima, I. Nonaka, K. Higuchi, N. Takusari, M. Kurihara, A. Takenaka, M. Mitsumori, H. Kajikawa, R. I. Aminov, Influence of high temperature and humidity on rumen bacterial diversity in Holstein heifers. </w:t>
      </w:r>
      <w:r w:rsidRPr="00FE18CB">
        <w:rPr>
          <w:i/>
          <w:iCs/>
        </w:rPr>
        <w:t>Anaerobe</w:t>
      </w:r>
      <w:r w:rsidRPr="00FE18CB">
        <w:t xml:space="preserve"> </w:t>
      </w:r>
      <w:r w:rsidRPr="00FE18CB">
        <w:rPr>
          <w:b/>
          <w:bCs/>
        </w:rPr>
        <w:t>13</w:t>
      </w:r>
      <w:r w:rsidRPr="00FE18CB">
        <w:t>, 57–64 (2007).</w:t>
      </w:r>
    </w:p>
    <w:p w14:paraId="387B88B9" w14:textId="77777777" w:rsidR="00FE18CB" w:rsidRPr="00FE18CB" w:rsidRDefault="00FE18CB" w:rsidP="00FE18CB">
      <w:pPr>
        <w:pStyle w:val="Bibliography"/>
      </w:pPr>
      <w:r w:rsidRPr="00FE18CB">
        <w:t xml:space="preserve">21. </w:t>
      </w:r>
      <w:r w:rsidRPr="00FE18CB">
        <w:tab/>
        <w:t xml:space="preserve">L. Zhu, R. Liao, N. Wu, G. Zhu, C. Yang, Heat stress mediates changes in fecal microbiome and functional pathways of laying hens. </w:t>
      </w:r>
      <w:r w:rsidRPr="00FE18CB">
        <w:rPr>
          <w:i/>
          <w:iCs/>
        </w:rPr>
        <w:t>Appl Microbiol Biotechnol</w:t>
      </w:r>
      <w:r w:rsidRPr="00FE18CB">
        <w:t xml:space="preserve"> </w:t>
      </w:r>
      <w:r w:rsidRPr="00FE18CB">
        <w:rPr>
          <w:b/>
          <w:bCs/>
        </w:rPr>
        <w:t>103</w:t>
      </w:r>
      <w:r w:rsidRPr="00FE18CB">
        <w:t>, 461–472 (2019).</w:t>
      </w:r>
    </w:p>
    <w:p w14:paraId="7638F6D9" w14:textId="77777777" w:rsidR="00FE18CB" w:rsidRPr="00FE18CB" w:rsidRDefault="00FE18CB" w:rsidP="00FE18CB">
      <w:pPr>
        <w:pStyle w:val="Bibliography"/>
      </w:pPr>
      <w:r w:rsidRPr="00FE18CB">
        <w:t xml:space="preserve">22. </w:t>
      </w:r>
      <w:r w:rsidRPr="00FE18CB">
        <w:tab/>
        <w:t xml:space="preserve">I. Belhadj Slimen, N. Taha, G. Abdeljelil, D. Hajer, B. M. Moncef, A. Manef, Reactive oxygen species, heat stress and oxidative-induced mitochondrial damage. A review. </w:t>
      </w:r>
      <w:r w:rsidRPr="00FE18CB">
        <w:rPr>
          <w:i/>
          <w:iCs/>
        </w:rPr>
        <w:t>International Journal of Hyperthermia</w:t>
      </w:r>
      <w:r w:rsidRPr="00FE18CB">
        <w:t xml:space="preserve"> </w:t>
      </w:r>
      <w:r w:rsidRPr="00FE18CB">
        <w:rPr>
          <w:b/>
          <w:bCs/>
        </w:rPr>
        <w:t>30</w:t>
      </w:r>
      <w:r w:rsidRPr="00FE18CB">
        <w:t>, 513–523 (2014).</w:t>
      </w:r>
    </w:p>
    <w:p w14:paraId="0262D447" w14:textId="77777777" w:rsidR="00FE18CB" w:rsidRPr="00FE18CB" w:rsidRDefault="00FE18CB" w:rsidP="00FE18CB">
      <w:pPr>
        <w:pStyle w:val="Bibliography"/>
      </w:pPr>
      <w:r w:rsidRPr="00FE18CB">
        <w:t xml:space="preserve">23. </w:t>
      </w:r>
      <w:r w:rsidRPr="00FE18CB">
        <w:tab/>
        <w:t xml:space="preserve">M. Dodson, R. Castro-Portuguez, D. D. Zhang, NRF2 plays a critical role in mitigating lipid peroxidation and ferroptosis. </w:t>
      </w:r>
      <w:r w:rsidRPr="00FE18CB">
        <w:rPr>
          <w:i/>
          <w:iCs/>
        </w:rPr>
        <w:t>Redox Biology</w:t>
      </w:r>
      <w:r w:rsidRPr="00FE18CB">
        <w:t xml:space="preserve"> </w:t>
      </w:r>
      <w:r w:rsidRPr="00FE18CB">
        <w:rPr>
          <w:b/>
          <w:bCs/>
        </w:rPr>
        <w:t>23</w:t>
      </w:r>
      <w:r w:rsidRPr="00FE18CB">
        <w:t>, 101107 (2019).</w:t>
      </w:r>
    </w:p>
    <w:p w14:paraId="24765B6C" w14:textId="77777777" w:rsidR="00FE18CB" w:rsidRPr="00FE18CB" w:rsidRDefault="00FE18CB" w:rsidP="00FE18CB">
      <w:pPr>
        <w:pStyle w:val="Bibliography"/>
      </w:pPr>
      <w:r w:rsidRPr="00FE18CB">
        <w:t xml:space="preserve">24. </w:t>
      </w:r>
      <w:r w:rsidRPr="00FE18CB">
        <w:tab/>
        <w:t xml:space="preserve">G. P. Lambert, C. V. Gisolfi, D. J. Berg, P. L. Moseley, L. W. Oberley, K. C. Kregel, Selected Contribution: Hyperthermia-induced intestinal  permeability and the role of oxidative  and nitrosative stress. </w:t>
      </w:r>
      <w:r w:rsidRPr="00FE18CB">
        <w:rPr>
          <w:i/>
          <w:iCs/>
        </w:rPr>
        <w:t>Journal of Applied Physiology</w:t>
      </w:r>
      <w:r w:rsidRPr="00FE18CB">
        <w:t xml:space="preserve"> </w:t>
      </w:r>
      <w:r w:rsidRPr="00FE18CB">
        <w:rPr>
          <w:b/>
          <w:bCs/>
        </w:rPr>
        <w:t>92</w:t>
      </w:r>
      <w:r w:rsidRPr="00FE18CB">
        <w:t>, 1750–1761 (2002).</w:t>
      </w:r>
    </w:p>
    <w:p w14:paraId="6B9DF77B" w14:textId="77777777" w:rsidR="00FE18CB" w:rsidRPr="00FE18CB" w:rsidRDefault="00FE18CB" w:rsidP="00FE18CB">
      <w:pPr>
        <w:pStyle w:val="Bibliography"/>
      </w:pPr>
      <w:r w:rsidRPr="00FE18CB">
        <w:t xml:space="preserve">25. </w:t>
      </w:r>
      <w:r w:rsidRPr="00FE18CB">
        <w:tab/>
        <w:t xml:space="preserve">F. Koch, U. Thom, E. Albrecht, R. Weikard, W. Nolte, B. Kuhla, C. Kuehn, Heat stress directly impairs gut integrity and recruits distinct immune cell populations into the bovine intestine. </w:t>
      </w:r>
      <w:r w:rsidRPr="00FE18CB">
        <w:rPr>
          <w:i/>
          <w:iCs/>
        </w:rPr>
        <w:t>Proceedings of the National Academy of Sciences</w:t>
      </w:r>
      <w:r w:rsidRPr="00FE18CB">
        <w:t xml:space="preserve"> </w:t>
      </w:r>
      <w:r w:rsidRPr="00FE18CB">
        <w:rPr>
          <w:b/>
          <w:bCs/>
        </w:rPr>
        <w:t>116</w:t>
      </w:r>
      <w:r w:rsidRPr="00FE18CB">
        <w:t>, 10333–10338 (2019).</w:t>
      </w:r>
    </w:p>
    <w:p w14:paraId="262C11D6" w14:textId="77777777" w:rsidR="00FE18CB" w:rsidRPr="00FE18CB" w:rsidRDefault="00FE18CB" w:rsidP="00FE18CB">
      <w:pPr>
        <w:pStyle w:val="Bibliography"/>
      </w:pPr>
      <w:r w:rsidRPr="00FE18CB">
        <w:lastRenderedPageBreak/>
        <w:t xml:space="preserve">26. </w:t>
      </w:r>
      <w:r w:rsidRPr="00FE18CB">
        <w:tab/>
        <w:t xml:space="preserve">C. Kunst, S. Schmid, M. Michalski, D. Tümen, J. Buttenschön, M. Müller, K. Gülow, The Influence of Gut Microbiota on Oxidative Stress and the Immune System. </w:t>
      </w:r>
      <w:r w:rsidRPr="00FE18CB">
        <w:rPr>
          <w:i/>
          <w:iCs/>
        </w:rPr>
        <w:t>Biomedicines</w:t>
      </w:r>
      <w:r w:rsidRPr="00FE18CB">
        <w:t xml:space="preserve"> </w:t>
      </w:r>
      <w:r w:rsidRPr="00FE18CB">
        <w:rPr>
          <w:b/>
          <w:bCs/>
        </w:rPr>
        <w:t>11</w:t>
      </w:r>
      <w:r w:rsidRPr="00FE18CB">
        <w:t>, 1388 (2023).</w:t>
      </w:r>
    </w:p>
    <w:p w14:paraId="03B504A7" w14:textId="77777777" w:rsidR="00FE18CB" w:rsidRPr="00FE18CB" w:rsidRDefault="00FE18CB" w:rsidP="00FE18CB">
      <w:pPr>
        <w:pStyle w:val="Bibliography"/>
      </w:pPr>
      <w:r w:rsidRPr="00FE18CB">
        <w:t xml:space="preserve">27. </w:t>
      </w:r>
      <w:r w:rsidRPr="00FE18CB">
        <w:tab/>
        <w:t xml:space="preserve">Y. Sun, X. Wang, L. Li, C. Zhong, Y. Zhang, X. Yang, M. Li, C. Yang, The role of gut microbiota in intestinal disease: from an oxidative stress perspective. </w:t>
      </w:r>
      <w:r w:rsidRPr="00FE18CB">
        <w:rPr>
          <w:i/>
          <w:iCs/>
        </w:rPr>
        <w:t>Front. Microbiol.</w:t>
      </w:r>
      <w:r w:rsidRPr="00FE18CB">
        <w:t xml:space="preserve"> </w:t>
      </w:r>
      <w:r w:rsidRPr="00FE18CB">
        <w:rPr>
          <w:b/>
          <w:bCs/>
        </w:rPr>
        <w:t>15</w:t>
      </w:r>
      <w:r w:rsidRPr="00FE18CB">
        <w:t xml:space="preserve"> (2024).</w:t>
      </w:r>
    </w:p>
    <w:p w14:paraId="52804033" w14:textId="77777777" w:rsidR="00FE18CB" w:rsidRPr="00FE18CB" w:rsidRDefault="00FE18CB" w:rsidP="00FE18CB">
      <w:pPr>
        <w:pStyle w:val="Bibliography"/>
      </w:pPr>
      <w:r w:rsidRPr="00FE18CB">
        <w:t xml:space="preserve">28. </w:t>
      </w:r>
      <w:r w:rsidRPr="00FE18CB">
        <w:tab/>
        <w:t xml:space="preserve">T. Yardeni, C. E. Tanes, K. Bittinger, L. M. Mattei, P. M. Schaefer, L. N. Singh, G. D. Wu, D. G. Murdock, D. C. Wallace, Host mitochondria influence gut microbiome diversity: A role for ROS. </w:t>
      </w:r>
      <w:r w:rsidRPr="00FE18CB">
        <w:rPr>
          <w:i/>
          <w:iCs/>
        </w:rPr>
        <w:t>Science Signaling</w:t>
      </w:r>
      <w:r w:rsidRPr="00FE18CB">
        <w:t xml:space="preserve"> </w:t>
      </w:r>
      <w:r w:rsidRPr="00FE18CB">
        <w:rPr>
          <w:b/>
          <w:bCs/>
        </w:rPr>
        <w:t>12</w:t>
      </w:r>
      <w:r w:rsidRPr="00FE18CB">
        <w:t>, eaaw3159 (2019).</w:t>
      </w:r>
    </w:p>
    <w:p w14:paraId="1D2BD3F3" w14:textId="77777777" w:rsidR="00FE18CB" w:rsidRPr="00FE18CB" w:rsidRDefault="00FE18CB" w:rsidP="00FE18CB">
      <w:pPr>
        <w:pStyle w:val="Bibliography"/>
      </w:pPr>
      <w:r w:rsidRPr="00FE18CB">
        <w:t xml:space="preserve">29. </w:t>
      </w:r>
      <w:r w:rsidRPr="00FE18CB">
        <w:tab/>
        <w:t xml:space="preserve">M. Fang, Z. Lei, M. Ruilin, W. Jing, D. Leqiang, High temperature stress induced oxidative stress, gut inflammation and disordered metabolome and microbiome in tsinling lenok trout. </w:t>
      </w:r>
      <w:r w:rsidRPr="00FE18CB">
        <w:rPr>
          <w:i/>
          <w:iCs/>
        </w:rPr>
        <w:t>Ecotoxicology and Environmental Safety</w:t>
      </w:r>
      <w:r w:rsidRPr="00FE18CB">
        <w:t xml:space="preserve"> </w:t>
      </w:r>
      <w:r w:rsidRPr="00FE18CB">
        <w:rPr>
          <w:b/>
          <w:bCs/>
        </w:rPr>
        <w:t>266</w:t>
      </w:r>
      <w:r w:rsidRPr="00FE18CB">
        <w:t>, 115607 (2023).</w:t>
      </w:r>
    </w:p>
    <w:p w14:paraId="356EC893" w14:textId="77777777" w:rsidR="00FE18CB" w:rsidRPr="00FE18CB" w:rsidRDefault="00FE18CB" w:rsidP="00FE18CB">
      <w:pPr>
        <w:pStyle w:val="Bibliography"/>
      </w:pPr>
      <w:r w:rsidRPr="00FE18CB">
        <w:t xml:space="preserve">30. </w:t>
      </w:r>
      <w:r w:rsidRPr="00FE18CB">
        <w:tab/>
        <w:t xml:space="preserve">X. Liu, Z. Ma, Y. Wang, H. Jia, Z. Wang, L. Zhang, Heat stress exposure cause alterations in intestinal microbiota, transcriptome, and metabolome of broilers. </w:t>
      </w:r>
      <w:r w:rsidRPr="00FE18CB">
        <w:rPr>
          <w:i/>
          <w:iCs/>
        </w:rPr>
        <w:t>Front. Microbiol.</w:t>
      </w:r>
      <w:r w:rsidRPr="00FE18CB">
        <w:t xml:space="preserve"> </w:t>
      </w:r>
      <w:r w:rsidRPr="00FE18CB">
        <w:rPr>
          <w:b/>
          <w:bCs/>
        </w:rPr>
        <w:t>14</w:t>
      </w:r>
      <w:r w:rsidRPr="00FE18CB">
        <w:t xml:space="preserve"> (2023).</w:t>
      </w:r>
    </w:p>
    <w:p w14:paraId="76118B30" w14:textId="77777777" w:rsidR="00FE18CB" w:rsidRPr="00FE18CB" w:rsidRDefault="00FE18CB" w:rsidP="00FE18CB">
      <w:pPr>
        <w:pStyle w:val="Bibliography"/>
      </w:pPr>
      <w:r w:rsidRPr="00FE18CB">
        <w:t xml:space="preserve">31. </w:t>
      </w:r>
      <w:r w:rsidRPr="00FE18CB">
        <w:tab/>
        <w:t xml:space="preserve">B. Xia, W. Wu, W. Fang, X. Wen, J. Xie, H. Zhang, Heat stress-induced mucosal barrier dysfunction is potentially associated with gut microbiota dysbiosis in pigs. </w:t>
      </w:r>
      <w:r w:rsidRPr="00FE18CB">
        <w:rPr>
          <w:i/>
          <w:iCs/>
        </w:rPr>
        <w:t>Animal Nutrition</w:t>
      </w:r>
      <w:r w:rsidRPr="00FE18CB">
        <w:t xml:space="preserve"> </w:t>
      </w:r>
      <w:r w:rsidRPr="00FE18CB">
        <w:rPr>
          <w:b/>
          <w:bCs/>
        </w:rPr>
        <w:t>8</w:t>
      </w:r>
      <w:r w:rsidRPr="00FE18CB">
        <w:t>, 289–299 (2022).</w:t>
      </w:r>
    </w:p>
    <w:p w14:paraId="1A159DD6" w14:textId="77777777" w:rsidR="00FE18CB" w:rsidRPr="00FE18CB" w:rsidRDefault="00FE18CB" w:rsidP="00FE18CB">
      <w:pPr>
        <w:pStyle w:val="Bibliography"/>
      </w:pPr>
      <w:r w:rsidRPr="00FE18CB">
        <w:t xml:space="preserve">32. </w:t>
      </w:r>
      <w:r w:rsidRPr="00FE18CB">
        <w:tab/>
        <w:t xml:space="preserve">X. Bai, Y. Shi, L. Tang, L. Chen, H. Fan, H. Wang, J. Wang, X. Jia, S. Chen, S. Lai, Heat Stress Affects Faecal Microbial and Metabolic Alterations of Rabbits. </w:t>
      </w:r>
      <w:r w:rsidRPr="00FE18CB">
        <w:rPr>
          <w:i/>
          <w:iCs/>
        </w:rPr>
        <w:t>Front. Microbiol.</w:t>
      </w:r>
      <w:r w:rsidRPr="00FE18CB">
        <w:t xml:space="preserve"> </w:t>
      </w:r>
      <w:r w:rsidRPr="00FE18CB">
        <w:rPr>
          <w:b/>
          <w:bCs/>
        </w:rPr>
        <w:t>12</w:t>
      </w:r>
      <w:r w:rsidRPr="00FE18CB">
        <w:t xml:space="preserve"> (2022).</w:t>
      </w:r>
    </w:p>
    <w:p w14:paraId="4A54D5B6" w14:textId="77777777" w:rsidR="00FE18CB" w:rsidRPr="00FE18CB" w:rsidRDefault="00FE18CB" w:rsidP="00FE18CB">
      <w:pPr>
        <w:pStyle w:val="Bibliography"/>
      </w:pPr>
      <w:r w:rsidRPr="00FE18CB">
        <w:t xml:space="preserve">33. </w:t>
      </w:r>
      <w:r w:rsidRPr="00FE18CB">
        <w:tab/>
        <w:t xml:space="preserve">E. Bestion, S. Jacob, L. Zinger, L. Di Gesu, M. Richard, J. White, J. Cote, Climate warming reduces gut microbiota diversity in a vertebrate ectotherm. </w:t>
      </w:r>
      <w:r w:rsidRPr="00FE18CB">
        <w:rPr>
          <w:i/>
          <w:iCs/>
        </w:rPr>
        <w:t>Nat Ecol Evol</w:t>
      </w:r>
      <w:r w:rsidRPr="00FE18CB">
        <w:t xml:space="preserve"> </w:t>
      </w:r>
      <w:r w:rsidRPr="00FE18CB">
        <w:rPr>
          <w:b/>
          <w:bCs/>
        </w:rPr>
        <w:t>1</w:t>
      </w:r>
      <w:r w:rsidRPr="00FE18CB">
        <w:t>, 1–3 (2017).</w:t>
      </w:r>
    </w:p>
    <w:p w14:paraId="33977F16" w14:textId="77777777" w:rsidR="00FE18CB" w:rsidRPr="00FE18CB" w:rsidRDefault="00FE18CB" w:rsidP="00FE18CB">
      <w:pPr>
        <w:pStyle w:val="Bibliography"/>
      </w:pPr>
      <w:r w:rsidRPr="00FE18CB">
        <w:t xml:space="preserve">34. </w:t>
      </w:r>
      <w:r w:rsidRPr="00FE18CB">
        <w:tab/>
        <w:t xml:space="preserve">Z. Lu, R. Sethu, J. A. Imlay, Endogenous superoxide is a key effector of the oxygen sensitivity of a model obligate anaerobe. </w:t>
      </w:r>
      <w:r w:rsidRPr="00FE18CB">
        <w:rPr>
          <w:i/>
          <w:iCs/>
        </w:rPr>
        <w:t>Proceedings of the National Academy of Sciences</w:t>
      </w:r>
      <w:r w:rsidRPr="00FE18CB">
        <w:t xml:space="preserve"> </w:t>
      </w:r>
      <w:r w:rsidRPr="00FE18CB">
        <w:rPr>
          <w:b/>
          <w:bCs/>
        </w:rPr>
        <w:t>115</w:t>
      </w:r>
      <w:r w:rsidRPr="00FE18CB">
        <w:t>, E3266–E3275 (2018).</w:t>
      </w:r>
    </w:p>
    <w:p w14:paraId="55F32BE8" w14:textId="77777777" w:rsidR="00FE18CB" w:rsidRPr="00FE18CB" w:rsidRDefault="00FE18CB" w:rsidP="00FE18CB">
      <w:pPr>
        <w:pStyle w:val="Bibliography"/>
      </w:pPr>
      <w:r w:rsidRPr="00FE18CB">
        <w:t xml:space="preserve">35. </w:t>
      </w:r>
      <w:r w:rsidRPr="00FE18CB">
        <w:tab/>
        <w:t xml:space="preserve">J. M. McCord, B. B. Keele, I. Fridovich, An Enzyme-Based Theory of Obligate Anaerobiosis: The Physiological Function of Superoxide Dismutase. </w:t>
      </w:r>
      <w:r w:rsidRPr="00FE18CB">
        <w:rPr>
          <w:i/>
          <w:iCs/>
        </w:rPr>
        <w:t>Proceedings of the National Academy of Sciences</w:t>
      </w:r>
      <w:r w:rsidRPr="00FE18CB">
        <w:t xml:space="preserve"> </w:t>
      </w:r>
      <w:r w:rsidRPr="00FE18CB">
        <w:rPr>
          <w:b/>
          <w:bCs/>
        </w:rPr>
        <w:t>68</w:t>
      </w:r>
      <w:r w:rsidRPr="00FE18CB">
        <w:t>, 1024–1027 (1971).</w:t>
      </w:r>
    </w:p>
    <w:p w14:paraId="6CE856F8" w14:textId="77777777" w:rsidR="00FE18CB" w:rsidRPr="00FE18CB" w:rsidRDefault="00FE18CB" w:rsidP="00FE18CB">
      <w:pPr>
        <w:pStyle w:val="Bibliography"/>
      </w:pPr>
      <w:r w:rsidRPr="00FE18CB">
        <w:t xml:space="preserve">36. </w:t>
      </w:r>
      <w:r w:rsidRPr="00FE18CB">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FE18CB">
        <w:rPr>
          <w:i/>
          <w:iCs/>
        </w:rPr>
        <w:t>Gastroenterology</w:t>
      </w:r>
      <w:r w:rsidRPr="00FE18CB">
        <w:t xml:space="preserve"> </w:t>
      </w:r>
      <w:r w:rsidRPr="00FE18CB">
        <w:rPr>
          <w:b/>
          <w:bCs/>
        </w:rPr>
        <w:t>147</w:t>
      </w:r>
      <w:r w:rsidRPr="00FE18CB">
        <w:t>, 1055-1063.e8 (2014).</w:t>
      </w:r>
    </w:p>
    <w:p w14:paraId="285D5351" w14:textId="77777777" w:rsidR="00FE18CB" w:rsidRPr="00FE18CB" w:rsidRDefault="00FE18CB" w:rsidP="00FE18CB">
      <w:pPr>
        <w:pStyle w:val="Bibliography"/>
      </w:pPr>
      <w:r w:rsidRPr="00FE18CB">
        <w:t xml:space="preserve">37. </w:t>
      </w:r>
      <w:r w:rsidRPr="00FE18CB">
        <w:tab/>
        <w:t xml:space="preserve">N.-R. Shin, T. W. Whon, J.-W. Bae, </w:t>
      </w:r>
      <w:r w:rsidRPr="00FE18CB">
        <w:rPr>
          <w:i/>
          <w:iCs/>
        </w:rPr>
        <w:t>Proteobacteria</w:t>
      </w:r>
      <w:r w:rsidRPr="00FE18CB">
        <w:t xml:space="preserve">: microbial signature of dysbiosis in gut microbiota. </w:t>
      </w:r>
      <w:r w:rsidRPr="00FE18CB">
        <w:rPr>
          <w:i/>
          <w:iCs/>
        </w:rPr>
        <w:t>Trends in Biotechnology</w:t>
      </w:r>
      <w:r w:rsidRPr="00FE18CB">
        <w:t xml:space="preserve"> </w:t>
      </w:r>
      <w:r w:rsidRPr="00FE18CB">
        <w:rPr>
          <w:b/>
          <w:bCs/>
        </w:rPr>
        <w:t>33</w:t>
      </w:r>
      <w:r w:rsidRPr="00FE18CB">
        <w:t>, 496–503 (2015).</w:t>
      </w:r>
    </w:p>
    <w:p w14:paraId="1F522192" w14:textId="77777777" w:rsidR="00FE18CB" w:rsidRPr="00FE18CB" w:rsidRDefault="00FE18CB" w:rsidP="00FE18CB">
      <w:pPr>
        <w:pStyle w:val="Bibliography"/>
      </w:pPr>
      <w:r w:rsidRPr="00FE18CB">
        <w:lastRenderedPageBreak/>
        <w:t xml:space="preserve">38. </w:t>
      </w:r>
      <w:r w:rsidRPr="00FE18CB">
        <w:tab/>
        <w:t xml:space="preserve">H. J. Flint, Scott ,Karen P., Duncan ,Sylvia H., Louis ,Petra, E. and Forano, Microbial degradation of complex carbohydrates in the gut. </w:t>
      </w:r>
      <w:r w:rsidRPr="00FE18CB">
        <w:rPr>
          <w:i/>
          <w:iCs/>
        </w:rPr>
        <w:t>Gut Microbes</w:t>
      </w:r>
      <w:r w:rsidRPr="00FE18CB">
        <w:t xml:space="preserve"> </w:t>
      </w:r>
      <w:r w:rsidRPr="00FE18CB">
        <w:rPr>
          <w:b/>
          <w:bCs/>
        </w:rPr>
        <w:t>3</w:t>
      </w:r>
      <w:r w:rsidRPr="00FE18CB">
        <w:t>, 289–306 (2012).</w:t>
      </w:r>
    </w:p>
    <w:p w14:paraId="2CDE9B08" w14:textId="77777777" w:rsidR="00FE18CB" w:rsidRPr="00FE18CB" w:rsidRDefault="00FE18CB" w:rsidP="00FE18CB">
      <w:pPr>
        <w:pStyle w:val="Bibliography"/>
      </w:pPr>
      <w:r w:rsidRPr="00FE18CB">
        <w:t xml:space="preserve">39. </w:t>
      </w:r>
      <w:r w:rsidRPr="00FE18CB">
        <w:tab/>
        <w:t xml:space="preserve">L. V. Hooper, T. Midtvedt, J. I. Gordon, How host-microbial interactions shape the nutrient environment of the mammalian intestine. </w:t>
      </w:r>
      <w:r w:rsidRPr="00FE18CB">
        <w:rPr>
          <w:i/>
          <w:iCs/>
        </w:rPr>
        <w:t>Annual Review of Nutrition</w:t>
      </w:r>
      <w:r w:rsidRPr="00FE18CB">
        <w:t xml:space="preserve"> </w:t>
      </w:r>
      <w:r w:rsidRPr="00FE18CB">
        <w:rPr>
          <w:b/>
          <w:bCs/>
        </w:rPr>
        <w:t>22</w:t>
      </w:r>
      <w:r w:rsidRPr="00FE18CB">
        <w:t>, 283–307 (2002).</w:t>
      </w:r>
    </w:p>
    <w:p w14:paraId="72EE5633" w14:textId="77777777" w:rsidR="00FE18CB" w:rsidRPr="00FE18CB" w:rsidRDefault="00FE18CB" w:rsidP="00FE18CB">
      <w:pPr>
        <w:pStyle w:val="Bibliography"/>
      </w:pPr>
      <w:r w:rsidRPr="00FE18CB">
        <w:t xml:space="preserve">40. </w:t>
      </w:r>
      <w:r w:rsidRPr="00FE18CB">
        <w:tab/>
        <w:t xml:space="preserve">E. Maier, R. C. Anderson, N. C. Roy, Understanding How Commensal Obligate Anaerobic Bacteria Regulate Immune Functions in the Large Intestine. </w:t>
      </w:r>
      <w:r w:rsidRPr="00FE18CB">
        <w:rPr>
          <w:i/>
          <w:iCs/>
        </w:rPr>
        <w:t>Nutrients</w:t>
      </w:r>
      <w:r w:rsidRPr="00FE18CB">
        <w:t xml:space="preserve"> </w:t>
      </w:r>
      <w:r w:rsidRPr="00FE18CB">
        <w:rPr>
          <w:b/>
          <w:bCs/>
        </w:rPr>
        <w:t>7</w:t>
      </w:r>
      <w:r w:rsidRPr="00FE18CB">
        <w:t>, 45–73 (2014).</w:t>
      </w:r>
    </w:p>
    <w:p w14:paraId="3C6DC9A1" w14:textId="77777777" w:rsidR="00FE18CB" w:rsidRPr="00FE18CB" w:rsidRDefault="00FE18CB" w:rsidP="00FE18CB">
      <w:pPr>
        <w:pStyle w:val="Bibliography"/>
      </w:pPr>
      <w:r w:rsidRPr="00FE18CB">
        <w:t xml:space="preserve">41. </w:t>
      </w:r>
      <w:r w:rsidRPr="00FE18CB">
        <w:tab/>
        <w:t xml:space="preserve">R. Corrêa-Oliveira, J. L. Fachi, A. Vieira, F. T. Sato, M. A. R. Vinolo, Regulation of immune cell function by short-chain fatty acids. </w:t>
      </w:r>
      <w:r w:rsidRPr="00FE18CB">
        <w:rPr>
          <w:i/>
          <w:iCs/>
        </w:rPr>
        <w:t>Clinical &amp; Translational Immunology</w:t>
      </w:r>
      <w:r w:rsidRPr="00FE18CB">
        <w:t xml:space="preserve"> </w:t>
      </w:r>
      <w:r w:rsidRPr="00FE18CB">
        <w:rPr>
          <w:b/>
          <w:bCs/>
        </w:rPr>
        <w:t>5</w:t>
      </w:r>
      <w:r w:rsidRPr="00FE18CB">
        <w:t>, e73 (2016).</w:t>
      </w:r>
    </w:p>
    <w:p w14:paraId="5ADCFCEE" w14:textId="77777777" w:rsidR="00FE18CB" w:rsidRPr="00FE18CB" w:rsidRDefault="00FE18CB" w:rsidP="00FE18CB">
      <w:pPr>
        <w:pStyle w:val="Bibliography"/>
      </w:pPr>
      <w:r w:rsidRPr="00FE18CB">
        <w:t xml:space="preserve">42. </w:t>
      </w:r>
      <w:r w:rsidRPr="00FE18CB">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FE18CB">
        <w:rPr>
          <w:i/>
          <w:iCs/>
        </w:rPr>
        <w:t>Nature</w:t>
      </w:r>
      <w:r w:rsidRPr="00FE18CB">
        <w:t xml:space="preserve"> </w:t>
      </w:r>
      <w:r w:rsidRPr="00FE18CB">
        <w:rPr>
          <w:b/>
          <w:bCs/>
        </w:rPr>
        <w:t>504</w:t>
      </w:r>
      <w:r w:rsidRPr="00FE18CB">
        <w:t>, 446–450 (2013).</w:t>
      </w:r>
    </w:p>
    <w:p w14:paraId="6AE00F53" w14:textId="77777777" w:rsidR="00FE18CB" w:rsidRPr="00FE18CB" w:rsidRDefault="00FE18CB" w:rsidP="00FE18CB">
      <w:pPr>
        <w:pStyle w:val="Bibliography"/>
      </w:pPr>
      <w:r w:rsidRPr="00FE18CB">
        <w:t xml:space="preserve">43. </w:t>
      </w:r>
      <w:r w:rsidRPr="00FE18CB">
        <w:tab/>
        <w:t xml:space="preserve">L. Klampfer, J. Huang, T. Sasazuki, S. Shirasawa, L. Augenlicht, Inhibition of Interferon γ Signaling by the Short Chain Fatty Acid Butyrate1. </w:t>
      </w:r>
      <w:r w:rsidRPr="00FE18CB">
        <w:rPr>
          <w:i/>
          <w:iCs/>
        </w:rPr>
        <w:t>Molecular Cancer Research</w:t>
      </w:r>
      <w:r w:rsidRPr="00FE18CB">
        <w:t xml:space="preserve"> </w:t>
      </w:r>
      <w:r w:rsidRPr="00FE18CB">
        <w:rPr>
          <w:b/>
          <w:bCs/>
        </w:rPr>
        <w:t>1</w:t>
      </w:r>
      <w:r w:rsidRPr="00FE18CB">
        <w:t>, 855–862 (2003).</w:t>
      </w:r>
    </w:p>
    <w:p w14:paraId="30B8CD54" w14:textId="77777777" w:rsidR="00FE18CB" w:rsidRPr="00FE18CB" w:rsidRDefault="00FE18CB" w:rsidP="00FE18CB">
      <w:pPr>
        <w:pStyle w:val="Bibliography"/>
      </w:pPr>
      <w:r w:rsidRPr="00FE18CB">
        <w:t xml:space="preserve">44. </w:t>
      </w:r>
      <w:r w:rsidRPr="00FE18CB">
        <w:tab/>
        <w:t xml:space="preserve">X. Liu, J. Shao, Y.-T. Liao, L.-N. Wang, Y. Jia, P. Dong, Z. Liu, D. He, C. Li, X. Zhang, Regulation of short-chain fatty acids in the immune system. </w:t>
      </w:r>
      <w:r w:rsidRPr="00FE18CB">
        <w:rPr>
          <w:i/>
          <w:iCs/>
        </w:rPr>
        <w:t>Front Immunol</w:t>
      </w:r>
      <w:r w:rsidRPr="00FE18CB">
        <w:t xml:space="preserve"> </w:t>
      </w:r>
      <w:r w:rsidRPr="00FE18CB">
        <w:rPr>
          <w:b/>
          <w:bCs/>
        </w:rPr>
        <w:t>14</w:t>
      </w:r>
      <w:r w:rsidRPr="00FE18CB">
        <w:t>, 1186892 (2023).</w:t>
      </w:r>
    </w:p>
    <w:p w14:paraId="3CA9D1D4" w14:textId="77777777" w:rsidR="00FE18CB" w:rsidRPr="00FE18CB" w:rsidRDefault="00FE18CB" w:rsidP="00FE18CB">
      <w:pPr>
        <w:pStyle w:val="Bibliography"/>
      </w:pPr>
      <w:r w:rsidRPr="00FE18CB">
        <w:t xml:space="preserve">45. </w:t>
      </w:r>
      <w:r w:rsidRPr="00FE18CB">
        <w:tab/>
        <w:t xml:space="preserve">Z. Yu, J. M. Cantet, H. A. Paz, J. D. Kaufman, M. S. Orellano, I. R. Ipharraguerre, A. G. Ríus, Heat stress–associated changes in the intestinal barrier, inflammatory signals, and microbiome communities in dairy calves. </w:t>
      </w:r>
      <w:r w:rsidRPr="00FE18CB">
        <w:rPr>
          <w:i/>
          <w:iCs/>
        </w:rPr>
        <w:t>Journal of Dairy Science</w:t>
      </w:r>
      <w:r w:rsidRPr="00FE18CB">
        <w:t xml:space="preserve"> </w:t>
      </w:r>
      <w:r w:rsidRPr="00FE18CB">
        <w:rPr>
          <w:b/>
          <w:bCs/>
        </w:rPr>
        <w:t>107</w:t>
      </w:r>
      <w:r w:rsidRPr="00FE18CB">
        <w:t>, 1175–1196 (2024).</w:t>
      </w:r>
    </w:p>
    <w:p w14:paraId="59E38256" w14:textId="77777777" w:rsidR="00FE18CB" w:rsidRPr="00FE18CB" w:rsidRDefault="00FE18CB" w:rsidP="00FE18CB">
      <w:pPr>
        <w:pStyle w:val="Bibliography"/>
      </w:pPr>
      <w:r w:rsidRPr="00FE18CB">
        <w:t xml:space="preserve">46. </w:t>
      </w:r>
      <w:r w:rsidRPr="00FE18CB">
        <w:tab/>
        <w:t xml:space="preserve">J. He, Y. He, D. Pan, J. Cao, Y. Sun, X. Zeng, Associations of Gut Microbiota With Heat Stress-Induced Changes of Growth, Fat Deposition, Intestinal Morphology, and Antioxidant Capacity in Ducks. </w:t>
      </w:r>
      <w:r w:rsidRPr="00FE18CB">
        <w:rPr>
          <w:i/>
          <w:iCs/>
        </w:rPr>
        <w:t>Front. Microbiol.</w:t>
      </w:r>
      <w:r w:rsidRPr="00FE18CB">
        <w:t xml:space="preserve"> </w:t>
      </w:r>
      <w:r w:rsidRPr="00FE18CB">
        <w:rPr>
          <w:b/>
          <w:bCs/>
        </w:rPr>
        <w:t>10</w:t>
      </w:r>
      <w:r w:rsidRPr="00FE18CB">
        <w:t xml:space="preserve"> (2019).</w:t>
      </w:r>
    </w:p>
    <w:p w14:paraId="080C12A9" w14:textId="77777777" w:rsidR="00FE18CB" w:rsidRPr="00FE18CB" w:rsidRDefault="00FE18CB" w:rsidP="00FE18CB">
      <w:pPr>
        <w:pStyle w:val="Bibliography"/>
      </w:pPr>
      <w:r w:rsidRPr="00FE18CB">
        <w:t xml:space="preserve">47. </w:t>
      </w:r>
      <w:r w:rsidRPr="00FE18CB">
        <w:tab/>
        <w:t xml:space="preserve">Y.-J. Seo, L. Chiwoong, L. Byeonghwi, K. Jun-Mo, Microbial-transcriptome integrative analysis of heat stress effects on amino acid metabolism and lipid peroxidation in poultry jejunum. </w:t>
      </w:r>
      <w:r w:rsidRPr="00FE18CB">
        <w:rPr>
          <w:i/>
          <w:iCs/>
        </w:rPr>
        <w:t>Animal Biotechnology</w:t>
      </w:r>
      <w:r w:rsidRPr="00FE18CB">
        <w:t xml:space="preserve"> </w:t>
      </w:r>
      <w:r w:rsidRPr="00FE18CB">
        <w:rPr>
          <w:b/>
          <w:bCs/>
        </w:rPr>
        <w:t>35</w:t>
      </w:r>
      <w:r w:rsidRPr="00FE18CB">
        <w:t>, 2331179 (2024).</w:t>
      </w:r>
    </w:p>
    <w:p w14:paraId="523482B5" w14:textId="77777777" w:rsidR="00FE18CB" w:rsidRPr="00FE18CB" w:rsidRDefault="00FE18CB" w:rsidP="00FE18CB">
      <w:pPr>
        <w:pStyle w:val="Bibliography"/>
      </w:pPr>
      <w:r w:rsidRPr="00FE18CB">
        <w:t xml:space="preserve">48. </w:t>
      </w:r>
      <w:r w:rsidRPr="00FE18CB">
        <w:tab/>
        <w:t xml:space="preserve">K. J. Emerson, S. S. Fontaine, K. D. Kohl, S. K. Woodley, Temperature and the microbial environment alter brain morphology in a larval amphibian. </w:t>
      </w:r>
      <w:r w:rsidRPr="00FE18CB">
        <w:rPr>
          <w:i/>
          <w:iCs/>
        </w:rPr>
        <w:t>Journal of Experimental Biology</w:t>
      </w:r>
      <w:r w:rsidRPr="00FE18CB">
        <w:t xml:space="preserve"> </w:t>
      </w:r>
      <w:r w:rsidRPr="00FE18CB">
        <w:rPr>
          <w:b/>
          <w:bCs/>
        </w:rPr>
        <w:t>226</w:t>
      </w:r>
      <w:r w:rsidRPr="00FE18CB">
        <w:t>, jeb245333 (2023).</w:t>
      </w:r>
    </w:p>
    <w:p w14:paraId="43874520" w14:textId="77777777" w:rsidR="00FE18CB" w:rsidRPr="00FE18CB" w:rsidRDefault="00FE18CB" w:rsidP="00FE18CB">
      <w:pPr>
        <w:pStyle w:val="Bibliography"/>
      </w:pPr>
      <w:r w:rsidRPr="00FE18CB">
        <w:lastRenderedPageBreak/>
        <w:t xml:space="preserve">49. </w:t>
      </w:r>
      <w:r w:rsidRPr="00FE18CB">
        <w:tab/>
        <w:t xml:space="preserve">A. H. Moeller, K. Ivey, M. B. Cornwall, K. Herr, J. Rede, E. N. Taylor, A. R. Gunderson, The Lizard Gut Microbiome Changes with Temperature and Is Associated with Heat Tolerance. </w:t>
      </w:r>
      <w:r w:rsidRPr="00FE18CB">
        <w:rPr>
          <w:i/>
          <w:iCs/>
        </w:rPr>
        <w:t>Applied and Environmental Microbiology</w:t>
      </w:r>
      <w:r w:rsidRPr="00FE18CB">
        <w:t xml:space="preserve"> </w:t>
      </w:r>
      <w:r w:rsidRPr="00FE18CB">
        <w:rPr>
          <w:b/>
          <w:bCs/>
        </w:rPr>
        <w:t>86</w:t>
      </w:r>
      <w:r w:rsidRPr="00FE18CB">
        <w:t>, e01181-20 (2020).</w:t>
      </w:r>
    </w:p>
    <w:p w14:paraId="3773C1A1" w14:textId="77777777" w:rsidR="00FE18CB" w:rsidRPr="00FE18CB" w:rsidRDefault="00FE18CB" w:rsidP="00FE18CB">
      <w:pPr>
        <w:pStyle w:val="Bibliography"/>
      </w:pPr>
      <w:r w:rsidRPr="00FE18CB">
        <w:t xml:space="preserve">50. </w:t>
      </w:r>
      <w:r w:rsidRPr="00FE18CB">
        <w:tab/>
        <w:t xml:space="preserve">G. Wang, X. Li, Y. Zhou, J. Feng, M. Zhang, Effects of Heat Stress on Gut-Microbial Metabolites, Gastrointestinal Peptides, Glycolipid Metabolism, and Performance of Broilers. </w:t>
      </w:r>
      <w:r w:rsidRPr="00FE18CB">
        <w:rPr>
          <w:i/>
          <w:iCs/>
        </w:rPr>
        <w:t>Animals</w:t>
      </w:r>
      <w:r w:rsidRPr="00FE18CB">
        <w:t xml:space="preserve"> </w:t>
      </w:r>
      <w:r w:rsidRPr="00FE18CB">
        <w:rPr>
          <w:b/>
          <w:bCs/>
        </w:rPr>
        <w:t>11</w:t>
      </w:r>
      <w:r w:rsidRPr="00FE18CB">
        <w:t>, 1286 (2021).</w:t>
      </w:r>
    </w:p>
    <w:p w14:paraId="6ED811A1" w14:textId="77777777" w:rsidR="00FE18CB" w:rsidRPr="00FE18CB" w:rsidRDefault="00FE18CB" w:rsidP="00FE18CB">
      <w:pPr>
        <w:pStyle w:val="Bibliography"/>
      </w:pPr>
      <w:r w:rsidRPr="00FE18CB">
        <w:t xml:space="preserve">51. </w:t>
      </w:r>
      <w:r w:rsidRPr="00FE18CB">
        <w:tab/>
        <w:t xml:space="preserve">A. Baniel, K. R. Amato, J. C. Beehner, T. J. Bergman, A. Mercer, R. F. Perlman, L. Petrullo, L. Reitsema, S. Sams, A. Lu, N. Snyder-Mackler, Seasonal shifts in the gut microbiome indicate plastic responses to diet in wild geladas. </w:t>
      </w:r>
      <w:r w:rsidRPr="00FE18CB">
        <w:rPr>
          <w:i/>
          <w:iCs/>
        </w:rPr>
        <w:t>Microbiome</w:t>
      </w:r>
      <w:r w:rsidRPr="00FE18CB">
        <w:t xml:space="preserve"> </w:t>
      </w:r>
      <w:r w:rsidRPr="00FE18CB">
        <w:rPr>
          <w:b/>
          <w:bCs/>
        </w:rPr>
        <w:t>9</w:t>
      </w:r>
      <w:r w:rsidRPr="00FE18CB">
        <w:t>, 26 (2021).</w:t>
      </w:r>
    </w:p>
    <w:p w14:paraId="72294D03" w14:textId="77777777" w:rsidR="00FE18CB" w:rsidRPr="00FE18CB" w:rsidRDefault="00FE18CB" w:rsidP="00FE18CB">
      <w:pPr>
        <w:pStyle w:val="Bibliography"/>
      </w:pPr>
      <w:r w:rsidRPr="00FE18CB">
        <w:t xml:space="preserve">52. </w:t>
      </w:r>
      <w:r w:rsidRPr="00FE18CB">
        <w:tab/>
        <w:t xml:space="preserve">J. D. Orkin, F. A. Campos, M. S. Myers, S. E. Cheves Hernandez, A. Guadamuz, A. D. Melin, Seasonality of the gut microbiota of free-ranging white-faced capuchins in a tropical dry forest. </w:t>
      </w:r>
      <w:r w:rsidRPr="00FE18CB">
        <w:rPr>
          <w:i/>
          <w:iCs/>
        </w:rPr>
        <w:t>The ISME Journal</w:t>
      </w:r>
      <w:r w:rsidRPr="00FE18CB">
        <w:t xml:space="preserve"> </w:t>
      </w:r>
      <w:r w:rsidRPr="00FE18CB">
        <w:rPr>
          <w:b/>
          <w:bCs/>
        </w:rPr>
        <w:t>13</w:t>
      </w:r>
      <w:r w:rsidRPr="00FE18CB">
        <w:t>, 183–196 (2019).</w:t>
      </w:r>
    </w:p>
    <w:p w14:paraId="357C7223" w14:textId="77777777" w:rsidR="00FE18CB" w:rsidRPr="00FE18CB" w:rsidRDefault="00FE18CB" w:rsidP="00FE18CB">
      <w:pPr>
        <w:pStyle w:val="Bibliography"/>
      </w:pPr>
      <w:r w:rsidRPr="00FE18CB">
        <w:t xml:space="preserve">53. </w:t>
      </w:r>
      <w:r w:rsidRPr="00FE18CB">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FE18CB">
        <w:rPr>
          <w:i/>
          <w:iCs/>
        </w:rPr>
        <w:t>ISME J</w:t>
      </w:r>
      <w:r w:rsidRPr="00FE18CB">
        <w:t xml:space="preserve"> </w:t>
      </w:r>
      <w:r w:rsidRPr="00FE18CB">
        <w:rPr>
          <w:b/>
          <w:bCs/>
        </w:rPr>
        <w:t>7</w:t>
      </w:r>
      <w:r w:rsidRPr="00FE18CB">
        <w:t>, 1344–1353 (2013).</w:t>
      </w:r>
    </w:p>
    <w:p w14:paraId="023380E9" w14:textId="77777777" w:rsidR="00FE18CB" w:rsidRPr="00FE18CB" w:rsidRDefault="00FE18CB" w:rsidP="00FE18CB">
      <w:pPr>
        <w:pStyle w:val="Bibliography"/>
      </w:pPr>
      <w:r w:rsidRPr="00FE18CB">
        <w:t xml:space="preserve">54. </w:t>
      </w:r>
      <w:r w:rsidRPr="00FE18CB">
        <w:tab/>
        <w:t xml:space="preserve">C. Barelli, D. Albanese, C. Donati, M. Pindo, C. Dallago, F. Rovero, D. Cavalieri, K. M. Tuohy, H. C. Hauffe, C. De Filippo, Habitat fragmentation is associated to gut microbiota diversity of an endangered primate: implications for conservation. </w:t>
      </w:r>
      <w:r w:rsidRPr="00FE18CB">
        <w:rPr>
          <w:i/>
          <w:iCs/>
        </w:rPr>
        <w:t>Sci Rep</w:t>
      </w:r>
      <w:r w:rsidRPr="00FE18CB">
        <w:t xml:space="preserve"> </w:t>
      </w:r>
      <w:r w:rsidRPr="00FE18CB">
        <w:rPr>
          <w:b/>
          <w:bCs/>
        </w:rPr>
        <w:t>5</w:t>
      </w:r>
      <w:r w:rsidRPr="00FE18CB">
        <w:t>, 14862 (2015).</w:t>
      </w:r>
    </w:p>
    <w:p w14:paraId="0CE5161B" w14:textId="77777777" w:rsidR="00FE18CB" w:rsidRPr="00FE18CB" w:rsidRDefault="00FE18CB" w:rsidP="00FE18CB">
      <w:pPr>
        <w:pStyle w:val="Bibliography"/>
      </w:pPr>
      <w:r w:rsidRPr="00FE18CB">
        <w:t xml:space="preserve">55. </w:t>
      </w:r>
      <w:r w:rsidRPr="00FE18CB">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FE18CB">
        <w:rPr>
          <w:i/>
          <w:iCs/>
        </w:rPr>
        <w:t>Oecologia</w:t>
      </w:r>
      <w:r w:rsidRPr="00FE18CB">
        <w:t xml:space="preserve"> </w:t>
      </w:r>
      <w:r w:rsidRPr="00FE18CB">
        <w:rPr>
          <w:b/>
          <w:bCs/>
        </w:rPr>
        <w:t>180</w:t>
      </w:r>
      <w:r w:rsidRPr="00FE18CB">
        <w:t>, 717–733 (2016).</w:t>
      </w:r>
    </w:p>
    <w:p w14:paraId="4B8DCAC6" w14:textId="77777777" w:rsidR="00FE18CB" w:rsidRPr="00FE18CB" w:rsidRDefault="00FE18CB" w:rsidP="00FE18CB">
      <w:pPr>
        <w:pStyle w:val="Bibliography"/>
      </w:pPr>
      <w:r w:rsidRPr="00FE18CB">
        <w:t xml:space="preserve">56. </w:t>
      </w:r>
      <w:r w:rsidRPr="00FE18CB">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FE18CB">
        <w:rPr>
          <w:i/>
          <w:iCs/>
        </w:rPr>
        <w:t>mSystems</w:t>
      </w:r>
      <w:r w:rsidRPr="00FE18CB">
        <w:t xml:space="preserve"> </w:t>
      </w:r>
      <w:r w:rsidRPr="00FE18CB">
        <w:rPr>
          <w:b/>
          <w:bCs/>
        </w:rPr>
        <w:t>6</w:t>
      </w:r>
      <w:r w:rsidRPr="00FE18CB">
        <w:t>, e01269-20 (2021).</w:t>
      </w:r>
    </w:p>
    <w:p w14:paraId="19A8EAE9" w14:textId="77777777" w:rsidR="00FE18CB" w:rsidRPr="00FE18CB" w:rsidRDefault="00FE18CB" w:rsidP="00FE18CB">
      <w:pPr>
        <w:pStyle w:val="Bibliography"/>
      </w:pPr>
      <w:r w:rsidRPr="00FE18CB">
        <w:t xml:space="preserve">57. </w:t>
      </w:r>
      <w:r w:rsidRPr="00FE18CB">
        <w:tab/>
        <w:t xml:space="preserve">C. Murr, B. Widner, B. Wirleitner, D. Fuchs, Neopterin as a marker for immune system activation. </w:t>
      </w:r>
      <w:r w:rsidRPr="00FE18CB">
        <w:rPr>
          <w:i/>
          <w:iCs/>
        </w:rPr>
        <w:t>Curr Drug Metab</w:t>
      </w:r>
      <w:r w:rsidRPr="00FE18CB">
        <w:t xml:space="preserve"> </w:t>
      </w:r>
      <w:r w:rsidRPr="00FE18CB">
        <w:rPr>
          <w:b/>
          <w:bCs/>
        </w:rPr>
        <w:t>3</w:t>
      </w:r>
      <w:r w:rsidRPr="00FE18CB">
        <w:t>, 175–187 (2002).</w:t>
      </w:r>
    </w:p>
    <w:p w14:paraId="0048A0CD" w14:textId="77777777" w:rsidR="00FE18CB" w:rsidRPr="00FE18CB" w:rsidRDefault="00FE18CB" w:rsidP="00FE18CB">
      <w:pPr>
        <w:pStyle w:val="Bibliography"/>
      </w:pPr>
      <w:r w:rsidRPr="00FE18CB">
        <w:lastRenderedPageBreak/>
        <w:t xml:space="preserve">58. </w:t>
      </w:r>
      <w:r w:rsidRPr="00FE18CB">
        <w:tab/>
        <w:t xml:space="preserve">B. Kelsall, Recent progress in understanding the phenotype and function of intestinal dendritic cells and macrophages. </w:t>
      </w:r>
      <w:r w:rsidRPr="00FE18CB">
        <w:rPr>
          <w:i/>
          <w:iCs/>
        </w:rPr>
        <w:t>Mucosal Immunology</w:t>
      </w:r>
      <w:r w:rsidRPr="00FE18CB">
        <w:t xml:space="preserve"> </w:t>
      </w:r>
      <w:r w:rsidRPr="00FE18CB">
        <w:rPr>
          <w:b/>
          <w:bCs/>
        </w:rPr>
        <w:t>1</w:t>
      </w:r>
      <w:r w:rsidRPr="00FE18CB">
        <w:t>, 460–469 (2008).</w:t>
      </w:r>
    </w:p>
    <w:p w14:paraId="7D4D75C4" w14:textId="77777777" w:rsidR="00FE18CB" w:rsidRPr="00FE18CB" w:rsidRDefault="00FE18CB" w:rsidP="00FE18CB">
      <w:pPr>
        <w:pStyle w:val="Bibliography"/>
      </w:pPr>
      <w:r w:rsidRPr="00FE18CB">
        <w:t xml:space="preserve">59. </w:t>
      </w:r>
      <w:r w:rsidRPr="00FE18CB">
        <w:tab/>
        <w:t xml:space="preserve">J. Wang, W.-D. Chen, Y.-D. Wang, The Relationship Between Gut Microbiota and Inflammatory Diseases: The Role of Macrophages. </w:t>
      </w:r>
      <w:r w:rsidRPr="00FE18CB">
        <w:rPr>
          <w:i/>
          <w:iCs/>
        </w:rPr>
        <w:t>Front. Microbiol.</w:t>
      </w:r>
      <w:r w:rsidRPr="00FE18CB">
        <w:t xml:space="preserve"> </w:t>
      </w:r>
      <w:r w:rsidRPr="00FE18CB">
        <w:rPr>
          <w:b/>
          <w:bCs/>
        </w:rPr>
        <w:t>11</w:t>
      </w:r>
      <w:r w:rsidRPr="00FE18CB">
        <w:t xml:space="preserve"> (2020).</w:t>
      </w:r>
    </w:p>
    <w:p w14:paraId="1FABE13C" w14:textId="77777777" w:rsidR="00FE18CB" w:rsidRPr="00FE18CB" w:rsidRDefault="00FE18CB" w:rsidP="00FE18CB">
      <w:pPr>
        <w:pStyle w:val="Bibliography"/>
      </w:pPr>
      <w:r w:rsidRPr="00FE18CB">
        <w:t xml:space="preserve">60. </w:t>
      </w:r>
      <w:r w:rsidRPr="00FE18CB">
        <w:tab/>
        <w:t xml:space="preserve">C. A. Portillo-Quintero, G. A. Sánchez-Azofeifa, Extent and conservation of tropical dry forests in the Americas. </w:t>
      </w:r>
      <w:r w:rsidRPr="00FE18CB">
        <w:rPr>
          <w:i/>
          <w:iCs/>
        </w:rPr>
        <w:t>Biological Conservation</w:t>
      </w:r>
      <w:r w:rsidRPr="00FE18CB">
        <w:t xml:space="preserve"> </w:t>
      </w:r>
      <w:r w:rsidRPr="00FE18CB">
        <w:rPr>
          <w:b/>
          <w:bCs/>
        </w:rPr>
        <w:t>143</w:t>
      </w:r>
      <w:r w:rsidRPr="00FE18CB">
        <w:t>, 144–155 (2010).</w:t>
      </w:r>
    </w:p>
    <w:p w14:paraId="1FEC746B" w14:textId="77777777" w:rsidR="00FE18CB" w:rsidRPr="00FE18CB" w:rsidRDefault="00FE18CB" w:rsidP="00FE18CB">
      <w:pPr>
        <w:pStyle w:val="Bibliography"/>
      </w:pPr>
      <w:r w:rsidRPr="00FE18CB">
        <w:t xml:space="preserve">61. </w:t>
      </w:r>
      <w:r w:rsidRPr="00FE18CB">
        <w:tab/>
        <w:t xml:space="preserve">P. G. Murphy, A. E. Lugo, Ecology of Tropical Dry Forest. </w:t>
      </w:r>
      <w:r w:rsidRPr="00FE18CB">
        <w:rPr>
          <w:i/>
          <w:iCs/>
        </w:rPr>
        <w:t>Annual Review of Ecology and Systematics</w:t>
      </w:r>
      <w:r w:rsidRPr="00FE18CB">
        <w:t xml:space="preserve"> </w:t>
      </w:r>
      <w:r w:rsidRPr="00FE18CB">
        <w:rPr>
          <w:b/>
          <w:bCs/>
        </w:rPr>
        <w:t>17</w:t>
      </w:r>
      <w:r w:rsidRPr="00FE18CB">
        <w:t>, 67–88 (1986).</w:t>
      </w:r>
    </w:p>
    <w:p w14:paraId="4D3AFA7F" w14:textId="77777777" w:rsidR="00FE18CB" w:rsidRPr="00FE18CB" w:rsidRDefault="00FE18CB" w:rsidP="00FE18CB">
      <w:pPr>
        <w:pStyle w:val="Bibliography"/>
      </w:pPr>
      <w:r w:rsidRPr="00FE18CB">
        <w:t xml:space="preserve">62. </w:t>
      </w:r>
      <w:r w:rsidRPr="00FE18CB">
        <w:tab/>
        <w:t xml:space="preserve">M. C. Mansilla, L. E. Cybulski, D. Albanesi, D. de Mendoza, Control of Membrane Lipid Fluidity by Molecular Thermosensors. </w:t>
      </w:r>
      <w:r w:rsidRPr="00FE18CB">
        <w:rPr>
          <w:i/>
          <w:iCs/>
        </w:rPr>
        <w:t>Journal of Bacteriology</w:t>
      </w:r>
      <w:r w:rsidRPr="00FE18CB">
        <w:t xml:space="preserve"> </w:t>
      </w:r>
      <w:r w:rsidRPr="00FE18CB">
        <w:rPr>
          <w:b/>
          <w:bCs/>
        </w:rPr>
        <w:t>186</w:t>
      </w:r>
      <w:r w:rsidRPr="00FE18CB">
        <w:t>, 6681–6688 (2004).</w:t>
      </w:r>
    </w:p>
    <w:p w14:paraId="6AA8BADE" w14:textId="77777777" w:rsidR="00FE18CB" w:rsidRPr="00FE18CB" w:rsidRDefault="00FE18CB" w:rsidP="00FE18CB">
      <w:pPr>
        <w:pStyle w:val="Bibliography"/>
      </w:pPr>
      <w:r w:rsidRPr="00FE18CB">
        <w:t xml:space="preserve">63. </w:t>
      </w:r>
      <w:r w:rsidRPr="00FE18CB">
        <w:tab/>
        <w:t xml:space="preserve">Y.-M. Zhang, C. O. Rock, Membrane lipid homeostasis in bacteria. </w:t>
      </w:r>
      <w:r w:rsidRPr="00FE18CB">
        <w:rPr>
          <w:i/>
          <w:iCs/>
        </w:rPr>
        <w:t>Nat Rev Microbiol</w:t>
      </w:r>
      <w:r w:rsidRPr="00FE18CB">
        <w:t xml:space="preserve"> </w:t>
      </w:r>
      <w:r w:rsidRPr="00FE18CB">
        <w:rPr>
          <w:b/>
          <w:bCs/>
        </w:rPr>
        <w:t>6</w:t>
      </w:r>
      <w:r w:rsidRPr="00FE18CB">
        <w:t>, 222–233 (2008).</w:t>
      </w:r>
    </w:p>
    <w:p w14:paraId="6615C398" w14:textId="77777777" w:rsidR="00FE18CB" w:rsidRPr="00FE18CB" w:rsidRDefault="00FE18CB" w:rsidP="00FE18CB">
      <w:pPr>
        <w:pStyle w:val="Bibliography"/>
      </w:pPr>
      <w:r w:rsidRPr="00FE18CB">
        <w:t xml:space="preserve">64. </w:t>
      </w:r>
      <w:r w:rsidRPr="00FE18CB">
        <w:tab/>
        <w:t xml:space="preserve">E. A. Dennis, Diversity of group types, regulation, and function of phospholipase A2. </w:t>
      </w:r>
      <w:r w:rsidRPr="00FE18CB">
        <w:rPr>
          <w:i/>
          <w:iCs/>
        </w:rPr>
        <w:t>Journal of Biological Chemistry</w:t>
      </w:r>
      <w:r w:rsidRPr="00FE18CB">
        <w:t xml:space="preserve"> </w:t>
      </w:r>
      <w:r w:rsidRPr="00FE18CB">
        <w:rPr>
          <w:b/>
          <w:bCs/>
        </w:rPr>
        <w:t>269</w:t>
      </w:r>
      <w:r w:rsidRPr="00FE18CB">
        <w:t>, 13057–13060 (1994).</w:t>
      </w:r>
    </w:p>
    <w:p w14:paraId="6BFD7C1A" w14:textId="77777777" w:rsidR="00FE18CB" w:rsidRPr="00FE18CB" w:rsidRDefault="00FE18CB" w:rsidP="00FE18CB">
      <w:pPr>
        <w:pStyle w:val="Bibliography"/>
      </w:pPr>
      <w:r w:rsidRPr="00FE18CB">
        <w:t xml:space="preserve">65. </w:t>
      </w:r>
      <w:r w:rsidRPr="00FE18CB">
        <w:tab/>
        <w:t xml:space="preserve">D. M. Hall, K. R. Baumgardner, T. D. Oberley, C. V. Gisolfi, Splanchnic tissues undergo hypoxic stress  during whole body hyperthermia. </w:t>
      </w:r>
      <w:r w:rsidRPr="00FE18CB">
        <w:rPr>
          <w:i/>
          <w:iCs/>
        </w:rPr>
        <w:t>American Journal of Physiology-Gastrointestinal and Liver Physiology</w:t>
      </w:r>
      <w:r w:rsidRPr="00FE18CB">
        <w:t xml:space="preserve"> </w:t>
      </w:r>
      <w:r w:rsidRPr="00FE18CB">
        <w:rPr>
          <w:b/>
          <w:bCs/>
        </w:rPr>
        <w:t>276</w:t>
      </w:r>
      <w:r w:rsidRPr="00FE18CB">
        <w:t>, G1195–G1203 (1999).</w:t>
      </w:r>
    </w:p>
    <w:p w14:paraId="768EE222" w14:textId="77777777" w:rsidR="00FE18CB" w:rsidRPr="00FE18CB" w:rsidRDefault="00FE18CB" w:rsidP="00FE18CB">
      <w:pPr>
        <w:pStyle w:val="Bibliography"/>
      </w:pPr>
      <w:r w:rsidRPr="00FE18CB">
        <w:t xml:space="preserve">66. </w:t>
      </w:r>
      <w:r w:rsidRPr="00FE18CB">
        <w:tab/>
        <w:t xml:space="preserve">H. Hellmann, S. Mooney, Vitamin B6: A Molecule for Human Health? </w:t>
      </w:r>
      <w:r w:rsidRPr="00FE18CB">
        <w:rPr>
          <w:i/>
          <w:iCs/>
        </w:rPr>
        <w:t>Molecules</w:t>
      </w:r>
      <w:r w:rsidRPr="00FE18CB">
        <w:t xml:space="preserve"> </w:t>
      </w:r>
      <w:r w:rsidRPr="00FE18CB">
        <w:rPr>
          <w:b/>
          <w:bCs/>
        </w:rPr>
        <w:t>15</w:t>
      </w:r>
      <w:r w:rsidRPr="00FE18CB">
        <w:t>, 442–459 (2010).</w:t>
      </w:r>
    </w:p>
    <w:p w14:paraId="628639BF" w14:textId="77777777" w:rsidR="00FE18CB" w:rsidRPr="00FE18CB" w:rsidRDefault="00FE18CB" w:rsidP="00FE18CB">
      <w:pPr>
        <w:pStyle w:val="Bibliography"/>
      </w:pPr>
      <w:r w:rsidRPr="00FE18CB">
        <w:t xml:space="preserve">67. </w:t>
      </w:r>
      <w:r w:rsidRPr="00FE18CB">
        <w:tab/>
        <w:t xml:space="preserve">H. J. Powers, Riboflavin (vitamin B-2) and health12. </w:t>
      </w:r>
      <w:r w:rsidRPr="00FE18CB">
        <w:rPr>
          <w:i/>
          <w:iCs/>
        </w:rPr>
        <w:t>The American Journal of Clinical Nutrition</w:t>
      </w:r>
      <w:r w:rsidRPr="00FE18CB">
        <w:t xml:space="preserve"> </w:t>
      </w:r>
      <w:r w:rsidRPr="00FE18CB">
        <w:rPr>
          <w:b/>
          <w:bCs/>
        </w:rPr>
        <w:t>77</w:t>
      </w:r>
      <w:r w:rsidRPr="00FE18CB">
        <w:t>, 1352–1360 (2003).</w:t>
      </w:r>
    </w:p>
    <w:p w14:paraId="526236EB" w14:textId="77777777" w:rsidR="00FE18CB" w:rsidRPr="00FE18CB" w:rsidRDefault="00FE18CB" w:rsidP="00FE18CB">
      <w:pPr>
        <w:pStyle w:val="Bibliography"/>
      </w:pPr>
      <w:r w:rsidRPr="00FE18CB">
        <w:t xml:space="preserve">68. </w:t>
      </w:r>
      <w:r w:rsidRPr="00FE18CB">
        <w:tab/>
        <w:t xml:space="preserve">I. Gout, Coenzyme A, protein CoAlation and redox regulation in mammalian cells. </w:t>
      </w:r>
      <w:r w:rsidRPr="00FE18CB">
        <w:rPr>
          <w:i/>
          <w:iCs/>
        </w:rPr>
        <w:t>Biochemical Society Transactions</w:t>
      </w:r>
      <w:r w:rsidRPr="00FE18CB">
        <w:t xml:space="preserve"> </w:t>
      </w:r>
      <w:r w:rsidRPr="00FE18CB">
        <w:rPr>
          <w:b/>
          <w:bCs/>
        </w:rPr>
        <w:t>46</w:t>
      </w:r>
      <w:r w:rsidRPr="00FE18CB">
        <w:t>, 721–728 (2018).</w:t>
      </w:r>
    </w:p>
    <w:p w14:paraId="1CE1A9BE" w14:textId="77777777" w:rsidR="00FE18CB" w:rsidRPr="00FE18CB" w:rsidRDefault="00FE18CB" w:rsidP="00FE18CB">
      <w:pPr>
        <w:pStyle w:val="Bibliography"/>
      </w:pPr>
      <w:r w:rsidRPr="00FE18CB">
        <w:t xml:space="preserve">69. </w:t>
      </w:r>
      <w:r w:rsidRPr="00FE18CB">
        <w:tab/>
        <w:t xml:space="preserve">S. C. Lu, Glutathione synthesis. </w:t>
      </w:r>
      <w:r w:rsidRPr="00FE18CB">
        <w:rPr>
          <w:i/>
          <w:iCs/>
        </w:rPr>
        <w:t>Biochimica et Biophysica Acta (BBA) - General Subjects</w:t>
      </w:r>
      <w:r w:rsidRPr="00FE18CB">
        <w:t xml:space="preserve"> </w:t>
      </w:r>
      <w:r w:rsidRPr="00FE18CB">
        <w:rPr>
          <w:b/>
          <w:bCs/>
        </w:rPr>
        <w:t>1830</w:t>
      </w:r>
      <w:r w:rsidRPr="00FE18CB">
        <w:t>, 3143–3153 (2013).</w:t>
      </w:r>
    </w:p>
    <w:p w14:paraId="1839A5BC" w14:textId="77777777" w:rsidR="00FE18CB" w:rsidRPr="00FE18CB" w:rsidRDefault="00FE18CB" w:rsidP="00FE18CB">
      <w:pPr>
        <w:pStyle w:val="Bibliography"/>
      </w:pPr>
      <w:r w:rsidRPr="00FE18CB">
        <w:t xml:space="preserve">70. </w:t>
      </w:r>
      <w:r w:rsidRPr="00FE18CB">
        <w:tab/>
        <w:t xml:space="preserve">S. Dhungana, A. L. and Crumbliss, Coordination Chemistry and Redox Processes in Siderophore-Mediated Iron Transport. </w:t>
      </w:r>
      <w:r w:rsidRPr="00FE18CB">
        <w:rPr>
          <w:i/>
          <w:iCs/>
        </w:rPr>
        <w:t>Geomicrobiology Journal</w:t>
      </w:r>
      <w:r w:rsidRPr="00FE18CB">
        <w:t xml:space="preserve"> </w:t>
      </w:r>
      <w:r w:rsidRPr="00FE18CB">
        <w:rPr>
          <w:b/>
          <w:bCs/>
        </w:rPr>
        <w:t>22</w:t>
      </w:r>
      <w:r w:rsidRPr="00FE18CB">
        <w:t>, 87–98 (2005).</w:t>
      </w:r>
    </w:p>
    <w:p w14:paraId="7697CA40" w14:textId="77777777" w:rsidR="00FE18CB" w:rsidRPr="00FE18CB" w:rsidRDefault="00FE18CB" w:rsidP="00FE18CB">
      <w:pPr>
        <w:pStyle w:val="Bibliography"/>
      </w:pPr>
      <w:r w:rsidRPr="00FE18CB">
        <w:t xml:space="preserve">71. </w:t>
      </w:r>
      <w:r w:rsidRPr="00FE18CB">
        <w:tab/>
        <w:t>W. Ying, NAD</w:t>
      </w:r>
      <w:r w:rsidRPr="00FE18CB">
        <w:rPr>
          <w:vertAlign w:val="superscript"/>
        </w:rPr>
        <w:t>+</w:t>
      </w:r>
      <w:r w:rsidRPr="00FE18CB">
        <w:t xml:space="preserve"> /NADH and NADP</w:t>
      </w:r>
      <w:r w:rsidRPr="00FE18CB">
        <w:rPr>
          <w:vertAlign w:val="superscript"/>
        </w:rPr>
        <w:t>+</w:t>
      </w:r>
      <w:r w:rsidRPr="00FE18CB">
        <w:t xml:space="preserve"> /NADPH in Cellular Functions and Cell Death: Regulation and Biological Consequences. </w:t>
      </w:r>
      <w:r w:rsidRPr="00FE18CB">
        <w:rPr>
          <w:i/>
          <w:iCs/>
        </w:rPr>
        <w:t>Antioxidants &amp; Redox Signaling</w:t>
      </w:r>
      <w:r w:rsidRPr="00FE18CB">
        <w:t xml:space="preserve"> </w:t>
      </w:r>
      <w:r w:rsidRPr="00FE18CB">
        <w:rPr>
          <w:b/>
          <w:bCs/>
        </w:rPr>
        <w:t>10</w:t>
      </w:r>
      <w:r w:rsidRPr="00FE18CB">
        <w:t>, 179–206 (2008).</w:t>
      </w:r>
    </w:p>
    <w:p w14:paraId="3836F8DB" w14:textId="77777777" w:rsidR="00FE18CB" w:rsidRPr="00FE18CB" w:rsidRDefault="00FE18CB" w:rsidP="00FE18CB">
      <w:pPr>
        <w:pStyle w:val="Bibliography"/>
      </w:pPr>
      <w:r w:rsidRPr="00FE18CB">
        <w:t xml:space="preserve">72. </w:t>
      </w:r>
      <w:r w:rsidRPr="00FE18CB">
        <w:tab/>
        <w:t xml:space="preserve">M. P. Kalapos, Methylglyoxal in living organisms: Chemistry, biochemistry, toxicology and biological implications. </w:t>
      </w:r>
      <w:r w:rsidRPr="00FE18CB">
        <w:rPr>
          <w:i/>
          <w:iCs/>
        </w:rPr>
        <w:t>Toxicology Letters</w:t>
      </w:r>
      <w:r w:rsidRPr="00FE18CB">
        <w:t xml:space="preserve"> </w:t>
      </w:r>
      <w:r w:rsidRPr="00FE18CB">
        <w:rPr>
          <w:b/>
          <w:bCs/>
        </w:rPr>
        <w:t>110</w:t>
      </w:r>
      <w:r w:rsidRPr="00FE18CB">
        <w:t>, 145–175 (1999).</w:t>
      </w:r>
    </w:p>
    <w:p w14:paraId="2FF5A9EC" w14:textId="77777777" w:rsidR="00FE18CB" w:rsidRPr="00FE18CB" w:rsidRDefault="00FE18CB" w:rsidP="00FE18CB">
      <w:pPr>
        <w:pStyle w:val="Bibliography"/>
      </w:pPr>
      <w:r w:rsidRPr="00FE18CB">
        <w:lastRenderedPageBreak/>
        <w:t xml:space="preserve">73. </w:t>
      </w:r>
      <w:r w:rsidRPr="00FE18CB">
        <w:tab/>
        <w:t xml:space="preserve">M. Kilstrup, K. Hammer, P. Ruhdal Jensen, J. Martinussen, Nucleotide metabolism and its control in lactic acid bacteria. </w:t>
      </w:r>
      <w:r w:rsidRPr="00FE18CB">
        <w:rPr>
          <w:i/>
          <w:iCs/>
        </w:rPr>
        <w:t>FEMS Microbiol Rev</w:t>
      </w:r>
      <w:r w:rsidRPr="00FE18CB">
        <w:t xml:space="preserve"> </w:t>
      </w:r>
      <w:r w:rsidRPr="00FE18CB">
        <w:rPr>
          <w:b/>
          <w:bCs/>
        </w:rPr>
        <w:t>29</w:t>
      </w:r>
      <w:r w:rsidRPr="00FE18CB">
        <w:t>, 555–590 (2005).</w:t>
      </w:r>
    </w:p>
    <w:p w14:paraId="7E849DB2" w14:textId="77777777" w:rsidR="00FE18CB" w:rsidRPr="00FE18CB" w:rsidRDefault="00FE18CB" w:rsidP="00FE18CB">
      <w:pPr>
        <w:pStyle w:val="Bibliography"/>
      </w:pPr>
      <w:r w:rsidRPr="00FE18CB">
        <w:t xml:space="preserve">74. </w:t>
      </w:r>
      <w:r w:rsidRPr="00FE18CB">
        <w:tab/>
        <w:t xml:space="preserve">A. N. Lane, T. W.-M. Fan, Regulation of mammalian nucleotide metabolism and biosynthesis. </w:t>
      </w:r>
      <w:r w:rsidRPr="00FE18CB">
        <w:rPr>
          <w:i/>
          <w:iCs/>
        </w:rPr>
        <w:t>Nucleic Acids Research</w:t>
      </w:r>
      <w:r w:rsidRPr="00FE18CB">
        <w:t xml:space="preserve"> </w:t>
      </w:r>
      <w:r w:rsidRPr="00FE18CB">
        <w:rPr>
          <w:b/>
          <w:bCs/>
        </w:rPr>
        <w:t>43</w:t>
      </w:r>
      <w:r w:rsidRPr="00FE18CB">
        <w:t>, 2466–2485 (2015).</w:t>
      </w:r>
    </w:p>
    <w:p w14:paraId="40A2A322" w14:textId="77777777" w:rsidR="00FE18CB" w:rsidRPr="00FE18CB" w:rsidRDefault="00FE18CB" w:rsidP="00FE18CB">
      <w:pPr>
        <w:pStyle w:val="Bibliography"/>
      </w:pPr>
      <w:r w:rsidRPr="00FE18CB">
        <w:t xml:space="preserve">75. </w:t>
      </w:r>
      <w:r w:rsidRPr="00FE18CB">
        <w:tab/>
        <w:t xml:space="preserve">M. Vinayak, C. Pathak, Queuosine modification of tRNA: its divergent role in cellular machinery. </w:t>
      </w:r>
      <w:r w:rsidRPr="00FE18CB">
        <w:rPr>
          <w:i/>
          <w:iCs/>
        </w:rPr>
        <w:t>Bioscience Reports</w:t>
      </w:r>
      <w:r w:rsidRPr="00FE18CB">
        <w:t xml:space="preserve"> </w:t>
      </w:r>
      <w:r w:rsidRPr="00FE18CB">
        <w:rPr>
          <w:b/>
          <w:bCs/>
        </w:rPr>
        <w:t>30</w:t>
      </w:r>
      <w:r w:rsidRPr="00FE18CB">
        <w:t>, 135–148 (2009).</w:t>
      </w:r>
    </w:p>
    <w:p w14:paraId="3A5937BA" w14:textId="77777777" w:rsidR="00FE18CB" w:rsidRPr="00FE18CB" w:rsidRDefault="00FE18CB" w:rsidP="00FE18CB">
      <w:pPr>
        <w:pStyle w:val="Bibliography"/>
      </w:pPr>
      <w:r w:rsidRPr="00FE18CB">
        <w:t xml:space="preserve">76. </w:t>
      </w:r>
      <w:r w:rsidRPr="00FE18CB">
        <w:tab/>
        <w:t xml:space="preserve">J. A. Imlay, The molecular mechanisms and physiological consequences of oxidative stress: lessons from a model bacterium. </w:t>
      </w:r>
      <w:r w:rsidRPr="00FE18CB">
        <w:rPr>
          <w:i/>
          <w:iCs/>
        </w:rPr>
        <w:t>Nat Rev Microbiol</w:t>
      </w:r>
      <w:r w:rsidRPr="00FE18CB">
        <w:t xml:space="preserve"> </w:t>
      </w:r>
      <w:r w:rsidRPr="00FE18CB">
        <w:rPr>
          <w:b/>
          <w:bCs/>
        </w:rPr>
        <w:t>11</w:t>
      </w:r>
      <w:r w:rsidRPr="00FE18CB">
        <w:t>, 443–454 (2013).</w:t>
      </w:r>
    </w:p>
    <w:p w14:paraId="0BBBB563" w14:textId="77777777" w:rsidR="00FE18CB" w:rsidRPr="00FE18CB" w:rsidRDefault="00FE18CB" w:rsidP="00FE18CB">
      <w:pPr>
        <w:pStyle w:val="Bibliography"/>
      </w:pPr>
      <w:r w:rsidRPr="00FE18CB">
        <w:t xml:space="preserve">77. </w:t>
      </w:r>
      <w:r w:rsidRPr="00FE18CB">
        <w:tab/>
        <w:t xml:space="preserve">J.-H. Martens, H. Barg, M. Warren, D. Jahn, Microbial production of vitamin B12. </w:t>
      </w:r>
      <w:r w:rsidRPr="00FE18CB">
        <w:rPr>
          <w:i/>
          <w:iCs/>
        </w:rPr>
        <w:t>Appl Microbiol Biotechnol</w:t>
      </w:r>
      <w:r w:rsidRPr="00FE18CB">
        <w:t xml:space="preserve"> </w:t>
      </w:r>
      <w:r w:rsidRPr="00FE18CB">
        <w:rPr>
          <w:b/>
          <w:bCs/>
        </w:rPr>
        <w:t>58</w:t>
      </w:r>
      <w:r w:rsidRPr="00FE18CB">
        <w:t>, 275–285 (2002).</w:t>
      </w:r>
    </w:p>
    <w:p w14:paraId="3B2A5023" w14:textId="77777777" w:rsidR="00FE18CB" w:rsidRPr="00FE18CB" w:rsidRDefault="00FE18CB" w:rsidP="00FE18CB">
      <w:pPr>
        <w:pStyle w:val="Bibliography"/>
      </w:pPr>
      <w:r w:rsidRPr="00FE18CB">
        <w:t xml:space="preserve">78. </w:t>
      </w:r>
      <w:r w:rsidRPr="00FE18CB">
        <w:tab/>
        <w:t xml:space="preserve">P. Belenky, K. L. Bogan, C. Brenner, NAD+ metabolism in health and disease. </w:t>
      </w:r>
      <w:r w:rsidRPr="00FE18CB">
        <w:rPr>
          <w:i/>
          <w:iCs/>
        </w:rPr>
        <w:t>Trends in Biochemical Sciences</w:t>
      </w:r>
      <w:r w:rsidRPr="00FE18CB">
        <w:t xml:space="preserve"> </w:t>
      </w:r>
      <w:r w:rsidRPr="00FE18CB">
        <w:rPr>
          <w:b/>
          <w:bCs/>
        </w:rPr>
        <w:t>32</w:t>
      </w:r>
      <w:r w:rsidRPr="00FE18CB">
        <w:t>, 12–19 (2007).</w:t>
      </w:r>
    </w:p>
    <w:p w14:paraId="615118E4" w14:textId="77777777" w:rsidR="00FE18CB" w:rsidRPr="00FE18CB" w:rsidRDefault="00FE18CB" w:rsidP="00FE18CB">
      <w:pPr>
        <w:pStyle w:val="Bibliography"/>
      </w:pPr>
      <w:r w:rsidRPr="00FE18CB">
        <w:t xml:space="preserve">79. </w:t>
      </w:r>
      <w:r w:rsidRPr="00FE18CB">
        <w:tab/>
        <w:t xml:space="preserve">C. L. Linster, E. Van Schaftingen, Vitamin C. </w:t>
      </w:r>
      <w:r w:rsidRPr="00FE18CB">
        <w:rPr>
          <w:i/>
          <w:iCs/>
        </w:rPr>
        <w:t>The FEBS Journal</w:t>
      </w:r>
      <w:r w:rsidRPr="00FE18CB">
        <w:t xml:space="preserve"> </w:t>
      </w:r>
      <w:r w:rsidRPr="00FE18CB">
        <w:rPr>
          <w:b/>
          <w:bCs/>
        </w:rPr>
        <w:t>274</w:t>
      </w:r>
      <w:r w:rsidRPr="00FE18CB">
        <w:t>, 1–22 (2007).</w:t>
      </w:r>
    </w:p>
    <w:p w14:paraId="7F34DC49" w14:textId="77777777" w:rsidR="00FE18CB" w:rsidRPr="00FE18CB" w:rsidRDefault="00FE18CB" w:rsidP="00FE18CB">
      <w:pPr>
        <w:pStyle w:val="Bibliography"/>
      </w:pPr>
      <w:r w:rsidRPr="00FE18CB">
        <w:t xml:space="preserve">80. </w:t>
      </w:r>
      <w:r w:rsidRPr="00FE18CB">
        <w:tab/>
        <w:t xml:space="preserve">N. Arpaia, C. Campbell, X. Fan, S. Dikiy, J. van der Veeken, P. deRoos, H. Liu, J. R. Cross, K. Pfeffer, P. J. Coffer, A. Y. Rudensky, Metabolites produced by commensal bacteria promote peripheral regulatory T-cell generation. </w:t>
      </w:r>
      <w:r w:rsidRPr="00FE18CB">
        <w:rPr>
          <w:i/>
          <w:iCs/>
        </w:rPr>
        <w:t>Nature</w:t>
      </w:r>
      <w:r w:rsidRPr="00FE18CB">
        <w:t xml:space="preserve"> </w:t>
      </w:r>
      <w:r w:rsidRPr="00FE18CB">
        <w:rPr>
          <w:b/>
          <w:bCs/>
        </w:rPr>
        <w:t>504</w:t>
      </w:r>
      <w:r w:rsidRPr="00FE18CB">
        <w:t>, 451–455 (2013).</w:t>
      </w:r>
    </w:p>
    <w:p w14:paraId="29F3C738" w14:textId="77777777" w:rsidR="00FE18CB" w:rsidRPr="00FE18CB" w:rsidRDefault="00FE18CB" w:rsidP="00FE18CB">
      <w:pPr>
        <w:pStyle w:val="Bibliography"/>
      </w:pPr>
      <w:r w:rsidRPr="00FE18CB">
        <w:t xml:space="preserve">81. </w:t>
      </w:r>
      <w:r w:rsidRPr="00FE18CB">
        <w:tab/>
        <w:t xml:space="preserve">H.-C. Hung, S.-F. Tsai, H.-W. Chou, M.-J. Tsai, P.-L. Hsu, Y.-M. Kuo, Dietary fatty acids differentially affect secretion of pro-inflammatory cytokines in human THP-1 monocytes. </w:t>
      </w:r>
      <w:r w:rsidRPr="00FE18CB">
        <w:rPr>
          <w:i/>
          <w:iCs/>
        </w:rPr>
        <w:t>Sci Rep</w:t>
      </w:r>
      <w:r w:rsidRPr="00FE18CB">
        <w:t xml:space="preserve"> </w:t>
      </w:r>
      <w:r w:rsidRPr="00FE18CB">
        <w:rPr>
          <w:b/>
          <w:bCs/>
        </w:rPr>
        <w:t>13</w:t>
      </w:r>
      <w:r w:rsidRPr="00FE18CB">
        <w:t>, 5511 (2023).</w:t>
      </w:r>
    </w:p>
    <w:p w14:paraId="082E7C00" w14:textId="77777777" w:rsidR="00FE18CB" w:rsidRPr="00FE18CB" w:rsidRDefault="00FE18CB" w:rsidP="00FE18CB">
      <w:pPr>
        <w:pStyle w:val="Bibliography"/>
      </w:pPr>
      <w:r w:rsidRPr="00FE18CB">
        <w:t xml:space="preserve">82. </w:t>
      </w:r>
      <w:r w:rsidRPr="00FE18CB">
        <w:tab/>
        <w:t xml:space="preserve">A. Nakamura, M. Matsumoto, Role of polyamines in intestinal mucosal barrier function. </w:t>
      </w:r>
      <w:r w:rsidRPr="00FE18CB">
        <w:rPr>
          <w:i/>
          <w:iCs/>
        </w:rPr>
        <w:t>Semin Immunopathol</w:t>
      </w:r>
      <w:r w:rsidRPr="00FE18CB">
        <w:t xml:space="preserve"> </w:t>
      </w:r>
      <w:r w:rsidRPr="00FE18CB">
        <w:rPr>
          <w:b/>
          <w:bCs/>
        </w:rPr>
        <w:t>47</w:t>
      </w:r>
      <w:r w:rsidRPr="00FE18CB">
        <w:t>, 9 (2025).</w:t>
      </w:r>
    </w:p>
    <w:p w14:paraId="7A57B881" w14:textId="77777777" w:rsidR="00FE18CB" w:rsidRPr="00FE18CB" w:rsidRDefault="00FE18CB" w:rsidP="00FE18CB">
      <w:pPr>
        <w:pStyle w:val="Bibliography"/>
      </w:pPr>
      <w:r w:rsidRPr="00FE18CB">
        <w:t xml:space="preserve">83. </w:t>
      </w:r>
      <w:r w:rsidRPr="00FE18CB">
        <w:tab/>
        <w:t xml:space="preserve">P. Konopelski, I. Mogilnicka, Biological Effects of Indole-3-Propionic Acid, a Gut Microbiota-Derived Metabolite, and Its Precursor Tryptophan in Mammals’ Health and Disease. </w:t>
      </w:r>
      <w:r w:rsidRPr="00FE18CB">
        <w:rPr>
          <w:i/>
          <w:iCs/>
        </w:rPr>
        <w:t>International Journal of Molecular Sciences</w:t>
      </w:r>
      <w:r w:rsidRPr="00FE18CB">
        <w:t xml:space="preserve"> </w:t>
      </w:r>
      <w:r w:rsidRPr="00FE18CB">
        <w:rPr>
          <w:b/>
          <w:bCs/>
        </w:rPr>
        <w:t>23</w:t>
      </w:r>
      <w:r w:rsidRPr="00FE18CB">
        <w:t>, 1222 (2022).</w:t>
      </w:r>
    </w:p>
    <w:p w14:paraId="124E2906" w14:textId="77777777" w:rsidR="00FE18CB" w:rsidRPr="00FE18CB" w:rsidRDefault="00FE18CB" w:rsidP="00FE18CB">
      <w:pPr>
        <w:pStyle w:val="Bibliography"/>
      </w:pPr>
      <w:r w:rsidRPr="00FE18CB">
        <w:t xml:space="preserve">84. </w:t>
      </w:r>
      <w:r w:rsidRPr="00FE18CB">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FE18CB">
        <w:rPr>
          <w:i/>
          <w:iCs/>
        </w:rPr>
        <w:t>Nutrients</w:t>
      </w:r>
      <w:r w:rsidRPr="00FE18CB">
        <w:t xml:space="preserve"> </w:t>
      </w:r>
      <w:r w:rsidRPr="00FE18CB">
        <w:rPr>
          <w:b/>
          <w:bCs/>
        </w:rPr>
        <w:t>12</w:t>
      </w:r>
      <w:r w:rsidRPr="00FE18CB">
        <w:t>, 935 (2020).</w:t>
      </w:r>
    </w:p>
    <w:p w14:paraId="5B887DE8" w14:textId="77777777" w:rsidR="00FE18CB" w:rsidRPr="00FE18CB" w:rsidRDefault="00FE18CB" w:rsidP="00FE18CB">
      <w:pPr>
        <w:pStyle w:val="Bibliography"/>
      </w:pPr>
      <w:r w:rsidRPr="00FE18CB">
        <w:t xml:space="preserve">85. </w:t>
      </w:r>
      <w:r w:rsidRPr="00FE18CB">
        <w:tab/>
        <w:t xml:space="preserve">B. J. Parker, P. A. Wearsch, A. C. M. Veloo, A. Rodriguez-Palacios, The Genus Alistipes: Gut Bacteria With Emerging Implications to Inflammation, Cancer, and Mental Health. </w:t>
      </w:r>
      <w:r w:rsidRPr="00FE18CB">
        <w:rPr>
          <w:i/>
          <w:iCs/>
        </w:rPr>
        <w:t>Front. Immunol.</w:t>
      </w:r>
      <w:r w:rsidRPr="00FE18CB">
        <w:t xml:space="preserve"> </w:t>
      </w:r>
      <w:r w:rsidRPr="00FE18CB">
        <w:rPr>
          <w:b/>
          <w:bCs/>
        </w:rPr>
        <w:t>11</w:t>
      </w:r>
      <w:r w:rsidRPr="00FE18CB">
        <w:t xml:space="preserve"> (2020).</w:t>
      </w:r>
    </w:p>
    <w:p w14:paraId="1E530600" w14:textId="77777777" w:rsidR="00FE18CB" w:rsidRPr="00FE18CB" w:rsidRDefault="00FE18CB" w:rsidP="00FE18CB">
      <w:pPr>
        <w:pStyle w:val="Bibliography"/>
      </w:pPr>
      <w:r w:rsidRPr="00FE18CB">
        <w:t xml:space="preserve">86. </w:t>
      </w:r>
      <w:r w:rsidRPr="00FE18CB">
        <w:tab/>
        <w:t xml:space="preserve">P. Louis, H. J. Flint, Formation of propionate and butyrate by the human colonic microbiota. </w:t>
      </w:r>
      <w:r w:rsidRPr="00FE18CB">
        <w:rPr>
          <w:i/>
          <w:iCs/>
        </w:rPr>
        <w:t>Environmental Microbiology</w:t>
      </w:r>
      <w:r w:rsidRPr="00FE18CB">
        <w:t xml:space="preserve"> </w:t>
      </w:r>
      <w:r w:rsidRPr="00FE18CB">
        <w:rPr>
          <w:b/>
          <w:bCs/>
        </w:rPr>
        <w:t>19</w:t>
      </w:r>
      <w:r w:rsidRPr="00FE18CB">
        <w:t>, 29–41 (2017).</w:t>
      </w:r>
    </w:p>
    <w:p w14:paraId="7219E3DF" w14:textId="77777777" w:rsidR="00FE18CB" w:rsidRPr="00FE18CB" w:rsidRDefault="00FE18CB" w:rsidP="00FE18CB">
      <w:pPr>
        <w:pStyle w:val="Bibliography"/>
      </w:pPr>
      <w:r w:rsidRPr="00FE18CB">
        <w:lastRenderedPageBreak/>
        <w:t xml:space="preserve">87. </w:t>
      </w:r>
      <w:r w:rsidRPr="00FE18CB">
        <w:tab/>
        <w:t xml:space="preserve">F. Wu, X. Guo, J. Zhang, M. Zhang, Z. Ou, Y. Peng, Phascolarctobacterium faecium abundant colonization in human gastrointestinal tract. </w:t>
      </w:r>
      <w:r w:rsidRPr="00FE18CB">
        <w:rPr>
          <w:i/>
          <w:iCs/>
        </w:rPr>
        <w:t>Experimental and Therapeutic Medicine</w:t>
      </w:r>
      <w:r w:rsidRPr="00FE18CB">
        <w:t xml:space="preserve"> </w:t>
      </w:r>
      <w:r w:rsidRPr="00FE18CB">
        <w:rPr>
          <w:b/>
          <w:bCs/>
        </w:rPr>
        <w:t>14</w:t>
      </w:r>
      <w:r w:rsidRPr="00FE18CB">
        <w:t>, 3122–3126 (2017).</w:t>
      </w:r>
    </w:p>
    <w:p w14:paraId="6647D2DA" w14:textId="77777777" w:rsidR="00FE18CB" w:rsidRPr="00FE18CB" w:rsidRDefault="00FE18CB" w:rsidP="00FE18CB">
      <w:pPr>
        <w:pStyle w:val="Bibliography"/>
      </w:pPr>
      <w:r w:rsidRPr="00FE18CB">
        <w:t xml:space="preserve">88. </w:t>
      </w:r>
      <w:r w:rsidRPr="00FE18CB">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FE18CB">
        <w:rPr>
          <w:i/>
          <w:iCs/>
        </w:rPr>
        <w:t>Front. Oncol.</w:t>
      </w:r>
      <w:r w:rsidRPr="00FE18CB">
        <w:t xml:space="preserve"> </w:t>
      </w:r>
      <w:r w:rsidRPr="00FE18CB">
        <w:rPr>
          <w:b/>
          <w:bCs/>
        </w:rPr>
        <w:t>9</w:t>
      </w:r>
      <w:r w:rsidRPr="00FE18CB">
        <w:t xml:space="preserve"> (2019).</w:t>
      </w:r>
    </w:p>
    <w:p w14:paraId="6C70E429" w14:textId="77777777" w:rsidR="00FE18CB" w:rsidRPr="00FE18CB" w:rsidRDefault="00FE18CB" w:rsidP="00FE18CB">
      <w:pPr>
        <w:pStyle w:val="Bibliography"/>
      </w:pPr>
      <w:r w:rsidRPr="00FE18CB">
        <w:t xml:space="preserve">89. </w:t>
      </w:r>
      <w:r w:rsidRPr="00FE18CB">
        <w:tab/>
        <w:t xml:space="preserve">M. Rajilić-Stojanović, W. M. de Vos, The first 1000 cultured species of the human gastrointestinal microbiota. </w:t>
      </w:r>
      <w:r w:rsidRPr="00FE18CB">
        <w:rPr>
          <w:i/>
          <w:iCs/>
        </w:rPr>
        <w:t>FEMS Microbiology Reviews</w:t>
      </w:r>
      <w:r w:rsidRPr="00FE18CB">
        <w:t xml:space="preserve"> </w:t>
      </w:r>
      <w:r w:rsidRPr="00FE18CB">
        <w:rPr>
          <w:b/>
          <w:bCs/>
        </w:rPr>
        <w:t>38</w:t>
      </w:r>
      <w:r w:rsidRPr="00FE18CB">
        <w:t>, 996–1047 (2014).</w:t>
      </w:r>
    </w:p>
    <w:p w14:paraId="41EDF979" w14:textId="77777777" w:rsidR="00FE18CB" w:rsidRPr="00FE18CB" w:rsidRDefault="00FE18CB" w:rsidP="00FE18CB">
      <w:pPr>
        <w:pStyle w:val="Bibliography"/>
      </w:pPr>
      <w:r w:rsidRPr="00FE18CB">
        <w:t xml:space="preserve">90. </w:t>
      </w:r>
      <w:r w:rsidRPr="00FE18CB">
        <w:tab/>
        <w:t xml:space="preserve">S. Ahn, J. Jung, I.-A. Jang, E. L. Madsen, W. Park, Role of Glyoxylate Shunt in Oxidative Stress Response. </w:t>
      </w:r>
      <w:r w:rsidRPr="00FE18CB">
        <w:rPr>
          <w:i/>
          <w:iCs/>
        </w:rPr>
        <w:t>Journal of Biological Chemistry</w:t>
      </w:r>
      <w:r w:rsidRPr="00FE18CB">
        <w:t xml:space="preserve"> </w:t>
      </w:r>
      <w:r w:rsidRPr="00FE18CB">
        <w:rPr>
          <w:b/>
          <w:bCs/>
        </w:rPr>
        <w:t>291</w:t>
      </w:r>
      <w:r w:rsidRPr="00FE18CB">
        <w:t>, 11928–11938 (2016).</w:t>
      </w:r>
    </w:p>
    <w:p w14:paraId="6188651B" w14:textId="77777777" w:rsidR="00FE18CB" w:rsidRPr="00FE18CB" w:rsidRDefault="00FE18CB" w:rsidP="00FE18CB">
      <w:pPr>
        <w:pStyle w:val="Bibliography"/>
      </w:pPr>
      <w:r w:rsidRPr="00FE18CB">
        <w:t xml:space="preserve">91. </w:t>
      </w:r>
      <w:r w:rsidRPr="00FE18CB">
        <w:tab/>
        <w:t xml:space="preserve">M. R. Badger, E. J. Bek, Multiple Rubisco forms in proteobacteria: their functional significance in relation to CO2 acquisition by the CBB cycle. </w:t>
      </w:r>
      <w:r w:rsidRPr="00FE18CB">
        <w:rPr>
          <w:i/>
          <w:iCs/>
        </w:rPr>
        <w:t>Journal of Experimental Botany</w:t>
      </w:r>
      <w:r w:rsidRPr="00FE18CB">
        <w:t xml:space="preserve"> </w:t>
      </w:r>
      <w:r w:rsidRPr="00FE18CB">
        <w:rPr>
          <w:b/>
          <w:bCs/>
        </w:rPr>
        <w:t>59</w:t>
      </w:r>
      <w:r w:rsidRPr="00FE18CB">
        <w:t>, 1525–1541 (2008).</w:t>
      </w:r>
    </w:p>
    <w:p w14:paraId="489BA7F5" w14:textId="77777777" w:rsidR="00FE18CB" w:rsidRPr="00FE18CB" w:rsidRDefault="00FE18CB" w:rsidP="00FE18CB">
      <w:pPr>
        <w:pStyle w:val="Bibliography"/>
      </w:pPr>
      <w:r w:rsidRPr="00FE18CB">
        <w:t xml:space="preserve">92. </w:t>
      </w:r>
      <w:r w:rsidRPr="00FE18CB">
        <w:tab/>
        <w:t xml:space="preserve">M. Bekker, G. Kramer, A. F. Hartog, M. J. Wagner, C. G. De Koster, K. J. Hellingwerf, M. J. Teixeira De Mattos, Changes in the redox state and composition of the quinone pool of Escherichia coli during aerobic batch-culture growth. </w:t>
      </w:r>
      <w:r w:rsidRPr="00FE18CB">
        <w:rPr>
          <w:i/>
          <w:iCs/>
        </w:rPr>
        <w:t>Microbiology</w:t>
      </w:r>
      <w:r w:rsidRPr="00FE18CB">
        <w:t xml:space="preserve"> </w:t>
      </w:r>
      <w:r w:rsidRPr="00FE18CB">
        <w:rPr>
          <w:b/>
          <w:bCs/>
        </w:rPr>
        <w:t>153</w:t>
      </w:r>
      <w:r w:rsidRPr="00FE18CB">
        <w:t>, 1974–1980 (2007).</w:t>
      </w:r>
    </w:p>
    <w:p w14:paraId="1687321B" w14:textId="77777777" w:rsidR="00FE18CB" w:rsidRPr="00FE18CB" w:rsidRDefault="00FE18CB" w:rsidP="00FE18CB">
      <w:pPr>
        <w:pStyle w:val="Bibliography"/>
      </w:pPr>
      <w:r w:rsidRPr="00FE18CB">
        <w:t xml:space="preserve">93. </w:t>
      </w:r>
      <w:r w:rsidRPr="00FE18CB">
        <w:tab/>
        <w:t xml:space="preserve">H.-M. Kuhn, U. Meier-Dieter, H. Mayer, ECA, the enterobacterial common antigen*. </w:t>
      </w:r>
      <w:r w:rsidRPr="00FE18CB">
        <w:rPr>
          <w:i/>
          <w:iCs/>
        </w:rPr>
        <w:t>FEMS Microbiology Reviews</w:t>
      </w:r>
      <w:r w:rsidRPr="00FE18CB">
        <w:t xml:space="preserve"> </w:t>
      </w:r>
      <w:r w:rsidRPr="00FE18CB">
        <w:rPr>
          <w:b/>
          <w:bCs/>
        </w:rPr>
        <w:t>4</w:t>
      </w:r>
      <w:r w:rsidRPr="00FE18CB">
        <w:t>, 195–222 (1988).</w:t>
      </w:r>
    </w:p>
    <w:p w14:paraId="5B99EFF4" w14:textId="77777777" w:rsidR="00FE18CB" w:rsidRPr="00FE18CB" w:rsidRDefault="00FE18CB" w:rsidP="00FE18CB">
      <w:pPr>
        <w:pStyle w:val="Bibliography"/>
      </w:pPr>
      <w:r w:rsidRPr="00FE18CB">
        <w:t xml:space="preserve">94. </w:t>
      </w:r>
      <w:r w:rsidRPr="00FE18CB">
        <w:tab/>
        <w:t xml:space="preserve">C. R. H. Raetz, C. Whitfield, Lipopolysaccharide endotoxins. </w:t>
      </w:r>
      <w:r w:rsidRPr="00FE18CB">
        <w:rPr>
          <w:i/>
          <w:iCs/>
        </w:rPr>
        <w:t>Annual Review of Biochemistry</w:t>
      </w:r>
      <w:r w:rsidRPr="00FE18CB">
        <w:t xml:space="preserve"> </w:t>
      </w:r>
      <w:r w:rsidRPr="00FE18CB">
        <w:rPr>
          <w:b/>
          <w:bCs/>
        </w:rPr>
        <w:t>71</w:t>
      </w:r>
      <w:r w:rsidRPr="00FE18CB">
        <w:t>, 635 (2002).</w:t>
      </w:r>
    </w:p>
    <w:p w14:paraId="3B973BAF" w14:textId="77777777" w:rsidR="00FE18CB" w:rsidRPr="00FE18CB" w:rsidRDefault="00FE18CB" w:rsidP="00FE18CB">
      <w:pPr>
        <w:pStyle w:val="Bibliography"/>
      </w:pPr>
      <w:r w:rsidRPr="00FE18CB">
        <w:t xml:space="preserve">95. </w:t>
      </w:r>
      <w:r w:rsidRPr="00FE18CB">
        <w:tab/>
        <w:t xml:space="preserve">G. Caballero-Flores, J. M. Pickard, G. Núñez, Microbiota-mediated colonization resistance: mechanisms and regulation. </w:t>
      </w:r>
      <w:r w:rsidRPr="00FE18CB">
        <w:rPr>
          <w:i/>
          <w:iCs/>
        </w:rPr>
        <w:t>Nat Rev Microbiol</w:t>
      </w:r>
      <w:r w:rsidRPr="00FE18CB">
        <w:t xml:space="preserve"> </w:t>
      </w:r>
      <w:r w:rsidRPr="00FE18CB">
        <w:rPr>
          <w:b/>
          <w:bCs/>
        </w:rPr>
        <w:t>21</w:t>
      </w:r>
      <w:r w:rsidRPr="00FE18CB">
        <w:t>, 347–360 (2023).</w:t>
      </w:r>
    </w:p>
    <w:p w14:paraId="33D96C76" w14:textId="77777777" w:rsidR="00FE18CB" w:rsidRPr="00FE18CB" w:rsidRDefault="00FE18CB" w:rsidP="00FE18CB">
      <w:pPr>
        <w:pStyle w:val="Bibliography"/>
      </w:pPr>
      <w:r w:rsidRPr="00FE18CB">
        <w:t xml:space="preserve">96. </w:t>
      </w:r>
      <w:r w:rsidRPr="00FE18CB">
        <w:tab/>
        <w:t xml:space="preserve">F. Spragge, E. Bakkeren, M. T. Jahn, E. B. N. Araujo, C. F. Pearson, X. Wang, L. Pankhurst, O. Cunrath, K. R. Foster, Microbiome diversity protects against pathogens by nutrient blocking. </w:t>
      </w:r>
      <w:r w:rsidRPr="00FE18CB">
        <w:rPr>
          <w:i/>
          <w:iCs/>
        </w:rPr>
        <w:t>Science</w:t>
      </w:r>
      <w:r w:rsidRPr="00FE18CB">
        <w:t xml:space="preserve"> </w:t>
      </w:r>
      <w:r w:rsidRPr="00FE18CB">
        <w:rPr>
          <w:b/>
          <w:bCs/>
        </w:rPr>
        <w:t>382</w:t>
      </w:r>
      <w:r w:rsidRPr="00FE18CB">
        <w:t>, eadj3502 (2023).</w:t>
      </w:r>
    </w:p>
    <w:p w14:paraId="3722B413" w14:textId="77777777" w:rsidR="00FE18CB" w:rsidRPr="00FE18CB" w:rsidRDefault="00FE18CB" w:rsidP="00FE18CB">
      <w:pPr>
        <w:pStyle w:val="Bibliography"/>
      </w:pPr>
      <w:r w:rsidRPr="00FE18CB">
        <w:t xml:space="preserve">97. </w:t>
      </w:r>
      <w:r w:rsidRPr="00FE18CB">
        <w:tab/>
        <w:t xml:space="preserve">C. G. Buffie, E. G. Pamer, Microbiota-mediated colonization resistance against intestinal pathogens. </w:t>
      </w:r>
      <w:r w:rsidRPr="00FE18CB">
        <w:rPr>
          <w:i/>
          <w:iCs/>
        </w:rPr>
        <w:t>Nat Rev Immunol</w:t>
      </w:r>
      <w:r w:rsidRPr="00FE18CB">
        <w:t xml:space="preserve"> </w:t>
      </w:r>
      <w:r w:rsidRPr="00FE18CB">
        <w:rPr>
          <w:b/>
          <w:bCs/>
        </w:rPr>
        <w:t>13</w:t>
      </w:r>
      <w:r w:rsidRPr="00FE18CB">
        <w:t>, 790–801 (2013).</w:t>
      </w:r>
    </w:p>
    <w:p w14:paraId="49630223" w14:textId="77777777" w:rsidR="00FE18CB" w:rsidRPr="00FE18CB" w:rsidRDefault="00FE18CB" w:rsidP="00FE18CB">
      <w:pPr>
        <w:pStyle w:val="Bibliography"/>
      </w:pPr>
      <w:r w:rsidRPr="00FE18CB">
        <w:t xml:space="preserve">98. </w:t>
      </w:r>
      <w:r w:rsidRPr="00FE18CB">
        <w:tab/>
        <w:t xml:space="preserve">S. Louca, M. F. Polz, F. Mazel, M. B. N. Albright, J. A. Huber, M. I. O’Connor, M. Ackermann, A. S. Hahn, D. S. Srivastava, S. A. Crowe, M. Doebeli, L. W. Parfrey, Function and functional redundancy in microbial systems. </w:t>
      </w:r>
      <w:r w:rsidRPr="00FE18CB">
        <w:rPr>
          <w:i/>
          <w:iCs/>
        </w:rPr>
        <w:t>Nat Ecol Evol</w:t>
      </w:r>
      <w:r w:rsidRPr="00FE18CB">
        <w:t xml:space="preserve"> </w:t>
      </w:r>
      <w:r w:rsidRPr="00FE18CB">
        <w:rPr>
          <w:b/>
          <w:bCs/>
        </w:rPr>
        <w:t>2</w:t>
      </w:r>
      <w:r w:rsidRPr="00FE18CB">
        <w:t>, 936–943 (2018).</w:t>
      </w:r>
    </w:p>
    <w:p w14:paraId="7655CC42" w14:textId="77777777" w:rsidR="00FE18CB" w:rsidRPr="00FE18CB" w:rsidRDefault="00FE18CB" w:rsidP="00FE18CB">
      <w:pPr>
        <w:pStyle w:val="Bibliography"/>
      </w:pPr>
      <w:r w:rsidRPr="00FE18CB">
        <w:t xml:space="preserve">99. </w:t>
      </w:r>
      <w:r w:rsidRPr="00FE18CB">
        <w:tab/>
        <w:t xml:space="preserve">N. O. Kaakoush, N. Castaño-Rodríguez, H. M. Mitchell, S. M. Man, Global Epidemiology of Campylobacter Infection. </w:t>
      </w:r>
      <w:r w:rsidRPr="00FE18CB">
        <w:rPr>
          <w:i/>
          <w:iCs/>
        </w:rPr>
        <w:t>Clinical Microbiology Reviews</w:t>
      </w:r>
      <w:r w:rsidRPr="00FE18CB">
        <w:t xml:space="preserve"> </w:t>
      </w:r>
      <w:r w:rsidRPr="00FE18CB">
        <w:rPr>
          <w:b/>
          <w:bCs/>
        </w:rPr>
        <w:t>28</w:t>
      </w:r>
      <w:r w:rsidRPr="00FE18CB">
        <w:t>, 687–720 (2015).</w:t>
      </w:r>
    </w:p>
    <w:p w14:paraId="5489EE1F" w14:textId="77777777" w:rsidR="00FE18CB" w:rsidRPr="00FE18CB" w:rsidRDefault="00FE18CB" w:rsidP="00FE18CB">
      <w:pPr>
        <w:pStyle w:val="Bibliography"/>
      </w:pPr>
      <w:r w:rsidRPr="00FE18CB">
        <w:lastRenderedPageBreak/>
        <w:t xml:space="preserve">100. </w:t>
      </w:r>
      <w:r w:rsidRPr="00FE18CB">
        <w:tab/>
        <w:t xml:space="preserve">J. Sáenz, Hopanoids as functional analogues of cholesterol in bacterial membranes. </w:t>
      </w:r>
      <w:r w:rsidRPr="00FE18CB">
        <w:rPr>
          <w:i/>
          <w:iCs/>
        </w:rPr>
        <w:t>PNAS</w:t>
      </w:r>
      <w:r w:rsidRPr="00FE18CB">
        <w:t xml:space="preserve"> </w:t>
      </w:r>
      <w:r w:rsidRPr="00FE18CB">
        <w:rPr>
          <w:b/>
          <w:bCs/>
        </w:rPr>
        <w:t>112</w:t>
      </w:r>
      <w:r w:rsidRPr="00FE18CB">
        <w:t>, 11971–11976 (2015).</w:t>
      </w:r>
    </w:p>
    <w:p w14:paraId="4A80F58D" w14:textId="77777777" w:rsidR="00FE18CB" w:rsidRPr="00FE18CB" w:rsidRDefault="00FE18CB" w:rsidP="00FE18CB">
      <w:pPr>
        <w:pStyle w:val="Bibliography"/>
      </w:pPr>
      <w:r w:rsidRPr="00FE18CB">
        <w:t xml:space="preserve">101. </w:t>
      </w:r>
      <w:r w:rsidRPr="00FE18CB">
        <w:tab/>
        <w:t xml:space="preserve">H. Lin, E. Decuypere, J. Buyse, Acute heat stress induces oxidative stress in broiler chickens. </w:t>
      </w:r>
      <w:r w:rsidRPr="00FE18CB">
        <w:rPr>
          <w:i/>
          <w:iCs/>
        </w:rPr>
        <w:t>Comparative Biochemistry and Physiology Part A: Molecular &amp; Integrative Physiology</w:t>
      </w:r>
      <w:r w:rsidRPr="00FE18CB">
        <w:t xml:space="preserve"> </w:t>
      </w:r>
      <w:r w:rsidRPr="00FE18CB">
        <w:rPr>
          <w:b/>
          <w:bCs/>
        </w:rPr>
        <w:t>144</w:t>
      </w:r>
      <w:r w:rsidRPr="00FE18CB">
        <w:t>, 11–17 (2006).</w:t>
      </w:r>
    </w:p>
    <w:p w14:paraId="5058F757" w14:textId="77777777" w:rsidR="00FE18CB" w:rsidRPr="00FE18CB" w:rsidRDefault="00FE18CB" w:rsidP="00FE18CB">
      <w:pPr>
        <w:pStyle w:val="Bibliography"/>
      </w:pPr>
      <w:r w:rsidRPr="00FE18CB">
        <w:t xml:space="preserve">102. </w:t>
      </w:r>
      <w:r w:rsidRPr="00FE18CB">
        <w:tab/>
        <w:t xml:space="preserve">K. M. Ng, J. A. Ferreyra, S. K. Higginbottom, J. B. Lynch, P. C. Kashyap, S. Gopinath, N. Naidu, B. Choudhury, B. C. Weimer, D. M. Monack, J. L. Sonnenburg, Microbiota-liberated host sugars facilitate post-antibiotic expansion of enteric pathogens. </w:t>
      </w:r>
      <w:r w:rsidRPr="00FE18CB">
        <w:rPr>
          <w:i/>
          <w:iCs/>
        </w:rPr>
        <w:t>Nature</w:t>
      </w:r>
      <w:r w:rsidRPr="00FE18CB">
        <w:t xml:space="preserve"> </w:t>
      </w:r>
      <w:r w:rsidRPr="00FE18CB">
        <w:rPr>
          <w:b/>
          <w:bCs/>
        </w:rPr>
        <w:t>502</w:t>
      </w:r>
      <w:r w:rsidRPr="00FE18CB">
        <w:t>, 96–99 (2013).</w:t>
      </w:r>
    </w:p>
    <w:p w14:paraId="0015ABA3" w14:textId="77777777" w:rsidR="00FE18CB" w:rsidRPr="00FE18CB" w:rsidRDefault="00FE18CB" w:rsidP="00FE18CB">
      <w:pPr>
        <w:pStyle w:val="Bibliography"/>
      </w:pPr>
      <w:r w:rsidRPr="00FE18CB">
        <w:t xml:space="preserve">103. </w:t>
      </w:r>
      <w:r w:rsidRPr="00FE18CB">
        <w:tab/>
        <w:t xml:space="preserve">M. Y. Zeng, N. Inohara, G. Nuñez, Mechanisms of inflammation-driven bacterial dysbiosis in the gut. </w:t>
      </w:r>
      <w:r w:rsidRPr="00FE18CB">
        <w:rPr>
          <w:i/>
          <w:iCs/>
        </w:rPr>
        <w:t>Mucosal Immunology</w:t>
      </w:r>
      <w:r w:rsidRPr="00FE18CB">
        <w:t xml:space="preserve"> </w:t>
      </w:r>
      <w:r w:rsidRPr="00FE18CB">
        <w:rPr>
          <w:b/>
          <w:bCs/>
        </w:rPr>
        <w:t>10</w:t>
      </w:r>
      <w:r w:rsidRPr="00FE18CB">
        <w:t>, 18–26 (2017).</w:t>
      </w:r>
    </w:p>
    <w:p w14:paraId="5A663653" w14:textId="77777777" w:rsidR="00FE18CB" w:rsidRPr="00FE18CB" w:rsidRDefault="00FE18CB" w:rsidP="00FE18CB">
      <w:pPr>
        <w:pStyle w:val="Bibliography"/>
      </w:pPr>
      <w:r w:rsidRPr="00FE18CB">
        <w:t xml:space="preserve">104. </w:t>
      </w:r>
      <w:r w:rsidRPr="00FE18CB">
        <w:tab/>
        <w:t xml:space="preserve">D. R. Donohoe, N. Garge, X. Zhang, W. Sun, T. M. O’Connell, M. K. Bunger, S. J. Bultman, The Microbiome and Butyrate Regulate Energy Metabolism and Autophagy in the Mammalian Colon. </w:t>
      </w:r>
      <w:r w:rsidRPr="00FE18CB">
        <w:rPr>
          <w:i/>
          <w:iCs/>
        </w:rPr>
        <w:t>Cell Metabolism</w:t>
      </w:r>
      <w:r w:rsidRPr="00FE18CB">
        <w:t xml:space="preserve"> </w:t>
      </w:r>
      <w:r w:rsidRPr="00FE18CB">
        <w:rPr>
          <w:b/>
          <w:bCs/>
        </w:rPr>
        <w:t>13</w:t>
      </w:r>
      <w:r w:rsidRPr="00FE18CB">
        <w:t>, 517–526 (2011).</w:t>
      </w:r>
    </w:p>
    <w:p w14:paraId="1E3EEB24" w14:textId="77777777" w:rsidR="00FE18CB" w:rsidRPr="00FE18CB" w:rsidRDefault="00FE18CB" w:rsidP="00FE18CB">
      <w:pPr>
        <w:pStyle w:val="Bibliography"/>
      </w:pPr>
      <w:r w:rsidRPr="00FE18CB">
        <w:t xml:space="preserve">105. </w:t>
      </w:r>
      <w:r w:rsidRPr="00FE18CB">
        <w:tab/>
        <w:t xml:space="preserve">C. Neuman, E. Hatje, K. Z. Zarkasi, R. Smullen, J. P. Bowman, M. Katouli, The effect of diet and environmental temperature on the faecal microbiota of farmed Tasmanian Atlantic Salmon (almo salar L.). </w:t>
      </w:r>
      <w:r w:rsidRPr="00FE18CB">
        <w:rPr>
          <w:i/>
          <w:iCs/>
        </w:rPr>
        <w:t>Aquaculture Research</w:t>
      </w:r>
      <w:r w:rsidRPr="00FE18CB">
        <w:t xml:space="preserve"> </w:t>
      </w:r>
      <w:r w:rsidRPr="00FE18CB">
        <w:rPr>
          <w:b/>
          <w:bCs/>
        </w:rPr>
        <w:t>47</w:t>
      </w:r>
      <w:r w:rsidRPr="00FE18CB">
        <w:t>, 660–672 (2016).</w:t>
      </w:r>
    </w:p>
    <w:p w14:paraId="6ECF9526" w14:textId="77777777" w:rsidR="00FE18CB" w:rsidRPr="00FE18CB" w:rsidRDefault="00FE18CB" w:rsidP="00FE18CB">
      <w:pPr>
        <w:pStyle w:val="Bibliography"/>
      </w:pPr>
      <w:r w:rsidRPr="00FE18CB">
        <w:t xml:space="preserve">106. </w:t>
      </w:r>
      <w:r w:rsidRPr="00FE18CB">
        <w:tab/>
        <w:t xml:space="preserve">E. L. Soriano, D. T. Ramírez, D. R. Araujo, B. Gómez-Gil, L. I. Castro, C. G. Sánchez, Effect of temperature and dietary lipid proportion on gut microbiota in yellowtail kingfish </w:t>
      </w:r>
      <w:r w:rsidRPr="00FE18CB">
        <w:rPr>
          <w:i/>
          <w:iCs/>
        </w:rPr>
        <w:t>Seriola lalandi</w:t>
      </w:r>
      <w:r w:rsidRPr="00FE18CB">
        <w:t xml:space="preserve"> juveniles. </w:t>
      </w:r>
      <w:r w:rsidRPr="00FE18CB">
        <w:rPr>
          <w:i/>
          <w:iCs/>
        </w:rPr>
        <w:t>Aquaculture</w:t>
      </w:r>
      <w:r w:rsidRPr="00FE18CB">
        <w:t xml:space="preserve"> </w:t>
      </w:r>
      <w:r w:rsidRPr="00FE18CB">
        <w:rPr>
          <w:b/>
          <w:bCs/>
        </w:rPr>
        <w:t>497</w:t>
      </w:r>
      <w:r w:rsidRPr="00FE18CB">
        <w:t>, 269–277 (2018).</w:t>
      </w:r>
    </w:p>
    <w:p w14:paraId="2C99C12D" w14:textId="77777777" w:rsidR="00FE18CB" w:rsidRPr="00FE18CB" w:rsidRDefault="00FE18CB" w:rsidP="00FE18CB">
      <w:pPr>
        <w:pStyle w:val="Bibliography"/>
      </w:pPr>
      <w:r w:rsidRPr="00FE18CB">
        <w:t xml:space="preserve">107. </w:t>
      </w:r>
      <w:r w:rsidRPr="00FE18CB">
        <w:tab/>
        <w:t xml:space="preserve">K. D. Kohl, J. Yahn, Effects of environmental temperature on the gut microbial communities of tadpoles. </w:t>
      </w:r>
      <w:r w:rsidRPr="00FE18CB">
        <w:rPr>
          <w:i/>
          <w:iCs/>
        </w:rPr>
        <w:t>Environmental Microbiology</w:t>
      </w:r>
      <w:r w:rsidRPr="00FE18CB">
        <w:t xml:space="preserve"> </w:t>
      </w:r>
      <w:r w:rsidRPr="00FE18CB">
        <w:rPr>
          <w:b/>
          <w:bCs/>
        </w:rPr>
        <w:t>18</w:t>
      </w:r>
      <w:r w:rsidRPr="00FE18CB">
        <w:t>, 1561–1565 (2016).</w:t>
      </w:r>
    </w:p>
    <w:p w14:paraId="2194A441" w14:textId="77777777" w:rsidR="00FE18CB" w:rsidRPr="00FE18CB" w:rsidRDefault="00FE18CB" w:rsidP="00FE18CB">
      <w:pPr>
        <w:pStyle w:val="Bibliography"/>
      </w:pPr>
      <w:r w:rsidRPr="00FE18CB">
        <w:t xml:space="preserve">108. </w:t>
      </w:r>
      <w:r w:rsidRPr="00FE18CB">
        <w:tab/>
        <w:t xml:space="preserve">F. A. Campos, L. M. Fedigan, Behavioral adaptations to heat stress and water scarcity in white-faced capuchins (Cebus capucinus) in Santa Rosa National Park, Costa Rica. </w:t>
      </w:r>
      <w:r w:rsidRPr="00FE18CB">
        <w:rPr>
          <w:i/>
          <w:iCs/>
        </w:rPr>
        <w:t>American Journal of Physical Anthropology</w:t>
      </w:r>
      <w:r w:rsidRPr="00FE18CB">
        <w:t xml:space="preserve"> </w:t>
      </w:r>
      <w:r w:rsidRPr="00FE18CB">
        <w:rPr>
          <w:b/>
          <w:bCs/>
        </w:rPr>
        <w:t>138</w:t>
      </w:r>
      <w:r w:rsidRPr="00FE18CB">
        <w:t>, 101–111 (2009).</w:t>
      </w:r>
    </w:p>
    <w:p w14:paraId="5E6E2156" w14:textId="77777777" w:rsidR="00FE18CB" w:rsidRPr="00FE18CB" w:rsidRDefault="00FE18CB" w:rsidP="00FE18CB">
      <w:pPr>
        <w:pStyle w:val="Bibliography"/>
      </w:pPr>
      <w:r w:rsidRPr="00FE18CB">
        <w:t xml:space="preserve">109. </w:t>
      </w:r>
      <w:r w:rsidRPr="00FE18CB">
        <w:tab/>
        <w:t xml:space="preserve">J. D. Orkin, M. J. Montague, D. Tejada-Martinez, M. De Manuel, J. Del Campo, S. Cheves Hernandez, A. Di Fiore, C. Fontsere, J. A. Hodgson, M. C. Janiak, L. F. K. Kuderna, E. Lizano, M. P. Martin, Y. Niimura, G. H. Perry, C. S. Valverde, J. Tang, W. C. Warren, J. P. De Magalhães, S. Kawamura, T. Marquès-Bonet, R. Krawetz, A. D. Melin, The genomics of ecological flexibility, large brains, and long lives in capuchin monkeys revealed with fecalFACS. </w:t>
      </w:r>
      <w:r w:rsidRPr="00FE18CB">
        <w:rPr>
          <w:i/>
          <w:iCs/>
        </w:rPr>
        <w:t>Proc. Natl. Acad. Sci. U.S.A.</w:t>
      </w:r>
      <w:r w:rsidRPr="00FE18CB">
        <w:t xml:space="preserve"> </w:t>
      </w:r>
      <w:r w:rsidRPr="00FE18CB">
        <w:rPr>
          <w:b/>
          <w:bCs/>
        </w:rPr>
        <w:t>118</w:t>
      </w:r>
      <w:r w:rsidRPr="00FE18CB">
        <w:t>, e2010632118 (2021).</w:t>
      </w:r>
    </w:p>
    <w:p w14:paraId="4201C446" w14:textId="77777777" w:rsidR="00FE18CB" w:rsidRPr="00FE18CB" w:rsidRDefault="00FE18CB" w:rsidP="00FE18CB">
      <w:pPr>
        <w:pStyle w:val="Bibliography"/>
      </w:pPr>
      <w:r w:rsidRPr="00FE18CB">
        <w:t xml:space="preserve">110. </w:t>
      </w:r>
      <w:r w:rsidRPr="00FE18CB">
        <w:tab/>
        <w:t xml:space="preserve">C. Nathan, A. Cunningham-Bussel, Beyond oxidative stress: an immunologist’s guide to reactive oxygen species. </w:t>
      </w:r>
      <w:r w:rsidRPr="00FE18CB">
        <w:rPr>
          <w:i/>
          <w:iCs/>
        </w:rPr>
        <w:t>Nat Rev Immunol</w:t>
      </w:r>
      <w:r w:rsidRPr="00FE18CB">
        <w:t xml:space="preserve"> </w:t>
      </w:r>
      <w:r w:rsidRPr="00FE18CB">
        <w:rPr>
          <w:b/>
          <w:bCs/>
        </w:rPr>
        <w:t>13</w:t>
      </w:r>
      <w:r w:rsidRPr="00FE18CB">
        <w:t>, 349–361 (2013).</w:t>
      </w:r>
    </w:p>
    <w:p w14:paraId="58D377B6" w14:textId="77777777" w:rsidR="00FE18CB" w:rsidRPr="00FE18CB" w:rsidRDefault="00FE18CB" w:rsidP="00FE18CB">
      <w:pPr>
        <w:pStyle w:val="Bibliography"/>
      </w:pPr>
      <w:r w:rsidRPr="00FE18CB">
        <w:t xml:space="preserve">111. </w:t>
      </w:r>
      <w:r w:rsidRPr="00FE18CB">
        <w:tab/>
        <w:t xml:space="preserve">L. Li, P. Peng, N. Ding, W. Jia, C. Huang, Y. Tang, Oxidative Stress, Inflammation, Gut Dysbiosis: What Can Polyphenols Do in Inflammatory Bowel Disease? </w:t>
      </w:r>
      <w:r w:rsidRPr="00FE18CB">
        <w:rPr>
          <w:i/>
          <w:iCs/>
        </w:rPr>
        <w:t>Antioxidants</w:t>
      </w:r>
      <w:r w:rsidRPr="00FE18CB">
        <w:t xml:space="preserve"> </w:t>
      </w:r>
      <w:r w:rsidRPr="00FE18CB">
        <w:rPr>
          <w:b/>
          <w:bCs/>
        </w:rPr>
        <w:t>12</w:t>
      </w:r>
      <w:r w:rsidRPr="00FE18CB">
        <w:t>, 967 (2023).</w:t>
      </w:r>
    </w:p>
    <w:p w14:paraId="43A4697E" w14:textId="77777777" w:rsidR="00FE18CB" w:rsidRPr="00FE18CB" w:rsidRDefault="00FE18CB" w:rsidP="00FE18CB">
      <w:pPr>
        <w:pStyle w:val="Bibliography"/>
      </w:pPr>
      <w:r w:rsidRPr="00FE18CB">
        <w:lastRenderedPageBreak/>
        <w:t xml:space="preserve">112. </w:t>
      </w:r>
      <w:r w:rsidRPr="00FE18CB">
        <w:tab/>
        <w:t xml:space="preserve">H. Mostafavi Abdolmaleky, J.-R. Zhou, Gut Microbiota Dysbiosis, Oxidative Stress, Inflammation, and Epigenetic Alterations in Metabolic Diseases. </w:t>
      </w:r>
      <w:r w:rsidRPr="00FE18CB">
        <w:rPr>
          <w:i/>
          <w:iCs/>
        </w:rPr>
        <w:t>Antioxidants</w:t>
      </w:r>
      <w:r w:rsidRPr="00FE18CB">
        <w:t xml:space="preserve"> </w:t>
      </w:r>
      <w:r w:rsidRPr="00FE18CB">
        <w:rPr>
          <w:b/>
          <w:bCs/>
        </w:rPr>
        <w:t>13</w:t>
      </w:r>
      <w:r w:rsidRPr="00FE18CB">
        <w:t>, 985 (2024).</w:t>
      </w:r>
    </w:p>
    <w:p w14:paraId="156FE197" w14:textId="77777777" w:rsidR="00FE18CB" w:rsidRPr="00FE18CB" w:rsidRDefault="00FE18CB" w:rsidP="00FE18CB">
      <w:pPr>
        <w:pStyle w:val="Bibliography"/>
      </w:pPr>
      <w:r w:rsidRPr="00FE18CB">
        <w:t xml:space="preserve">113. </w:t>
      </w:r>
      <w:r w:rsidRPr="00FE18CB">
        <w:tab/>
        <w:t xml:space="preserve">D. Dodd, M. H. Spitzer, W. Van Treuren, B. D. Merrill, A. J. Hryckowian, S. K. Higginbottom, A. Le, T. M. Cowan, G. P. Nolan, M. A. Fischbach, J. L. Sonnenburg, A gut bacterial pathway metabolizes aromatic amino acids into nine circulating metabolites. </w:t>
      </w:r>
      <w:r w:rsidRPr="00FE18CB">
        <w:rPr>
          <w:i/>
          <w:iCs/>
        </w:rPr>
        <w:t>Nature</w:t>
      </w:r>
      <w:r w:rsidRPr="00FE18CB">
        <w:t xml:space="preserve"> </w:t>
      </w:r>
      <w:r w:rsidRPr="00FE18CB">
        <w:rPr>
          <w:b/>
          <w:bCs/>
        </w:rPr>
        <w:t>551</w:t>
      </w:r>
      <w:r w:rsidRPr="00FE18CB">
        <w:t>, 648–652 (2017).</w:t>
      </w:r>
    </w:p>
    <w:p w14:paraId="002E1708" w14:textId="77777777" w:rsidR="00FE18CB" w:rsidRPr="00FE18CB" w:rsidRDefault="00FE18CB" w:rsidP="00FE18CB">
      <w:pPr>
        <w:pStyle w:val="Bibliography"/>
      </w:pPr>
      <w:r w:rsidRPr="00FE18CB">
        <w:t xml:space="preserve">114. </w:t>
      </w:r>
      <w:r w:rsidRPr="00FE18CB">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FE18CB">
        <w:rPr>
          <w:i/>
          <w:iCs/>
        </w:rPr>
        <w:t>Immunity</w:t>
      </w:r>
      <w:r w:rsidRPr="00FE18CB">
        <w:t xml:space="preserve"> </w:t>
      </w:r>
      <w:r w:rsidRPr="00FE18CB">
        <w:rPr>
          <w:b/>
          <w:bCs/>
        </w:rPr>
        <w:t>39</w:t>
      </w:r>
      <w:r w:rsidRPr="00FE18CB">
        <w:t>, 372–385 (2013).</w:t>
      </w:r>
    </w:p>
    <w:p w14:paraId="033631BA" w14:textId="77777777" w:rsidR="00FE18CB" w:rsidRPr="00FE18CB" w:rsidRDefault="00FE18CB" w:rsidP="00FE18CB">
      <w:pPr>
        <w:pStyle w:val="Bibliography"/>
      </w:pPr>
      <w:r w:rsidRPr="00FE18CB">
        <w:t xml:space="preserve">115. </w:t>
      </w:r>
      <w:r w:rsidRPr="00FE18CB">
        <w:tab/>
        <w:t xml:space="preserve">S. H. Chu, J. W. Lim, K. H. Kim, H. Kim, NF-κB and Bcl-2 in Helicobacter pylori-Induced Apoptosis in Gastric Epithelial Cells. </w:t>
      </w:r>
      <w:r w:rsidRPr="00FE18CB">
        <w:rPr>
          <w:i/>
          <w:iCs/>
        </w:rPr>
        <w:t>Annals of the New York Academy of Sciences</w:t>
      </w:r>
      <w:r w:rsidRPr="00FE18CB">
        <w:t xml:space="preserve"> </w:t>
      </w:r>
      <w:r w:rsidRPr="00FE18CB">
        <w:rPr>
          <w:b/>
          <w:bCs/>
        </w:rPr>
        <w:t>1010</w:t>
      </w:r>
      <w:r w:rsidRPr="00FE18CB">
        <w:t>, 568–572 (2003).</w:t>
      </w:r>
    </w:p>
    <w:p w14:paraId="511E594E" w14:textId="77777777" w:rsidR="00FE18CB" w:rsidRPr="00FE18CB" w:rsidRDefault="00FE18CB" w:rsidP="00FE18CB">
      <w:pPr>
        <w:pStyle w:val="Bibliography"/>
      </w:pPr>
      <w:r w:rsidRPr="00FE18CB">
        <w:t xml:space="preserve">116. </w:t>
      </w:r>
      <w:r w:rsidRPr="00FE18CB">
        <w:tab/>
        <w:t xml:space="preserve">E. Tinsley Johnson, M. E. Benítez, A. Fuentes, C. R. McLean, A. B. Norford, J. C. Ordoñez, J. C. Beehner, T. J. Bergman, High density of white-faced capuchins (Cebus capucinus) and habitat quality in the Taboga Forest of Costa Rica. </w:t>
      </w:r>
      <w:r w:rsidRPr="00FE18CB">
        <w:rPr>
          <w:i/>
          <w:iCs/>
        </w:rPr>
        <w:t>American Journal of Primatology</w:t>
      </w:r>
      <w:r w:rsidRPr="00FE18CB">
        <w:t xml:space="preserve"> </w:t>
      </w:r>
      <w:r w:rsidRPr="00FE18CB">
        <w:rPr>
          <w:b/>
          <w:bCs/>
        </w:rPr>
        <w:t>82</w:t>
      </w:r>
      <w:r w:rsidRPr="00FE18CB">
        <w:t>, e23096 (2020).</w:t>
      </w:r>
    </w:p>
    <w:p w14:paraId="1454D80C" w14:textId="77777777" w:rsidR="00FE18CB" w:rsidRPr="00FE18CB" w:rsidRDefault="00FE18CB" w:rsidP="00FE18CB">
      <w:pPr>
        <w:pStyle w:val="Bibliography"/>
      </w:pPr>
      <w:r w:rsidRPr="00FE18CB">
        <w:t xml:space="preserve">117. </w:t>
      </w:r>
      <w:r w:rsidRPr="00FE18CB">
        <w:tab/>
        <w:t xml:space="preserve">K. Thomas-White, S. C. Forster, N. Kumar, M. Van Kuiken, C. Putonti, M. D. Stares, E. E. Hilt, T. K. Price, A. J. Wolfe, T. D. Lawley, Culturing of female bladder bacteria reveals an interconnected urogenital microbiota. </w:t>
      </w:r>
      <w:r w:rsidRPr="00FE18CB">
        <w:rPr>
          <w:i/>
          <w:iCs/>
        </w:rPr>
        <w:t>Nat Commun</w:t>
      </w:r>
      <w:r w:rsidRPr="00FE18CB">
        <w:t xml:space="preserve"> </w:t>
      </w:r>
      <w:r w:rsidRPr="00FE18CB">
        <w:rPr>
          <w:b/>
          <w:bCs/>
        </w:rPr>
        <w:t>9</w:t>
      </w:r>
      <w:r w:rsidRPr="00FE18CB">
        <w:t>, 1557 (2018).</w:t>
      </w:r>
    </w:p>
    <w:p w14:paraId="15F10C4B" w14:textId="77777777" w:rsidR="00FE18CB" w:rsidRPr="00FE18CB" w:rsidRDefault="00FE18CB" w:rsidP="00FE18CB">
      <w:pPr>
        <w:pStyle w:val="Bibliography"/>
      </w:pPr>
      <w:r w:rsidRPr="00FE18CB">
        <w:t xml:space="preserve">118. </w:t>
      </w:r>
      <w:r w:rsidRPr="00FE18CB">
        <w:tab/>
        <w:t xml:space="preserve">M. L. Bergstrom, M. Emery Thompson, A. D. Melin, L. M. Fedigan, Using urinary parameters to estimate seasonal variation in the physical condition of female white-faced capuchin monkeys (Cebus capucinus imitator). </w:t>
      </w:r>
      <w:r w:rsidRPr="00FE18CB">
        <w:rPr>
          <w:i/>
          <w:iCs/>
        </w:rPr>
        <w:t>American Journal of Physical Anthropology</w:t>
      </w:r>
      <w:r w:rsidRPr="00FE18CB">
        <w:t xml:space="preserve"> </w:t>
      </w:r>
      <w:r w:rsidRPr="00FE18CB">
        <w:rPr>
          <w:b/>
          <w:bCs/>
        </w:rPr>
        <w:t>163</w:t>
      </w:r>
      <w:r w:rsidRPr="00FE18CB">
        <w:t>, 707–715 (2017).</w:t>
      </w:r>
    </w:p>
    <w:p w14:paraId="5B715B1B" w14:textId="77777777" w:rsidR="00FE18CB" w:rsidRPr="00FE18CB" w:rsidRDefault="00FE18CB" w:rsidP="00FE18CB">
      <w:pPr>
        <w:pStyle w:val="Bibliography"/>
      </w:pPr>
      <w:r w:rsidRPr="00FE18CB">
        <w:t xml:space="preserve">119. </w:t>
      </w:r>
      <w:r w:rsidRPr="00FE18CB">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FE18CB">
        <w:rPr>
          <w:i/>
          <w:iCs/>
        </w:rPr>
        <w:t>General and Comparative Endocrinology</w:t>
      </w:r>
      <w:r w:rsidRPr="00FE18CB">
        <w:t xml:space="preserve"> </w:t>
      </w:r>
      <w:r w:rsidRPr="00FE18CB">
        <w:rPr>
          <w:b/>
          <w:bCs/>
        </w:rPr>
        <w:t>329</w:t>
      </w:r>
      <w:r w:rsidRPr="00FE18CB">
        <w:t>, 114109 (2022).</w:t>
      </w:r>
    </w:p>
    <w:p w14:paraId="26C10E0D" w14:textId="77777777" w:rsidR="00FE18CB" w:rsidRPr="00FE18CB" w:rsidRDefault="00FE18CB" w:rsidP="00FE18CB">
      <w:pPr>
        <w:pStyle w:val="Bibliography"/>
      </w:pPr>
      <w:r w:rsidRPr="00FE18CB">
        <w:t xml:space="preserve">120. </w:t>
      </w:r>
      <w:r w:rsidRPr="00FE18CB">
        <w:tab/>
        <w:t xml:space="preserve">M. Stern, M. Quesada, K. E. Stoner, Changes in composition and structure of a tropical dry forest following intermittent Cattle grazing. </w:t>
      </w:r>
      <w:r w:rsidRPr="00FE18CB">
        <w:rPr>
          <w:i/>
          <w:iCs/>
        </w:rPr>
        <w:t>Revista de Biología Tropical</w:t>
      </w:r>
      <w:r w:rsidRPr="00FE18CB">
        <w:t xml:space="preserve"> </w:t>
      </w:r>
      <w:r w:rsidRPr="00FE18CB">
        <w:rPr>
          <w:b/>
          <w:bCs/>
        </w:rPr>
        <w:t>50</w:t>
      </w:r>
      <w:r w:rsidRPr="00FE18CB">
        <w:t>, 1021–1034 (2002).</w:t>
      </w:r>
    </w:p>
    <w:p w14:paraId="5744CA22" w14:textId="77777777" w:rsidR="00FE18CB" w:rsidRPr="00FE18CB" w:rsidRDefault="00FE18CB" w:rsidP="00FE18CB">
      <w:pPr>
        <w:pStyle w:val="Bibliography"/>
      </w:pPr>
      <w:r w:rsidRPr="00FE18CB">
        <w:t xml:space="preserve">121. </w:t>
      </w:r>
      <w:r w:rsidRPr="00FE18CB">
        <w:tab/>
        <w:t xml:space="preserve">J. M. Lucore, A. J. Marshall, S. F. Brosnan, M. E. Benítez, Validating Urinary Neopterin as a Biomarker of Immune Response in Captive and Wild Capuchin Monkeys. </w:t>
      </w:r>
      <w:r w:rsidRPr="00FE18CB">
        <w:rPr>
          <w:i/>
          <w:iCs/>
        </w:rPr>
        <w:t>Front. Vet. Sci.</w:t>
      </w:r>
      <w:r w:rsidRPr="00FE18CB">
        <w:t xml:space="preserve"> </w:t>
      </w:r>
      <w:r w:rsidRPr="00FE18CB">
        <w:rPr>
          <w:b/>
          <w:bCs/>
        </w:rPr>
        <w:t>9</w:t>
      </w:r>
      <w:r w:rsidRPr="00FE18CB">
        <w:t xml:space="preserve"> (2022).</w:t>
      </w:r>
    </w:p>
    <w:p w14:paraId="050B6A26" w14:textId="77777777" w:rsidR="00FE18CB" w:rsidRPr="00FE18CB" w:rsidRDefault="00FE18CB" w:rsidP="00FE18CB">
      <w:pPr>
        <w:pStyle w:val="Bibliography"/>
      </w:pPr>
      <w:r w:rsidRPr="00FE18CB">
        <w:lastRenderedPageBreak/>
        <w:t xml:space="preserve">122. </w:t>
      </w:r>
      <w:r w:rsidRPr="00FE18CB">
        <w:tab/>
        <w:t xml:space="preserve">K. R. Amato, S. Kuthyar, M. Ekanayake-Weber, R. Salmi, N. Snyder-Mackler, L. Wijayathunga, R. Vandercone, A. Lu, Gut microbiome, diet, and conservation of endangered langurs in Sri Lanka. </w:t>
      </w:r>
      <w:r w:rsidRPr="00FE18CB">
        <w:rPr>
          <w:i/>
          <w:iCs/>
        </w:rPr>
        <w:t>Biotropica</w:t>
      </w:r>
      <w:r w:rsidRPr="00FE18CB">
        <w:t xml:space="preserve"> </w:t>
      </w:r>
      <w:r w:rsidRPr="00FE18CB">
        <w:rPr>
          <w:b/>
          <w:bCs/>
        </w:rPr>
        <w:t>52</w:t>
      </w:r>
      <w:r w:rsidRPr="00FE18CB">
        <w:t>, 981–990 (2020).</w:t>
      </w:r>
    </w:p>
    <w:p w14:paraId="21F3E795" w14:textId="77777777" w:rsidR="00FE18CB" w:rsidRPr="00FE18CB" w:rsidRDefault="00FE18CB" w:rsidP="00FE18CB">
      <w:pPr>
        <w:pStyle w:val="Bibliography"/>
      </w:pPr>
      <w:r w:rsidRPr="00FE18CB">
        <w:t xml:space="preserve">123. </w:t>
      </w:r>
      <w:r w:rsidRPr="00FE18CB">
        <w:tab/>
        <w:t xml:space="preserve">E. k. Mallott, R. s. Malhi, P. a. Garber, High-throughput sequencing of fecal DNA to identify insects consumed by wild Weddell’s saddleback tamarins (aguinus weddelli, Cebidae, Primates) in Bolivia. </w:t>
      </w:r>
      <w:r w:rsidRPr="00FE18CB">
        <w:rPr>
          <w:i/>
          <w:iCs/>
        </w:rPr>
        <w:t>American Journal of Physical Anthropology</w:t>
      </w:r>
      <w:r w:rsidRPr="00FE18CB">
        <w:t xml:space="preserve"> </w:t>
      </w:r>
      <w:r w:rsidRPr="00FE18CB">
        <w:rPr>
          <w:b/>
          <w:bCs/>
        </w:rPr>
        <w:t>156</w:t>
      </w:r>
      <w:r w:rsidRPr="00FE18CB">
        <w:t>, 474–481 (2015).</w:t>
      </w:r>
    </w:p>
    <w:p w14:paraId="25080650" w14:textId="77777777" w:rsidR="00FE18CB" w:rsidRPr="00FE18CB" w:rsidRDefault="00FE18CB" w:rsidP="00FE18CB">
      <w:pPr>
        <w:pStyle w:val="Bibliography"/>
      </w:pPr>
      <w:r w:rsidRPr="00FE18CB">
        <w:t xml:space="preserve">124. </w:t>
      </w:r>
      <w:r w:rsidRPr="00FE18CB">
        <w:tab/>
        <w:t xml:space="preserve">S. B. Pickett, C. M. Bergey, A. Di Fiore, A Metagenomic Study of Primate Insect Diet Diversity. </w:t>
      </w:r>
      <w:r w:rsidRPr="00FE18CB">
        <w:rPr>
          <w:i/>
          <w:iCs/>
        </w:rPr>
        <w:t>American Journal of Primatology</w:t>
      </w:r>
      <w:r w:rsidRPr="00FE18CB">
        <w:t xml:space="preserve"> </w:t>
      </w:r>
      <w:r w:rsidRPr="00FE18CB">
        <w:rPr>
          <w:b/>
          <w:bCs/>
        </w:rPr>
        <w:t>74</w:t>
      </w:r>
      <w:r w:rsidRPr="00FE18CB">
        <w:t>, 622–631 (2012).</w:t>
      </w:r>
    </w:p>
    <w:p w14:paraId="3FE6F3F8" w14:textId="77777777" w:rsidR="00FE18CB" w:rsidRPr="00FE18CB" w:rsidRDefault="00FE18CB" w:rsidP="00FE18CB">
      <w:pPr>
        <w:pStyle w:val="Bibliography"/>
      </w:pPr>
      <w:r w:rsidRPr="00FE18CB">
        <w:t xml:space="preserve">125. </w:t>
      </w:r>
      <w:r w:rsidRPr="00FE18CB">
        <w:tab/>
        <w:t xml:space="preserve">D. M. Gohl, P. Vangay, J. Garbe, A. MacLean, A. Hauge, A. Becker, T. J. Gould, J. B. Clayton, T. J. Johnson, R. Hunter, D. Knights, K. B. Beckman, Systematic improvement of amplicon marker gene methods for increased accuracy in microbiome studies. </w:t>
      </w:r>
      <w:r w:rsidRPr="00FE18CB">
        <w:rPr>
          <w:i/>
          <w:iCs/>
        </w:rPr>
        <w:t>Nat Biotechnol</w:t>
      </w:r>
      <w:r w:rsidRPr="00FE18CB">
        <w:t xml:space="preserve"> </w:t>
      </w:r>
      <w:r w:rsidRPr="00FE18CB">
        <w:rPr>
          <w:b/>
          <w:bCs/>
        </w:rPr>
        <w:t>34</w:t>
      </w:r>
      <w:r w:rsidRPr="00FE18CB">
        <w:t>, 942–949 (2016).</w:t>
      </w:r>
    </w:p>
    <w:p w14:paraId="1A2A40D2" w14:textId="77777777" w:rsidR="00FE18CB" w:rsidRPr="00FE18CB" w:rsidRDefault="00FE18CB" w:rsidP="00FE18CB">
      <w:pPr>
        <w:pStyle w:val="Bibliography"/>
      </w:pPr>
      <w:r w:rsidRPr="00FE18CB">
        <w:t xml:space="preserve">126. </w:t>
      </w:r>
      <w:r w:rsidRPr="00FE18CB">
        <w:tab/>
        <w:t xml:space="preserve">E. K. Mallott, K. R. Amato, The microbial reproductive ecology of white-faced capuchins (Cebus capucinus). </w:t>
      </w:r>
      <w:r w:rsidRPr="00FE18CB">
        <w:rPr>
          <w:i/>
          <w:iCs/>
        </w:rPr>
        <w:t>American Journal of Primatology</w:t>
      </w:r>
      <w:r w:rsidRPr="00FE18CB">
        <w:t xml:space="preserve"> </w:t>
      </w:r>
      <w:r w:rsidRPr="00FE18CB">
        <w:rPr>
          <w:b/>
          <w:bCs/>
        </w:rPr>
        <w:t>80</w:t>
      </w:r>
      <w:r w:rsidRPr="00FE18CB">
        <w:t>, e22896 (2018).</w:t>
      </w:r>
    </w:p>
    <w:p w14:paraId="620575F4" w14:textId="77777777" w:rsidR="00FE18CB" w:rsidRPr="00FE18CB" w:rsidRDefault="00FE18CB" w:rsidP="00FE18CB">
      <w:pPr>
        <w:pStyle w:val="Bibliography"/>
      </w:pPr>
      <w:r w:rsidRPr="00FE18CB">
        <w:t xml:space="preserve">127. </w:t>
      </w:r>
      <w:r w:rsidRPr="00FE18CB">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FE18CB">
        <w:rPr>
          <w:i/>
          <w:iCs/>
        </w:rPr>
        <w:t>Nat Methods</w:t>
      </w:r>
      <w:r w:rsidRPr="00FE18CB">
        <w:t xml:space="preserve"> </w:t>
      </w:r>
      <w:r w:rsidRPr="00FE18CB">
        <w:rPr>
          <w:b/>
          <w:bCs/>
        </w:rPr>
        <w:t>7</w:t>
      </w:r>
      <w:r w:rsidRPr="00FE18CB">
        <w:t>, 335–336 (2010).</w:t>
      </w:r>
    </w:p>
    <w:p w14:paraId="068AFE4A" w14:textId="77777777" w:rsidR="00FE18CB" w:rsidRPr="00FE18CB" w:rsidRDefault="00FE18CB" w:rsidP="00FE18CB">
      <w:pPr>
        <w:pStyle w:val="Bibliography"/>
      </w:pPr>
      <w:r w:rsidRPr="00FE18CB">
        <w:t xml:space="preserve">128. </w:t>
      </w:r>
      <w:r w:rsidRPr="00FE18CB">
        <w:tab/>
        <w:t xml:space="preserve">B. J. Callahan, P. J. McMurdie, M. J. Rosen, A. W. Han, A. J. A. Johnson, S. P. Holmes, DADA2: High-resolution sample inference from Illumina amplicon data. </w:t>
      </w:r>
      <w:r w:rsidRPr="00FE18CB">
        <w:rPr>
          <w:i/>
          <w:iCs/>
        </w:rPr>
        <w:t>Nat Methods</w:t>
      </w:r>
      <w:r w:rsidRPr="00FE18CB">
        <w:t xml:space="preserve"> </w:t>
      </w:r>
      <w:r w:rsidRPr="00FE18CB">
        <w:rPr>
          <w:b/>
          <w:bCs/>
        </w:rPr>
        <w:t>13</w:t>
      </w:r>
      <w:r w:rsidRPr="00FE18CB">
        <w:t>, 581–583 (2016).</w:t>
      </w:r>
    </w:p>
    <w:p w14:paraId="1D4A1EE6" w14:textId="77777777" w:rsidR="00FE18CB" w:rsidRPr="00FE18CB" w:rsidRDefault="00FE18CB" w:rsidP="00FE18CB">
      <w:pPr>
        <w:pStyle w:val="Bibliography"/>
      </w:pPr>
      <w:r w:rsidRPr="00FE18CB">
        <w:t xml:space="preserve">129. </w:t>
      </w:r>
      <w:r w:rsidRPr="00FE18CB">
        <w:tab/>
        <w:t xml:space="preserve">N. A. Bokulich, B. D. Kaehler, J. R. Rideout, M. Dillon, E. Bolyen, R. Knight, G. A. Huttley, J. Gregory Caporaso, Optimizing taxonomic classification of marker-gene amplicon sequences with QIIME 2’s q2-feature-classifier plugin. </w:t>
      </w:r>
      <w:r w:rsidRPr="00FE18CB">
        <w:rPr>
          <w:i/>
          <w:iCs/>
        </w:rPr>
        <w:t>Microbiome</w:t>
      </w:r>
      <w:r w:rsidRPr="00FE18CB">
        <w:t xml:space="preserve"> </w:t>
      </w:r>
      <w:r w:rsidRPr="00FE18CB">
        <w:rPr>
          <w:b/>
          <w:bCs/>
        </w:rPr>
        <w:t>6</w:t>
      </w:r>
      <w:r w:rsidRPr="00FE18CB">
        <w:t>, 90 (2018).</w:t>
      </w:r>
    </w:p>
    <w:p w14:paraId="3F901201" w14:textId="77777777" w:rsidR="00FE18CB" w:rsidRPr="00FE18CB" w:rsidRDefault="00FE18CB" w:rsidP="00FE18CB">
      <w:pPr>
        <w:pStyle w:val="Bibliography"/>
      </w:pPr>
      <w:r w:rsidRPr="00FE18CB">
        <w:t xml:space="preserve">130. </w:t>
      </w:r>
      <w:r w:rsidRPr="00FE18CB">
        <w:tab/>
        <w:t xml:space="preserve">D. McDonald, M. N. Price, J. Goodrich, E. P. Nawrocki, T. Z. DeSantis, A. Probst, G. L. Andersen, R. Knight, P. Hugenholtz, An improved Greengenes taxonomy with explicit ranks for ecological and evolutionary analyses of bacteria and archaea. </w:t>
      </w:r>
      <w:r w:rsidRPr="00FE18CB">
        <w:rPr>
          <w:i/>
          <w:iCs/>
        </w:rPr>
        <w:t>ISME J</w:t>
      </w:r>
      <w:r w:rsidRPr="00FE18CB">
        <w:t xml:space="preserve"> </w:t>
      </w:r>
      <w:r w:rsidRPr="00FE18CB">
        <w:rPr>
          <w:b/>
          <w:bCs/>
        </w:rPr>
        <w:t>6</w:t>
      </w:r>
      <w:r w:rsidRPr="00FE18CB">
        <w:t>, 610–618 (2012).</w:t>
      </w:r>
    </w:p>
    <w:p w14:paraId="150F8FE6" w14:textId="77777777" w:rsidR="00FE18CB" w:rsidRPr="00FE18CB" w:rsidRDefault="00FE18CB" w:rsidP="00FE18CB">
      <w:pPr>
        <w:pStyle w:val="Bibliography"/>
      </w:pPr>
      <w:r w:rsidRPr="00FE18CB">
        <w:t xml:space="preserve">131. </w:t>
      </w:r>
      <w:r w:rsidRPr="00FE18CB">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FE18CB">
        <w:rPr>
          <w:i/>
          <w:iCs/>
        </w:rPr>
        <w:t>Nat Biotechnol</w:t>
      </w:r>
      <w:r w:rsidRPr="00FE18CB">
        <w:t xml:space="preserve"> </w:t>
      </w:r>
      <w:r w:rsidRPr="00FE18CB">
        <w:rPr>
          <w:b/>
          <w:bCs/>
        </w:rPr>
        <w:t>42</w:t>
      </w:r>
      <w:r w:rsidRPr="00FE18CB">
        <w:t>, 715–718 (2024).</w:t>
      </w:r>
    </w:p>
    <w:p w14:paraId="111034BD" w14:textId="77777777" w:rsidR="00FE18CB" w:rsidRPr="00FE18CB" w:rsidRDefault="00FE18CB" w:rsidP="00FE18CB">
      <w:pPr>
        <w:pStyle w:val="Bibliography"/>
      </w:pPr>
      <w:r w:rsidRPr="00FE18CB">
        <w:lastRenderedPageBreak/>
        <w:t xml:space="preserve">132. </w:t>
      </w:r>
      <w:r w:rsidRPr="00FE18CB">
        <w:tab/>
        <w:t xml:space="preserve">J. Bisanz, qiime2R: importing QIIME2 artifacts and associated data into R sessions. </w:t>
      </w:r>
      <w:r w:rsidRPr="00FE18CB">
        <w:rPr>
          <w:i/>
          <w:iCs/>
        </w:rPr>
        <w:t>R Package version 0.99</w:t>
      </w:r>
      <w:r w:rsidRPr="00FE18CB">
        <w:t xml:space="preserve"> (2018).</w:t>
      </w:r>
    </w:p>
    <w:p w14:paraId="35C3E365" w14:textId="77777777" w:rsidR="00FE18CB" w:rsidRPr="00FE18CB" w:rsidRDefault="00FE18CB" w:rsidP="00FE18CB">
      <w:pPr>
        <w:pStyle w:val="Bibliography"/>
      </w:pPr>
      <w:r w:rsidRPr="00FE18CB">
        <w:t xml:space="preserve">133. </w:t>
      </w:r>
      <w:r w:rsidRPr="00FE18CB">
        <w:tab/>
        <w:t xml:space="preserve">P. J. McMurdie, S. Holmes, phyloseq: An R Package for Reproducible Interactive Analysis and Graphics of Microbiome Census Data. </w:t>
      </w:r>
      <w:r w:rsidRPr="00FE18CB">
        <w:rPr>
          <w:i/>
          <w:iCs/>
        </w:rPr>
        <w:t>PLoS ONE</w:t>
      </w:r>
      <w:r w:rsidRPr="00FE18CB">
        <w:t xml:space="preserve"> </w:t>
      </w:r>
      <w:r w:rsidRPr="00FE18CB">
        <w:rPr>
          <w:b/>
          <w:bCs/>
        </w:rPr>
        <w:t>8</w:t>
      </w:r>
      <w:r w:rsidRPr="00FE18CB">
        <w:t>, e61217 (2013).</w:t>
      </w:r>
    </w:p>
    <w:p w14:paraId="36F75E07" w14:textId="77777777" w:rsidR="00FE18CB" w:rsidRPr="00FE18CB" w:rsidRDefault="00FE18CB" w:rsidP="00FE18CB">
      <w:pPr>
        <w:pStyle w:val="Bibliography"/>
      </w:pPr>
      <w:r w:rsidRPr="00FE18CB">
        <w:t xml:space="preserve">134. </w:t>
      </w:r>
      <w:r w:rsidRPr="00FE18CB">
        <w:tab/>
        <w:t xml:space="preserve">Q. Cao, X. Sun, K. Rajesh, N. Chalasani, K. Gelow, B. Katz, V. H. Shah, A. J. Sanyal, E. Smirnova, Effects of Rare Microbiome Taxa Filtering on Statistical Analysis. </w:t>
      </w:r>
      <w:r w:rsidRPr="00FE18CB">
        <w:rPr>
          <w:i/>
          <w:iCs/>
        </w:rPr>
        <w:t>Front. Microbiol.</w:t>
      </w:r>
      <w:r w:rsidRPr="00FE18CB">
        <w:t xml:space="preserve"> </w:t>
      </w:r>
      <w:r w:rsidRPr="00FE18CB">
        <w:rPr>
          <w:b/>
          <w:bCs/>
        </w:rPr>
        <w:t>11</w:t>
      </w:r>
      <w:r w:rsidRPr="00FE18CB">
        <w:t xml:space="preserve"> (2021).</w:t>
      </w:r>
    </w:p>
    <w:p w14:paraId="4ADEFF32" w14:textId="77777777" w:rsidR="00FE18CB" w:rsidRPr="00FE18CB" w:rsidRDefault="00FE18CB" w:rsidP="00FE18CB">
      <w:pPr>
        <w:pStyle w:val="Bibliography"/>
      </w:pPr>
      <w:r w:rsidRPr="00FE18CB">
        <w:t xml:space="preserve">135. </w:t>
      </w:r>
      <w:r w:rsidRPr="00FE18CB">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FE18CB">
        <w:rPr>
          <w:i/>
          <w:iCs/>
        </w:rPr>
        <w:t>eLife</w:t>
      </w:r>
      <w:r w:rsidRPr="00FE18CB">
        <w:t xml:space="preserve"> </w:t>
      </w:r>
      <w:r w:rsidRPr="00FE18CB">
        <w:rPr>
          <w:b/>
          <w:bCs/>
        </w:rPr>
        <w:t>10</w:t>
      </w:r>
      <w:r w:rsidRPr="00FE18CB">
        <w:t>, e65088 (2021).</w:t>
      </w:r>
    </w:p>
    <w:p w14:paraId="67F0F408" w14:textId="77777777" w:rsidR="00FE18CB" w:rsidRPr="00FE18CB" w:rsidRDefault="00FE18CB" w:rsidP="00FE18CB">
      <w:pPr>
        <w:pStyle w:val="Bibliography"/>
      </w:pPr>
      <w:r w:rsidRPr="00FE18CB">
        <w:t xml:space="preserve">136. </w:t>
      </w:r>
      <w:r w:rsidRPr="00FE18CB">
        <w:tab/>
        <w:t xml:space="preserve">E. K. Mallott, K. R. Amato, P. A. Garber, R. S. Malhi, Influence of fruit and invertebrate consumption on the gut microbiota of wild white-faced capuchins (Cebus capucinus). </w:t>
      </w:r>
      <w:r w:rsidRPr="00FE18CB">
        <w:rPr>
          <w:i/>
          <w:iCs/>
        </w:rPr>
        <w:t>American Journal of Physical Anthropology</w:t>
      </w:r>
      <w:r w:rsidRPr="00FE18CB">
        <w:t xml:space="preserve"> </w:t>
      </w:r>
      <w:r w:rsidRPr="00FE18CB">
        <w:rPr>
          <w:b/>
          <w:bCs/>
        </w:rPr>
        <w:t>165</w:t>
      </w:r>
      <w:r w:rsidRPr="00FE18CB">
        <w:t>, 576–588 (2018).</w:t>
      </w:r>
    </w:p>
    <w:p w14:paraId="21CED311" w14:textId="77777777" w:rsidR="00FE18CB" w:rsidRPr="00FE18CB" w:rsidRDefault="00FE18CB" w:rsidP="00FE18CB">
      <w:pPr>
        <w:pStyle w:val="Bibliography"/>
      </w:pPr>
      <w:r w:rsidRPr="00FE18CB">
        <w:t xml:space="preserve">137. </w:t>
      </w:r>
      <w:r w:rsidRPr="00FE18CB">
        <w:tab/>
        <w:t xml:space="preserve">A. J. Marshall, E. Meijaard, M. Leighton, Extreme ecological specialisation in a rainforest mammal, the Bornean tufted ground squirrel, Rheithrosciurus macrotis Gray, 1857. </w:t>
      </w:r>
      <w:r w:rsidRPr="00FE18CB">
        <w:rPr>
          <w:i/>
          <w:iCs/>
        </w:rPr>
        <w:t>Raffles Bulletin of Zoology</w:t>
      </w:r>
      <w:r w:rsidRPr="00FE18CB">
        <w:t xml:space="preserve"> </w:t>
      </w:r>
      <w:r w:rsidRPr="00FE18CB">
        <w:rPr>
          <w:b/>
          <w:bCs/>
        </w:rPr>
        <w:t>69</w:t>
      </w:r>
      <w:r w:rsidRPr="00FE18CB">
        <w:t>, 497506 (2021).</w:t>
      </w:r>
    </w:p>
    <w:p w14:paraId="1683E5D5" w14:textId="77777777" w:rsidR="00FE18CB" w:rsidRPr="00FE18CB" w:rsidRDefault="00FE18CB" w:rsidP="00FE18CB">
      <w:pPr>
        <w:pStyle w:val="Bibliography"/>
      </w:pPr>
      <w:r w:rsidRPr="00FE18CB">
        <w:t xml:space="preserve">138. </w:t>
      </w:r>
      <w:r w:rsidRPr="00FE18CB">
        <w:tab/>
        <w:t xml:space="preserve">J. Aitchison, M. Greenacre, Biplots of Compositional Data. </w:t>
      </w:r>
      <w:r w:rsidRPr="00FE18CB">
        <w:rPr>
          <w:i/>
          <w:iCs/>
        </w:rPr>
        <w:t>Journal of the Royal Statistical Society Series C: Applied Statistics</w:t>
      </w:r>
      <w:r w:rsidRPr="00FE18CB">
        <w:t xml:space="preserve"> </w:t>
      </w:r>
      <w:r w:rsidRPr="00FE18CB">
        <w:rPr>
          <w:b/>
          <w:bCs/>
        </w:rPr>
        <w:t>51</w:t>
      </w:r>
      <w:r w:rsidRPr="00FE18CB">
        <w:t>, 375–392 (2002).</w:t>
      </w:r>
    </w:p>
    <w:p w14:paraId="5D14C7C3" w14:textId="77777777" w:rsidR="00FE18CB" w:rsidRPr="00FE18CB" w:rsidRDefault="00FE18CB" w:rsidP="00FE18CB">
      <w:pPr>
        <w:pStyle w:val="Bibliography"/>
      </w:pPr>
      <w:r w:rsidRPr="00FE18CB">
        <w:t xml:space="preserve">139. </w:t>
      </w:r>
      <w:r w:rsidRPr="00FE18CB">
        <w:tab/>
        <w:t xml:space="preserve">J. Palarea-Albaladejo, J. A. Martín-Fernández, zCompositions — R package for multivariate imputation of left-censored data under a compositional approach. </w:t>
      </w:r>
      <w:r w:rsidRPr="00FE18CB">
        <w:rPr>
          <w:i/>
          <w:iCs/>
        </w:rPr>
        <w:t>Chemometrics and Intelligent Laboratory Systems</w:t>
      </w:r>
      <w:r w:rsidRPr="00FE18CB">
        <w:t xml:space="preserve"> </w:t>
      </w:r>
      <w:r w:rsidRPr="00FE18CB">
        <w:rPr>
          <w:b/>
          <w:bCs/>
        </w:rPr>
        <w:t>143</w:t>
      </w:r>
      <w:r w:rsidRPr="00FE18CB">
        <w:t>, 85–96 (2015).</w:t>
      </w:r>
    </w:p>
    <w:p w14:paraId="01406434" w14:textId="77777777" w:rsidR="00FE18CB" w:rsidRPr="00FE18CB" w:rsidRDefault="00FE18CB" w:rsidP="00FE18CB">
      <w:pPr>
        <w:pStyle w:val="Bibliography"/>
      </w:pPr>
      <w:r w:rsidRPr="00FE18CB">
        <w:t xml:space="preserve">140. </w:t>
      </w:r>
      <w:r w:rsidRPr="00FE18CB">
        <w:tab/>
        <w:t xml:space="preserve">G. B. Gloor, G. Reid, Compositional analysis: a valid approach to analyze microbiome high-throughput sequencing data. </w:t>
      </w:r>
      <w:r w:rsidRPr="00FE18CB">
        <w:rPr>
          <w:i/>
          <w:iCs/>
        </w:rPr>
        <w:t>Can. J. Microbiol.</w:t>
      </w:r>
      <w:r w:rsidRPr="00FE18CB">
        <w:t xml:space="preserve"> </w:t>
      </w:r>
      <w:r w:rsidRPr="00FE18CB">
        <w:rPr>
          <w:b/>
          <w:bCs/>
        </w:rPr>
        <w:t>62</w:t>
      </w:r>
      <w:r w:rsidRPr="00FE18CB">
        <w:t>, 692–703 (2016).</w:t>
      </w:r>
    </w:p>
    <w:p w14:paraId="1E50C2A2" w14:textId="77777777" w:rsidR="00FE18CB" w:rsidRPr="00FE18CB" w:rsidRDefault="00FE18CB" w:rsidP="00FE18CB">
      <w:pPr>
        <w:pStyle w:val="Bibliography"/>
      </w:pPr>
      <w:r w:rsidRPr="00FE18CB">
        <w:t xml:space="preserve">141. </w:t>
      </w:r>
      <w:r w:rsidRPr="00FE18CB">
        <w:tab/>
        <w:t xml:space="preserve">G. B. Gloor, J. M. Macklaim, V. Pawlowsky-Glahn, J. J. Egozcue, Microbiome Datasets Are Compositional: And This Is Not Optional. </w:t>
      </w:r>
      <w:r w:rsidRPr="00FE18CB">
        <w:rPr>
          <w:i/>
          <w:iCs/>
        </w:rPr>
        <w:t>Front. Microbiol.</w:t>
      </w:r>
      <w:r w:rsidRPr="00FE18CB">
        <w:t xml:space="preserve"> </w:t>
      </w:r>
      <w:r w:rsidRPr="00FE18CB">
        <w:rPr>
          <w:b/>
          <w:bCs/>
        </w:rPr>
        <w:t>8</w:t>
      </w:r>
      <w:r w:rsidRPr="00FE18CB">
        <w:t xml:space="preserve"> (2017).</w:t>
      </w:r>
    </w:p>
    <w:p w14:paraId="1B478CFC" w14:textId="77777777" w:rsidR="00FE18CB" w:rsidRPr="00FE18CB" w:rsidRDefault="00FE18CB" w:rsidP="00FE18CB">
      <w:pPr>
        <w:pStyle w:val="Bibliography"/>
      </w:pPr>
      <w:r w:rsidRPr="00FE18CB">
        <w:t xml:space="preserve">142. </w:t>
      </w:r>
      <w:r w:rsidRPr="00FE18CB">
        <w:tab/>
        <w:t xml:space="preserve">H. Akaike, “Information Theory and an Extension of the Maximum Likelihood Principle” in </w:t>
      </w:r>
      <w:r w:rsidRPr="00FE18CB">
        <w:rPr>
          <w:i/>
          <w:iCs/>
        </w:rPr>
        <w:t>Selected Papers of Hirotugu Akaike</w:t>
      </w:r>
      <w:r w:rsidRPr="00FE18CB">
        <w:t>, E. Parzen, K. Tanabe, G. Kitagawa, Eds. (Springer New York, New York, NY, 1998; http://link.springer.com/10.1007/978-1-4612-1694-0_15)</w:t>
      </w:r>
      <w:r w:rsidRPr="00FE18CB">
        <w:rPr>
          <w:i/>
          <w:iCs/>
        </w:rPr>
        <w:t>Springer Series in Statistics</w:t>
      </w:r>
      <w:r w:rsidRPr="00FE18CB">
        <w:t>, pp. 199–213.</w:t>
      </w:r>
    </w:p>
    <w:p w14:paraId="22F84D25" w14:textId="77777777" w:rsidR="00FE18CB" w:rsidRPr="00FE18CB" w:rsidRDefault="00FE18CB" w:rsidP="00FE18CB">
      <w:pPr>
        <w:pStyle w:val="Bibliography"/>
      </w:pPr>
      <w:r w:rsidRPr="00FE18CB">
        <w:t xml:space="preserve">143. </w:t>
      </w:r>
      <w:r w:rsidRPr="00FE18CB">
        <w:tab/>
        <w:t>C. M. Hurvich, C.-L. Tsai, Regression and time series model selection in small samples.</w:t>
      </w:r>
    </w:p>
    <w:p w14:paraId="2AB43901" w14:textId="77777777" w:rsidR="00FE18CB" w:rsidRPr="00FE18CB" w:rsidRDefault="00FE18CB" w:rsidP="00FE18CB">
      <w:pPr>
        <w:pStyle w:val="Bibliography"/>
      </w:pPr>
      <w:r w:rsidRPr="00FE18CB">
        <w:t xml:space="preserve">144. </w:t>
      </w:r>
      <w:r w:rsidRPr="00FE18CB">
        <w:tab/>
        <w:t xml:space="preserve">P. J. McMurdie, S. Holmes, Waste Not, Want Not: Why Rarefying Microbiome Data Is Inadmissible. </w:t>
      </w:r>
      <w:r w:rsidRPr="00FE18CB">
        <w:rPr>
          <w:i/>
          <w:iCs/>
        </w:rPr>
        <w:t>PLOS Computational Biology</w:t>
      </w:r>
      <w:r w:rsidRPr="00FE18CB">
        <w:t xml:space="preserve"> </w:t>
      </w:r>
      <w:r w:rsidRPr="00FE18CB">
        <w:rPr>
          <w:b/>
          <w:bCs/>
        </w:rPr>
        <w:t>10</w:t>
      </w:r>
      <w:r w:rsidRPr="00FE18CB">
        <w:t>, e1003531 (2014).</w:t>
      </w:r>
    </w:p>
    <w:p w14:paraId="5EFBB22B" w14:textId="77777777" w:rsidR="00FE18CB" w:rsidRPr="00FE18CB" w:rsidRDefault="00FE18CB" w:rsidP="00FE18CB">
      <w:pPr>
        <w:pStyle w:val="Bibliography"/>
      </w:pPr>
      <w:r w:rsidRPr="00FE18CB">
        <w:lastRenderedPageBreak/>
        <w:t xml:space="preserve">145. </w:t>
      </w:r>
      <w:r w:rsidRPr="00FE18CB">
        <w:tab/>
        <w:t xml:space="preserve">D. R. Anderson, K. P. Burnham, W. L. Thompson, Null Hypothesis Testing: Problems, Prevalence, and an Alternative. </w:t>
      </w:r>
      <w:r w:rsidRPr="00FE18CB">
        <w:rPr>
          <w:i/>
          <w:iCs/>
        </w:rPr>
        <w:t>The Journal of Wildlife Management</w:t>
      </w:r>
      <w:r w:rsidRPr="00FE18CB">
        <w:t xml:space="preserve"> </w:t>
      </w:r>
      <w:r w:rsidRPr="00FE18CB">
        <w:rPr>
          <w:b/>
          <w:bCs/>
        </w:rPr>
        <w:t>64</w:t>
      </w:r>
      <w:r w:rsidRPr="00FE18CB">
        <w:t>, 912–923 (2000).</w:t>
      </w:r>
    </w:p>
    <w:p w14:paraId="78EEF2CC" w14:textId="77777777" w:rsidR="00FE18CB" w:rsidRPr="00FE18CB" w:rsidRDefault="00FE18CB" w:rsidP="00FE18CB">
      <w:pPr>
        <w:pStyle w:val="Bibliography"/>
      </w:pPr>
      <w:r w:rsidRPr="00FE18CB">
        <w:t xml:space="preserve">146. </w:t>
      </w:r>
      <w:r w:rsidRPr="00FE18CB">
        <w:tab/>
        <w:t xml:space="preserve">K. P. Burnham, D. R. Anderson, K. P. Huyvaert, AIC model selection and multimodel inference in behavioral ecology: some background, observations, and comparisons. </w:t>
      </w:r>
      <w:r w:rsidRPr="00FE18CB">
        <w:rPr>
          <w:i/>
          <w:iCs/>
        </w:rPr>
        <w:t>Behav Ecol Sociobiol</w:t>
      </w:r>
      <w:r w:rsidRPr="00FE18CB">
        <w:t xml:space="preserve"> </w:t>
      </w:r>
      <w:r w:rsidRPr="00FE18CB">
        <w:rPr>
          <w:b/>
          <w:bCs/>
        </w:rPr>
        <w:t>65</w:t>
      </w:r>
      <w:r w:rsidRPr="00FE18CB">
        <w:t>, 23–35 (2011).</w:t>
      </w:r>
    </w:p>
    <w:p w14:paraId="01E5762C" w14:textId="77777777" w:rsidR="00FE18CB" w:rsidRPr="00FE18CB" w:rsidRDefault="00FE18CB" w:rsidP="00FE18CB">
      <w:pPr>
        <w:pStyle w:val="Bibliography"/>
      </w:pPr>
      <w:r w:rsidRPr="00FE18CB">
        <w:t xml:space="preserve">147. </w:t>
      </w:r>
      <w:r w:rsidRPr="00FE18CB">
        <w:tab/>
        <w:t xml:space="preserve">X. Zhang, Y.-F. Pei, L. Zhang, B. Guo, A. H. Pendegraft, W. Zhuang, N. Yi, Negative Binomial Mixed Models for Analyzing Longitudinal Microbiome Data. </w:t>
      </w:r>
      <w:r w:rsidRPr="00FE18CB">
        <w:rPr>
          <w:i/>
          <w:iCs/>
        </w:rPr>
        <w:t>Front. Microbiol.</w:t>
      </w:r>
      <w:r w:rsidRPr="00FE18CB">
        <w:t xml:space="preserve"> </w:t>
      </w:r>
      <w:r w:rsidRPr="00FE18CB">
        <w:rPr>
          <w:b/>
          <w:bCs/>
        </w:rPr>
        <w:t>9</w:t>
      </w:r>
      <w:r w:rsidRPr="00FE18CB">
        <w:t xml:space="preserve"> (2018).</w:t>
      </w:r>
    </w:p>
    <w:p w14:paraId="3F40879D" w14:textId="3CEF2C87" w:rsidR="00D82060" w:rsidRDefault="00AF39EF" w:rsidP="00A84791">
      <w:r>
        <w:fldChar w:fldCharType="end"/>
      </w:r>
    </w:p>
    <w:p w14:paraId="5FFDBBA5" w14:textId="77777777" w:rsidR="00D82060" w:rsidRDefault="00D82060" w:rsidP="00A84791"/>
    <w:p w14:paraId="19F7EBDB" w14:textId="77777777" w:rsidR="008C38E8" w:rsidRDefault="008C38E8" w:rsidP="00A84791"/>
    <w:p w14:paraId="7E3C9646" w14:textId="77777777" w:rsidR="008C38E8" w:rsidRDefault="008C38E8" w:rsidP="00A84791"/>
    <w:p w14:paraId="13D8EDDA" w14:textId="77777777" w:rsidR="008C38E8" w:rsidRDefault="008C38E8" w:rsidP="00D4726B">
      <w:pPr>
        <w:ind w:firstLine="720"/>
      </w:pPr>
    </w:p>
    <w:sectPr w:rsidR="008C38E8"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shall, Andrew" w:date="2025-08-12T09:41:00Z" w:initials="MA">
    <w:p w14:paraId="7174FFFD" w14:textId="77777777" w:rsidR="00186255" w:rsidRDefault="00186255">
      <w:pPr>
        <w:pStyle w:val="CommentText"/>
      </w:pPr>
      <w:r>
        <w:rPr>
          <w:rStyle w:val="CommentReference"/>
        </w:rPr>
        <w:annotationRef/>
      </w:r>
      <w:r>
        <w:t>I don’t love “diverse” here. I tried “many” but I don’t really like that, either. So I will leave as is, but if you have any thoughts on a different word, that would be good</w:t>
      </w:r>
    </w:p>
    <w:p w14:paraId="788656F1" w14:textId="45D26596" w:rsidR="00186255" w:rsidRDefault="00186255">
      <w:pPr>
        <w:pStyle w:val="CommentText"/>
      </w:pPr>
    </w:p>
  </w:comment>
  <w:comment w:id="2" w:author="Marshall, Andrew" w:date="2025-08-12T09:44:00Z" w:initials="MA">
    <w:p w14:paraId="706FCD11" w14:textId="52876B83" w:rsidR="00061C9D" w:rsidRDefault="00061C9D">
      <w:pPr>
        <w:pStyle w:val="CommentText"/>
      </w:pPr>
      <w:r>
        <w:rPr>
          <w:rStyle w:val="CommentReference"/>
        </w:rPr>
        <w:annotationRef/>
      </w:r>
      <w:r>
        <w:t>The homeostasis is in individuals, not the population. Maybe this better?</w:t>
      </w:r>
    </w:p>
  </w:comment>
  <w:comment w:id="6" w:author="Marshall, Andrew" w:date="2025-08-12T09:47:00Z" w:initials="MA">
    <w:p w14:paraId="5944E65B" w14:textId="70B84FC0" w:rsidR="00061C9D" w:rsidRDefault="00061C9D">
      <w:pPr>
        <w:pStyle w:val="CommentText"/>
      </w:pPr>
      <w:r>
        <w:rPr>
          <w:rStyle w:val="CommentReference"/>
        </w:rPr>
        <w:annotationRef/>
      </w:r>
      <w:r>
        <w:t>Good</w:t>
      </w:r>
    </w:p>
    <w:p w14:paraId="1AC5123E" w14:textId="3E61647D" w:rsidR="00061C9D" w:rsidRDefault="00061C9D">
      <w:pPr>
        <w:pStyle w:val="CommentText"/>
      </w:pPr>
    </w:p>
  </w:comment>
  <w:comment w:id="9" w:author="Marshall, Andrew" w:date="2025-08-12T09:50:00Z" w:initials="MA">
    <w:p w14:paraId="0A567353" w14:textId="53A4CCA9" w:rsidR="00BF5390" w:rsidRDefault="00BF5390">
      <w:pPr>
        <w:pStyle w:val="CommentText"/>
      </w:pPr>
      <w:r>
        <w:rPr>
          <w:rStyle w:val="CommentReference"/>
        </w:rPr>
        <w:annotationRef/>
      </w:r>
      <w:r>
        <w:t>These don’t seem to go together. The second sentence is not an example of the microbiome facilitating adaptation, right? It is the opposite. Reword?</w:t>
      </w:r>
    </w:p>
  </w:comment>
  <w:comment w:id="10" w:author="Lucore, Jordan" w:date="2025-08-12T14:23:00Z" w:initials="JL">
    <w:p w14:paraId="35293D33" w14:textId="77777777" w:rsidR="00A63AC5" w:rsidRDefault="00A63AC5" w:rsidP="00A63AC5">
      <w:r>
        <w:rPr>
          <w:rStyle w:val="CommentReference"/>
        </w:rPr>
        <w:annotationRef/>
      </w:r>
      <w:r>
        <w:rPr>
          <w:sz w:val="20"/>
          <w:szCs w:val="20"/>
        </w:rPr>
        <w:t>this is more in juxtaposition</w:t>
      </w:r>
    </w:p>
  </w:comment>
  <w:comment w:id="12" w:author="Marshall, Andrew" w:date="2025-08-12T09:56:00Z" w:initials="MA">
    <w:p w14:paraId="18FF0EAC" w14:textId="52DB6691" w:rsidR="006F73B6" w:rsidRDefault="006F73B6">
      <w:pPr>
        <w:pStyle w:val="CommentText"/>
      </w:pPr>
      <w:r>
        <w:rPr>
          <w:rStyle w:val="CommentReference"/>
        </w:rPr>
        <w:annotationRef/>
      </w:r>
      <w:r>
        <w:t xml:space="preserve">This is probably pedantic… but the changes in function </w:t>
      </w:r>
      <w:r w:rsidR="00303CBA">
        <w:t>are to individuals, not the population</w:t>
      </w:r>
      <w:r w:rsidR="00542FC1">
        <w:t>. Is there a reason to add the word “population” at all?</w:t>
      </w:r>
    </w:p>
  </w:comment>
  <w:comment w:id="16" w:author="Marshall, Andrew" w:date="2025-08-12T09:58:00Z" w:initials="MA">
    <w:p w14:paraId="0151AF22" w14:textId="2C68851E" w:rsidR="006A0886" w:rsidRDefault="006A0886">
      <w:pPr>
        <w:pStyle w:val="CommentText"/>
      </w:pPr>
      <w:r>
        <w:rPr>
          <w:rStyle w:val="CommentReference"/>
        </w:rPr>
        <w:annotationRef/>
      </w:r>
      <w:r>
        <w:t>So far, this is excellent. It’s clear and specific, without getting too much into the weeds</w:t>
      </w:r>
    </w:p>
  </w:comment>
  <w:comment w:id="20" w:author="Marshall, Andrew" w:date="2025-08-12T10:00:00Z" w:initials="MA">
    <w:p w14:paraId="1C607F9A" w14:textId="2781C3E0" w:rsidR="00B16374" w:rsidRDefault="00B16374">
      <w:pPr>
        <w:pStyle w:val="CommentText"/>
      </w:pPr>
      <w:r>
        <w:rPr>
          <w:rStyle w:val="CommentReference"/>
        </w:rPr>
        <w:annotationRef/>
      </w:r>
      <w:r>
        <w:t>Good!</w:t>
      </w:r>
    </w:p>
  </w:comment>
  <w:comment w:id="21" w:author="Marshall, Andrew" w:date="2025-08-12T10:05:00Z" w:initials="MA">
    <w:p w14:paraId="6684D096" w14:textId="2094DA52" w:rsidR="00F93785" w:rsidRDefault="00F93785">
      <w:pPr>
        <w:pStyle w:val="CommentText"/>
      </w:pPr>
      <w:r>
        <w:rPr>
          <w:rStyle w:val="CommentReference"/>
        </w:rPr>
        <w:annotationRef/>
      </w:r>
      <w:r>
        <w:t>I don’t think this has been defined yet? If so, I missed it so maybe helpful to reiterate here</w:t>
      </w:r>
    </w:p>
  </w:comment>
  <w:comment w:id="24" w:author="Marshall, Andrew" w:date="2025-08-12T10:06:00Z" w:initials="MA">
    <w:p w14:paraId="0EE31F71" w14:textId="53A1C06D" w:rsidR="009E28E8" w:rsidRDefault="009E28E8">
      <w:pPr>
        <w:pStyle w:val="CommentText"/>
      </w:pPr>
      <w:r>
        <w:rPr>
          <w:rStyle w:val="CommentReference"/>
        </w:rPr>
        <w:annotationRef/>
      </w:r>
      <w:r>
        <w:t>good</w:t>
      </w:r>
    </w:p>
  </w:comment>
  <w:comment w:id="25" w:author="Marshall, Andrew" w:date="2025-08-12T10:11:00Z" w:initials="MA">
    <w:p w14:paraId="2B810143" w14:textId="590F4531" w:rsidR="00E11AA7" w:rsidRDefault="00E11AA7">
      <w:pPr>
        <w:pStyle w:val="CommentText"/>
      </w:pPr>
      <w:r>
        <w:rPr>
          <w:rStyle w:val="CommentReference"/>
        </w:rPr>
        <w:annotationRef/>
      </w:r>
      <w:r>
        <w:t>Most often I see this as “Shannon diversity”, not the possessive. Above “Shannon’s diversity index” is fine, but here I would suggest just “</w:t>
      </w:r>
      <w:r w:rsidR="00BB5119">
        <w:t>S</w:t>
      </w:r>
      <w:r>
        <w:t xml:space="preserve">hannon diversity”– unless you are noticing </w:t>
      </w:r>
      <w:r w:rsidR="00BB5119">
        <w:t>a different norm in the microbiome world</w:t>
      </w:r>
    </w:p>
  </w:comment>
  <w:comment w:id="26" w:author="Lucore, Jordan" w:date="2025-08-12T14:24:00Z" w:initials="JL">
    <w:p w14:paraId="3579D75D" w14:textId="77777777" w:rsidR="00A63AC5" w:rsidRDefault="00A63AC5" w:rsidP="00A63AC5">
      <w:r>
        <w:rPr>
          <w:rStyle w:val="CommentReference"/>
        </w:rPr>
        <w:annotationRef/>
      </w:r>
      <w:r>
        <w:rPr>
          <w:sz w:val="20"/>
          <w:szCs w:val="20"/>
        </w:rPr>
        <w:t>check this with the micorbiome lit to make sure</w:t>
      </w:r>
    </w:p>
  </w:comment>
  <w:comment w:id="30" w:author="Marshall, Andrew" w:date="2025-08-12T10:31:00Z" w:initials="MA">
    <w:p w14:paraId="40ABEE1D" w14:textId="79F56752" w:rsidR="00A24845" w:rsidRDefault="00A24845">
      <w:pPr>
        <w:pStyle w:val="CommentText"/>
      </w:pPr>
      <w:r>
        <w:rPr>
          <w:rStyle w:val="CommentReference"/>
        </w:rPr>
        <w:annotationRef/>
      </w:r>
      <w:r>
        <w:t>I really like this figure- it is information dense and a very helpful summary of lots of key findings. I do fear we’ll be scolded by an editor or reviewer for font size, but we’ll see!</w:t>
      </w:r>
    </w:p>
  </w:comment>
  <w:comment w:id="31" w:author="Marshall, Andrew" w:date="2025-08-12T10:34:00Z" w:initials="MA">
    <w:p w14:paraId="6500092C" w14:textId="09D50061" w:rsidR="007606E3" w:rsidRDefault="007606E3">
      <w:pPr>
        <w:pStyle w:val="CommentText"/>
      </w:pPr>
      <w:r>
        <w:rPr>
          <w:rStyle w:val="CommentReference"/>
        </w:rPr>
        <w:annotationRef/>
      </w:r>
      <w:r>
        <w:t xml:space="preserve">This is true of PC1 by definition, right? PCs are ranked in decreasing order of variabce explained (aka loadings), so this maybe does not need stating? </w:t>
      </w:r>
      <w:r w:rsidR="006E7C5F">
        <w:t xml:space="preserve">(Unless this comparing across analyses, in which case that should be stated more clearly) </w:t>
      </w:r>
      <w:r>
        <w:t xml:space="preserve">Also, </w:t>
      </w:r>
      <w:r w:rsidR="009F3ED3">
        <w:t>wh</w:t>
      </w:r>
      <w:r>
        <w:t>y the “but”?</w:t>
      </w:r>
    </w:p>
  </w:comment>
  <w:comment w:id="32" w:author="Marshall, Andrew" w:date="2025-08-12T10:37:00Z" w:initials="MA">
    <w:p w14:paraId="46AB779D" w14:textId="15535299" w:rsidR="00E62B00" w:rsidRDefault="00E62B00">
      <w:pPr>
        <w:pStyle w:val="CommentText"/>
      </w:pPr>
      <w:r>
        <w:rPr>
          <w:rStyle w:val="CommentReference"/>
        </w:rPr>
        <w:annotationRef/>
      </w:r>
      <w:r>
        <w:t>Check the style guide- do they want hyphens for negative signs? Or En or Em dashes?</w:t>
      </w:r>
    </w:p>
  </w:comment>
  <w:comment w:id="33" w:author="Marshall, Andrew" w:date="2025-08-12T10:38:00Z" w:initials="MA">
    <w:p w14:paraId="022A435A" w14:textId="720B10A4" w:rsidR="007556D5" w:rsidRDefault="007556D5">
      <w:pPr>
        <w:pStyle w:val="CommentText"/>
      </w:pPr>
      <w:r>
        <w:rPr>
          <w:rStyle w:val="CommentReference"/>
        </w:rPr>
        <w:annotationRef/>
      </w:r>
      <w:r>
        <w:t>See earlier comment. Whatever you decide, just ensure we are consistent</w:t>
      </w:r>
    </w:p>
  </w:comment>
  <w:comment w:id="35" w:author="Marshall, Andrew" w:date="2025-08-12T10:45:00Z" w:initials="MA">
    <w:p w14:paraId="00ACF3FF" w14:textId="10BB9ADE" w:rsidR="00C779CD" w:rsidRDefault="00C779CD">
      <w:pPr>
        <w:pStyle w:val="CommentText"/>
      </w:pPr>
      <w:r>
        <w:rPr>
          <w:rStyle w:val="CommentReference"/>
        </w:rPr>
        <w:annotationRef/>
      </w:r>
      <w:r>
        <w:t>Great summary</w:t>
      </w:r>
    </w:p>
  </w:comment>
  <w:comment w:id="36" w:author="Marshall, Andrew" w:date="2025-08-12T10:47:00Z" w:initials="MA">
    <w:p w14:paraId="29C65652" w14:textId="596C8E3C" w:rsidR="003B160D" w:rsidRDefault="003B160D">
      <w:pPr>
        <w:pStyle w:val="CommentText"/>
      </w:pPr>
      <w:r>
        <w:rPr>
          <w:rStyle w:val="CommentReference"/>
        </w:rPr>
        <w:annotationRef/>
      </w:r>
      <w:r>
        <w:t xml:space="preserve">Good. I think this is pitched at the right level of </w:t>
      </w:r>
      <w:r>
        <w:t>specifity</w:t>
      </w:r>
    </w:p>
  </w:comment>
  <w:comment w:id="37" w:author="Marshall, Andrew" w:date="2025-08-12T10:49:00Z" w:initials="MA">
    <w:p w14:paraId="176EE62E" w14:textId="61E3778C" w:rsidR="006D3828" w:rsidRDefault="006D3828">
      <w:pPr>
        <w:pStyle w:val="CommentText"/>
      </w:pPr>
      <w:r>
        <w:rPr>
          <w:rStyle w:val="CommentReference"/>
        </w:rPr>
        <w:annotationRef/>
      </w:r>
      <w:r>
        <w:t>Great. Every paragraph is clear and making strong points. There is a lot of great, interesting stuff in this paper. Fingers crossed PNAS will like it!</w:t>
      </w:r>
    </w:p>
  </w:comment>
  <w:comment w:id="39" w:author="Marshall, Andrew" w:date="2025-08-12T10:55:00Z" w:initials="MA">
    <w:p w14:paraId="2870B93D" w14:textId="77777777" w:rsidR="00DC3572" w:rsidRDefault="00DC3572">
      <w:pPr>
        <w:pStyle w:val="CommentText"/>
      </w:pPr>
      <w:r>
        <w:rPr>
          <w:rStyle w:val="CommentReference"/>
        </w:rPr>
        <w:annotationRef/>
      </w:r>
      <w:r>
        <w:t xml:space="preserve">Excellent, Jordan. Well done. This is compelling and well written. Of course, aiming high is always a crap shoot, but I think this definitely has a shot. </w:t>
      </w:r>
      <w:r>
        <w:t>Aweseome.</w:t>
      </w:r>
    </w:p>
    <w:p w14:paraId="6A778308" w14:textId="77777777" w:rsidR="00DC3572" w:rsidRDefault="00DC3572">
      <w:pPr>
        <w:pStyle w:val="CommentText"/>
      </w:pPr>
    </w:p>
    <w:p w14:paraId="085362B8" w14:textId="4C6F1F19" w:rsidR="00DC3572" w:rsidRDefault="00DC3572">
      <w:pPr>
        <w:pStyle w:val="CommentText"/>
      </w:pPr>
      <w:r>
        <w:t>I’ll skim the methods, but don’t have the expertise to assess much of it!</w:t>
      </w:r>
    </w:p>
  </w:comment>
  <w:comment w:id="44" w:author="Marshall, Andrew" w:date="2025-08-12T10:07:00Z" w:initials="MA">
    <w:p w14:paraId="501D0B90" w14:textId="06E3FF35" w:rsidR="00A05107" w:rsidRDefault="00A05107">
      <w:pPr>
        <w:pStyle w:val="CommentText"/>
      </w:pPr>
      <w:r>
        <w:rPr>
          <w:rStyle w:val="CommentReference"/>
        </w:rPr>
        <w:annotationRef/>
      </w:r>
      <w:r>
        <w:t>I’d make the text “temp model” darker than the bars</w:t>
      </w:r>
      <w:r w:rsidR="003E6221">
        <w:t xml:space="preserve"> so it is more readable. Still yellow, but something that is slightly more contrasting against the white background. It is less difficult to read, but something similar for the green text could also help. I do this all the time in figures that have light colors– I think it aids with readability without affecting comprehension</w:t>
      </w:r>
    </w:p>
  </w:comment>
  <w:comment w:id="45" w:author="Marshall, Andrew" w:date="2025-08-12T10:10:00Z" w:initials="MA">
    <w:p w14:paraId="051EAFFC" w14:textId="03DC9A8B" w:rsidR="0040136E" w:rsidRDefault="0040136E">
      <w:pPr>
        <w:pStyle w:val="CommentText"/>
      </w:pPr>
      <w:r>
        <w:rPr>
          <w:rStyle w:val="CommentReference"/>
        </w:rPr>
        <w:annotationRef/>
      </w:r>
      <w:r w:rsidR="009704C4">
        <w:t>G</w:t>
      </w:r>
      <w:r>
        <w:t>ood</w:t>
      </w:r>
      <w:r w:rsidR="009704C4">
        <w:t>. I know this is essentially reiterating something that is in the text, but I found it a helpful summary here in the caption.</w:t>
      </w:r>
    </w:p>
  </w:comment>
  <w:comment w:id="46" w:author="Marshall, Andrew" w:date="2025-08-12T10:19:00Z" w:initials="MA">
    <w:p w14:paraId="77965884" w14:textId="6C91B413" w:rsidR="00414D44" w:rsidRDefault="00414D44">
      <w:pPr>
        <w:pStyle w:val="CommentText"/>
      </w:pPr>
      <w:r>
        <w:rPr>
          <w:rStyle w:val="CommentReference"/>
        </w:rPr>
        <w:annotationRef/>
      </w:r>
      <w:r>
        <w:t xml:space="preserve">Overall, this looks great and is very effective. One question, though… Firmicutes and </w:t>
      </w:r>
      <w:r>
        <w:t>Actinobacteroidia appear multiple times and are interspersed. Are these not monophyletic groups?</w:t>
      </w:r>
      <w:r w:rsidR="00B97D18">
        <w:t xml:space="preserve"> I must be missing something…</w:t>
      </w:r>
    </w:p>
  </w:comment>
  <w:comment w:id="47" w:author="Marshall, Andrew" w:date="2025-08-12T10:43:00Z" w:initials="MA">
    <w:p w14:paraId="0FC5C6F9" w14:textId="6EDBBCCE" w:rsidR="00E27685" w:rsidRDefault="00E27685">
      <w:pPr>
        <w:pStyle w:val="CommentText"/>
      </w:pPr>
      <w:r>
        <w:rPr>
          <w:rStyle w:val="CommentReference"/>
        </w:rPr>
        <w:annotationRef/>
      </w:r>
      <w:r>
        <w:t xml:space="preserve">Define </w:t>
      </w:r>
      <w:r>
        <w:t>clr in caption</w:t>
      </w:r>
    </w:p>
  </w:comment>
  <w:comment w:id="48" w:author="Marshall, Andrew" w:date="2025-08-12T10:02:00Z" w:initials="MA">
    <w:p w14:paraId="75761D2E" w14:textId="7F3DF25A" w:rsidR="00B16374" w:rsidRDefault="00B16374">
      <w:pPr>
        <w:pStyle w:val="CommentText"/>
      </w:pPr>
      <w:r>
        <w:rPr>
          <w:rStyle w:val="CommentReference"/>
        </w:rPr>
        <w:annotationRef/>
      </w:r>
      <w:r>
        <w:t>Good, this is a clear, informative figure. It’s more detail than most will want, so good it is in the Supplemental materials. But those who really care about the details will appreciate this.</w:t>
      </w:r>
    </w:p>
  </w:comment>
  <w:comment w:id="49" w:author="Marshall, Andrew" w:date="2025-08-12T10:43:00Z" w:initials="MA">
    <w:p w14:paraId="1709D2DD" w14:textId="6EEB2ECA" w:rsidR="00E27685" w:rsidRDefault="00E27685">
      <w:pPr>
        <w:pStyle w:val="CommentText"/>
      </w:pPr>
      <w:r>
        <w:rPr>
          <w:rStyle w:val="CommentReference"/>
        </w:rPr>
        <w:annotationRef/>
      </w:r>
    </w:p>
  </w:comment>
  <w:comment w:id="52" w:author="Marshall, Andrew" w:date="2025-08-12T10:29:00Z" w:initials="MA">
    <w:p w14:paraId="54BBC854" w14:textId="59BC2E04" w:rsidR="00674BF5" w:rsidRDefault="00674BF5">
      <w:pPr>
        <w:pStyle w:val="CommentText"/>
      </w:pPr>
      <w:r>
        <w:rPr>
          <w:rStyle w:val="CommentReference"/>
        </w:rPr>
        <w:annotationRef/>
      </w:r>
      <w:r>
        <w:t>There shouldn’t be anything Excel-specific about a csv,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8656F1" w15:done="0"/>
  <w15:commentEx w15:paraId="706FCD11" w15:done="0"/>
  <w15:commentEx w15:paraId="1AC5123E" w15:done="0"/>
  <w15:commentEx w15:paraId="0A567353" w15:done="0"/>
  <w15:commentEx w15:paraId="35293D33" w15:paraIdParent="0A567353" w15:done="0"/>
  <w15:commentEx w15:paraId="18FF0EAC" w15:done="0"/>
  <w15:commentEx w15:paraId="0151AF22" w15:done="0"/>
  <w15:commentEx w15:paraId="1C607F9A" w15:done="0"/>
  <w15:commentEx w15:paraId="6684D096" w15:done="0"/>
  <w15:commentEx w15:paraId="0EE31F71" w15:done="0"/>
  <w15:commentEx w15:paraId="2B810143" w15:done="0"/>
  <w15:commentEx w15:paraId="3579D75D" w15:paraIdParent="2B810143" w15:done="0"/>
  <w15:commentEx w15:paraId="40ABEE1D" w15:done="0"/>
  <w15:commentEx w15:paraId="6500092C" w15:done="0"/>
  <w15:commentEx w15:paraId="46AB779D" w15:done="0"/>
  <w15:commentEx w15:paraId="022A435A" w15:done="0"/>
  <w15:commentEx w15:paraId="00ACF3FF" w15:done="0"/>
  <w15:commentEx w15:paraId="29C65652" w15:done="0"/>
  <w15:commentEx w15:paraId="176EE62E" w15:done="0"/>
  <w15:commentEx w15:paraId="085362B8" w15:done="0"/>
  <w15:commentEx w15:paraId="501D0B90" w15:done="0"/>
  <w15:commentEx w15:paraId="051EAFFC" w15:done="0"/>
  <w15:commentEx w15:paraId="77965884" w15:done="0"/>
  <w15:commentEx w15:paraId="0FC5C6F9" w15:done="0"/>
  <w15:commentEx w15:paraId="75761D2E" w15:done="0"/>
  <w15:commentEx w15:paraId="1709D2DD" w15:paraIdParent="75761D2E" w15:done="0"/>
  <w15:commentEx w15:paraId="54BBC8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454707" w16cex:dateUtc="2025-08-12T13:41:00Z"/>
  <w16cex:commentExtensible w16cex:durableId="3BFC0F35" w16cex:dateUtc="2025-08-12T13:44:00Z"/>
  <w16cex:commentExtensible w16cex:durableId="701DDEDD" w16cex:dateUtc="2025-08-12T13:47:00Z"/>
  <w16cex:commentExtensible w16cex:durableId="5E18EB3A" w16cex:dateUtc="2025-08-12T13:50:00Z"/>
  <w16cex:commentExtensible w16cex:durableId="61C39510" w16cex:dateUtc="2025-08-12T18:23:00Z"/>
  <w16cex:commentExtensible w16cex:durableId="53CE424D" w16cex:dateUtc="2025-08-12T13:56:00Z"/>
  <w16cex:commentExtensible w16cex:durableId="6546428E" w16cex:dateUtc="2025-08-12T13:58:00Z"/>
  <w16cex:commentExtensible w16cex:durableId="145D073E" w16cex:dateUtc="2025-08-12T14:00:00Z"/>
  <w16cex:commentExtensible w16cex:durableId="515CA475" w16cex:dateUtc="2025-08-12T14:05:00Z"/>
  <w16cex:commentExtensible w16cex:durableId="30579823" w16cex:dateUtc="2025-08-12T14:06:00Z"/>
  <w16cex:commentExtensible w16cex:durableId="3F97938B" w16cex:dateUtc="2025-08-12T14:11:00Z"/>
  <w16cex:commentExtensible w16cex:durableId="0FFC3507" w16cex:dateUtc="2025-08-12T18:24:00Z"/>
  <w16cex:commentExtensible w16cex:durableId="6C88B980" w16cex:dateUtc="2025-08-12T14:31:00Z"/>
  <w16cex:commentExtensible w16cex:durableId="1B3949E7" w16cex:dateUtc="2025-08-12T14:34:00Z"/>
  <w16cex:commentExtensible w16cex:durableId="3B90E048" w16cex:dateUtc="2025-08-12T14:37:00Z"/>
  <w16cex:commentExtensible w16cex:durableId="2A83B422" w16cex:dateUtc="2025-08-12T14:38:00Z"/>
  <w16cex:commentExtensible w16cex:durableId="1D0B383A" w16cex:dateUtc="2025-08-12T14:45:00Z"/>
  <w16cex:commentExtensible w16cex:durableId="4F4C2009" w16cex:dateUtc="2025-08-12T14:47:00Z"/>
  <w16cex:commentExtensible w16cex:durableId="442F050C" w16cex:dateUtc="2025-08-12T14:49:00Z"/>
  <w16cex:commentExtensible w16cex:durableId="25077764" w16cex:dateUtc="2025-08-12T14:55:00Z"/>
  <w16cex:commentExtensible w16cex:durableId="34D7CEE1" w16cex:dateUtc="2025-08-12T14:07:00Z"/>
  <w16cex:commentExtensible w16cex:durableId="6A090278" w16cex:dateUtc="2025-08-12T14:10:00Z"/>
  <w16cex:commentExtensible w16cex:durableId="1E9DBB7C" w16cex:dateUtc="2025-08-12T14:19:00Z"/>
  <w16cex:commentExtensible w16cex:durableId="5EAB0BDE" w16cex:dateUtc="2025-08-12T14:43:00Z"/>
  <w16cex:commentExtensible w16cex:durableId="47A9BE3D" w16cex:dateUtc="2025-08-12T14:02:00Z"/>
  <w16cex:commentExtensible w16cex:durableId="11553C98" w16cex:dateUtc="2025-08-12T14:43:00Z"/>
  <w16cex:commentExtensible w16cex:durableId="58480DBD" w16cex:dateUtc="2025-08-12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8656F1" w16cid:durableId="50454707"/>
  <w16cid:commentId w16cid:paraId="706FCD11" w16cid:durableId="3BFC0F35"/>
  <w16cid:commentId w16cid:paraId="1AC5123E" w16cid:durableId="701DDEDD"/>
  <w16cid:commentId w16cid:paraId="0A567353" w16cid:durableId="5E18EB3A"/>
  <w16cid:commentId w16cid:paraId="35293D33" w16cid:durableId="61C39510"/>
  <w16cid:commentId w16cid:paraId="18FF0EAC" w16cid:durableId="53CE424D"/>
  <w16cid:commentId w16cid:paraId="0151AF22" w16cid:durableId="6546428E"/>
  <w16cid:commentId w16cid:paraId="1C607F9A" w16cid:durableId="145D073E"/>
  <w16cid:commentId w16cid:paraId="6684D096" w16cid:durableId="515CA475"/>
  <w16cid:commentId w16cid:paraId="0EE31F71" w16cid:durableId="30579823"/>
  <w16cid:commentId w16cid:paraId="2B810143" w16cid:durableId="3F97938B"/>
  <w16cid:commentId w16cid:paraId="3579D75D" w16cid:durableId="0FFC3507"/>
  <w16cid:commentId w16cid:paraId="40ABEE1D" w16cid:durableId="6C88B980"/>
  <w16cid:commentId w16cid:paraId="6500092C" w16cid:durableId="1B3949E7"/>
  <w16cid:commentId w16cid:paraId="46AB779D" w16cid:durableId="3B90E048"/>
  <w16cid:commentId w16cid:paraId="022A435A" w16cid:durableId="2A83B422"/>
  <w16cid:commentId w16cid:paraId="00ACF3FF" w16cid:durableId="1D0B383A"/>
  <w16cid:commentId w16cid:paraId="29C65652" w16cid:durableId="4F4C2009"/>
  <w16cid:commentId w16cid:paraId="176EE62E" w16cid:durableId="442F050C"/>
  <w16cid:commentId w16cid:paraId="085362B8" w16cid:durableId="25077764"/>
  <w16cid:commentId w16cid:paraId="501D0B90" w16cid:durableId="34D7CEE1"/>
  <w16cid:commentId w16cid:paraId="051EAFFC" w16cid:durableId="6A090278"/>
  <w16cid:commentId w16cid:paraId="77965884" w16cid:durableId="1E9DBB7C"/>
  <w16cid:commentId w16cid:paraId="0FC5C6F9" w16cid:durableId="5EAB0BDE"/>
  <w16cid:commentId w16cid:paraId="75761D2E" w16cid:durableId="47A9BE3D"/>
  <w16cid:commentId w16cid:paraId="1709D2DD" w16cid:durableId="11553C98"/>
  <w16cid:commentId w16cid:paraId="54BBC854" w16cid:durableId="58480D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shall, Andrew">
    <w15:presenceInfo w15:providerId="AD" w15:userId="S::ajmarsha@umich.edu::e1495f42-9426-4e39-b223-e98e8f773398"/>
  </w15:person>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BA"/>
    <w:rsid w:val="00015116"/>
    <w:rsid w:val="00023842"/>
    <w:rsid w:val="00024C2D"/>
    <w:rsid w:val="000365B2"/>
    <w:rsid w:val="00037AFA"/>
    <w:rsid w:val="00061C9D"/>
    <w:rsid w:val="00074A66"/>
    <w:rsid w:val="000A7B75"/>
    <w:rsid w:val="000F3EC2"/>
    <w:rsid w:val="00105ADF"/>
    <w:rsid w:val="00111432"/>
    <w:rsid w:val="00143DA7"/>
    <w:rsid w:val="00186255"/>
    <w:rsid w:val="001A1985"/>
    <w:rsid w:val="001E6B1C"/>
    <w:rsid w:val="00230DAD"/>
    <w:rsid w:val="00245043"/>
    <w:rsid w:val="00256A17"/>
    <w:rsid w:val="002B5D86"/>
    <w:rsid w:val="002C24BA"/>
    <w:rsid w:val="002F06AA"/>
    <w:rsid w:val="00303CBA"/>
    <w:rsid w:val="00310BF3"/>
    <w:rsid w:val="003355F5"/>
    <w:rsid w:val="00337EBD"/>
    <w:rsid w:val="003563E7"/>
    <w:rsid w:val="0038009D"/>
    <w:rsid w:val="00396DB1"/>
    <w:rsid w:val="003B160D"/>
    <w:rsid w:val="003D7805"/>
    <w:rsid w:val="003E6221"/>
    <w:rsid w:val="0040136E"/>
    <w:rsid w:val="00414D44"/>
    <w:rsid w:val="004537C0"/>
    <w:rsid w:val="004A358B"/>
    <w:rsid w:val="00520618"/>
    <w:rsid w:val="00535C43"/>
    <w:rsid w:val="00542FC1"/>
    <w:rsid w:val="005551F2"/>
    <w:rsid w:val="00572270"/>
    <w:rsid w:val="00597A43"/>
    <w:rsid w:val="00632E94"/>
    <w:rsid w:val="006461ED"/>
    <w:rsid w:val="00674BF5"/>
    <w:rsid w:val="006A0886"/>
    <w:rsid w:val="006D3828"/>
    <w:rsid w:val="006E0436"/>
    <w:rsid w:val="006E7C5F"/>
    <w:rsid w:val="006F387E"/>
    <w:rsid w:val="006F73B6"/>
    <w:rsid w:val="00701B8D"/>
    <w:rsid w:val="00745DA1"/>
    <w:rsid w:val="00752B2B"/>
    <w:rsid w:val="007556D5"/>
    <w:rsid w:val="007606E3"/>
    <w:rsid w:val="0077433A"/>
    <w:rsid w:val="007E3AAB"/>
    <w:rsid w:val="008631EB"/>
    <w:rsid w:val="008A13A6"/>
    <w:rsid w:val="008B3E72"/>
    <w:rsid w:val="008C1952"/>
    <w:rsid w:val="008C38E8"/>
    <w:rsid w:val="009237D2"/>
    <w:rsid w:val="009704C4"/>
    <w:rsid w:val="009718F1"/>
    <w:rsid w:val="00977DD8"/>
    <w:rsid w:val="009C2B93"/>
    <w:rsid w:val="009E28E8"/>
    <w:rsid w:val="009F3ED3"/>
    <w:rsid w:val="00A05107"/>
    <w:rsid w:val="00A216FA"/>
    <w:rsid w:val="00A24845"/>
    <w:rsid w:val="00A2615D"/>
    <w:rsid w:val="00A37FA7"/>
    <w:rsid w:val="00A5476D"/>
    <w:rsid w:val="00A63AC5"/>
    <w:rsid w:val="00A84791"/>
    <w:rsid w:val="00AB6ADD"/>
    <w:rsid w:val="00AE1C09"/>
    <w:rsid w:val="00AF39EF"/>
    <w:rsid w:val="00B16374"/>
    <w:rsid w:val="00B53794"/>
    <w:rsid w:val="00B97D18"/>
    <w:rsid w:val="00BA3DF0"/>
    <w:rsid w:val="00BB5119"/>
    <w:rsid w:val="00BF5390"/>
    <w:rsid w:val="00C16EA9"/>
    <w:rsid w:val="00C5460C"/>
    <w:rsid w:val="00C616FC"/>
    <w:rsid w:val="00C779CD"/>
    <w:rsid w:val="00CD0D65"/>
    <w:rsid w:val="00CD5A2A"/>
    <w:rsid w:val="00CF0C3C"/>
    <w:rsid w:val="00D0447D"/>
    <w:rsid w:val="00D36A22"/>
    <w:rsid w:val="00D4726B"/>
    <w:rsid w:val="00D82060"/>
    <w:rsid w:val="00D94155"/>
    <w:rsid w:val="00DB2B1C"/>
    <w:rsid w:val="00DC3572"/>
    <w:rsid w:val="00DD12D1"/>
    <w:rsid w:val="00E11AA7"/>
    <w:rsid w:val="00E27685"/>
    <w:rsid w:val="00E356F2"/>
    <w:rsid w:val="00E62B00"/>
    <w:rsid w:val="00F3523E"/>
    <w:rsid w:val="00F4439B"/>
    <w:rsid w:val="00F52F4A"/>
    <w:rsid w:val="00F6612C"/>
    <w:rsid w:val="00F93785"/>
    <w:rsid w:val="00FE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10E0"/>
  <w15:chartTrackingRefBased/>
  <w15:docId w15:val="{EAD511B3-85C4-344D-97F3-6FD4CB5E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C24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24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24B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24B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C24B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C24B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C24B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C24B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C24B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BA"/>
    <w:rPr>
      <w:rFonts w:eastAsiaTheme="majorEastAsia" w:cstheme="majorBidi"/>
      <w:color w:val="272727" w:themeColor="text1" w:themeTint="D8"/>
    </w:rPr>
  </w:style>
  <w:style w:type="paragraph" w:styleId="Title">
    <w:name w:val="Title"/>
    <w:basedOn w:val="Normal"/>
    <w:next w:val="Normal"/>
    <w:link w:val="TitleChar"/>
    <w:uiPriority w:val="10"/>
    <w:qFormat/>
    <w:rsid w:val="002C24B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B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C24BA"/>
    <w:rPr>
      <w:i/>
      <w:iCs/>
      <w:color w:val="404040" w:themeColor="text1" w:themeTint="BF"/>
    </w:rPr>
  </w:style>
  <w:style w:type="paragraph" w:styleId="ListParagraph">
    <w:name w:val="List Paragraph"/>
    <w:basedOn w:val="Normal"/>
    <w:uiPriority w:val="34"/>
    <w:qFormat/>
    <w:rsid w:val="002C24B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C24BA"/>
    <w:rPr>
      <w:i/>
      <w:iCs/>
      <w:color w:val="0F4761" w:themeColor="accent1" w:themeShade="BF"/>
    </w:rPr>
  </w:style>
  <w:style w:type="paragraph" w:styleId="IntenseQuote">
    <w:name w:val="Intense Quote"/>
    <w:basedOn w:val="Normal"/>
    <w:next w:val="Normal"/>
    <w:link w:val="IntenseQuoteChar"/>
    <w:uiPriority w:val="30"/>
    <w:qFormat/>
    <w:rsid w:val="002C24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C24BA"/>
    <w:rPr>
      <w:i/>
      <w:iCs/>
      <w:color w:val="0F4761" w:themeColor="accent1" w:themeShade="BF"/>
    </w:rPr>
  </w:style>
  <w:style w:type="character" w:styleId="IntenseReference">
    <w:name w:val="Intense Reference"/>
    <w:basedOn w:val="DefaultParagraphFont"/>
    <w:uiPriority w:val="32"/>
    <w:qFormat/>
    <w:rsid w:val="002C24BA"/>
    <w:rPr>
      <w:b/>
      <w:bCs/>
      <w:smallCaps/>
      <w:color w:val="0F4761" w:themeColor="accent1" w:themeShade="BF"/>
      <w:spacing w:val="5"/>
    </w:rPr>
  </w:style>
  <w:style w:type="character" w:styleId="CommentReference">
    <w:name w:val="annotation reference"/>
    <w:basedOn w:val="DefaultParagraphFont"/>
    <w:uiPriority w:val="99"/>
    <w:semiHidden/>
    <w:unhideWhenUsed/>
    <w:rsid w:val="002C24BA"/>
    <w:rPr>
      <w:sz w:val="16"/>
      <w:szCs w:val="16"/>
    </w:rPr>
  </w:style>
  <w:style w:type="character" w:styleId="Hyperlink">
    <w:name w:val="Hyperlink"/>
    <w:basedOn w:val="DefaultParagraphFont"/>
    <w:uiPriority w:val="99"/>
    <w:unhideWhenUsed/>
    <w:rsid w:val="00597A43"/>
    <w:rPr>
      <w:color w:val="467886" w:themeColor="hyperlink"/>
      <w:u w:val="single"/>
    </w:rPr>
  </w:style>
  <w:style w:type="character" w:styleId="Emphasis">
    <w:name w:val="Emphasis"/>
    <w:basedOn w:val="DefaultParagraphFont"/>
    <w:uiPriority w:val="20"/>
    <w:qFormat/>
    <w:rsid w:val="001A1985"/>
    <w:rPr>
      <w:i/>
      <w:iCs/>
    </w:rPr>
  </w:style>
  <w:style w:type="character" w:styleId="Strong">
    <w:name w:val="Strong"/>
    <w:basedOn w:val="DefaultParagraphFont"/>
    <w:uiPriority w:val="22"/>
    <w:qFormat/>
    <w:rsid w:val="001A1985"/>
    <w:rPr>
      <w:b/>
      <w:bCs/>
    </w:rPr>
  </w:style>
  <w:style w:type="paragraph" w:styleId="Bibliography">
    <w:name w:val="Bibliography"/>
    <w:basedOn w:val="Normal"/>
    <w:next w:val="Normal"/>
    <w:uiPriority w:val="37"/>
    <w:unhideWhenUsed/>
    <w:rsid w:val="00AF39EF"/>
    <w:pPr>
      <w:tabs>
        <w:tab w:val="left" w:pos="620"/>
      </w:tabs>
      <w:spacing w:after="240"/>
      <w:ind w:left="624" w:hanging="624"/>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186255"/>
    <w:pPr>
      <w:spacing w:after="0"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186255"/>
    <w:rPr>
      <w:b/>
      <w:bCs/>
    </w:rPr>
  </w:style>
  <w:style w:type="character" w:customStyle="1" w:styleId="CommentSubjectChar">
    <w:name w:val="Comment Subject Char"/>
    <w:basedOn w:val="CommentTextChar"/>
    <w:link w:val="CommentSubject"/>
    <w:uiPriority w:val="99"/>
    <w:semiHidden/>
    <w:rsid w:val="00186255"/>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E677-FC45-B547-88EB-32735E549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41</Pages>
  <Words>90836</Words>
  <Characters>517767</Characters>
  <Application>Microsoft Office Word</Application>
  <DocSecurity>0</DocSecurity>
  <Lines>4314</Lines>
  <Paragraphs>1214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48</cp:revision>
  <dcterms:created xsi:type="dcterms:W3CDTF">2025-08-05T15:32:00Z</dcterms:created>
  <dcterms:modified xsi:type="dcterms:W3CDTF">2025-08-13T16:40:00Z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id="yLAL7ZJc"/&gt;&lt;style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
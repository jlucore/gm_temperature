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B42B" w14:textId="5475E775" w:rsidR="00D2792A" w:rsidRDefault="00D2792A" w:rsidP="00D2792A">
      <w:pPr>
        <w:rPr>
          <w:sz w:val="28"/>
          <w:szCs w:val="28"/>
        </w:rPr>
      </w:pPr>
      <w:r w:rsidRPr="008D3054">
        <w:rPr>
          <w:sz w:val="28"/>
          <w:szCs w:val="28"/>
        </w:rPr>
        <w:t xml:space="preserve">Gut </w:t>
      </w:r>
      <w:commentRangeStart w:id="0"/>
      <w:commentRangeStart w:id="1"/>
      <w:commentRangeStart w:id="2"/>
      <w:commentRangeStart w:id="3"/>
      <w:commentRangeStart w:id="4"/>
      <w:r w:rsidRPr="008D3054">
        <w:rPr>
          <w:sz w:val="28"/>
          <w:szCs w:val="28"/>
        </w:rPr>
        <w:t xml:space="preserve">microbiome response to temperature </w:t>
      </w:r>
      <w:commentRangeEnd w:id="0"/>
      <w:r w:rsidR="003F5E3D">
        <w:rPr>
          <w:rStyle w:val="CommentReference"/>
        </w:rPr>
        <w:commentReference w:id="0"/>
      </w:r>
      <w:commentRangeEnd w:id="1"/>
      <w:r w:rsidR="00C47F59">
        <w:rPr>
          <w:rStyle w:val="CommentReference"/>
        </w:rPr>
        <w:commentReference w:id="1"/>
      </w:r>
      <w:commentRangeEnd w:id="2"/>
      <w:r w:rsidR="00F30F39">
        <w:rPr>
          <w:rStyle w:val="CommentReference"/>
        </w:rPr>
        <w:commentReference w:id="2"/>
      </w:r>
      <w:commentRangeEnd w:id="3"/>
      <w:r w:rsidR="00E44F63">
        <w:rPr>
          <w:rStyle w:val="CommentReference"/>
        </w:rPr>
        <w:commentReference w:id="3"/>
      </w:r>
      <w:commentRangeEnd w:id="4"/>
      <w:r w:rsidR="00D725AE">
        <w:rPr>
          <w:rStyle w:val="CommentReference"/>
        </w:rPr>
        <w:commentReference w:id="4"/>
      </w:r>
      <w:r w:rsidRPr="008D3054">
        <w:rPr>
          <w:sz w:val="28"/>
          <w:szCs w:val="28"/>
        </w:rPr>
        <w:t xml:space="preserve">is related to </w:t>
      </w:r>
      <w:commentRangeStart w:id="5"/>
      <w:commentRangeStart w:id="6"/>
      <w:r>
        <w:rPr>
          <w:sz w:val="28"/>
          <w:szCs w:val="28"/>
        </w:rPr>
        <w:t xml:space="preserve">host </w:t>
      </w:r>
      <w:commentRangeEnd w:id="5"/>
      <w:r w:rsidR="00C47F59">
        <w:rPr>
          <w:rStyle w:val="CommentReference"/>
        </w:rPr>
        <w:commentReference w:id="5"/>
      </w:r>
      <w:commentRangeEnd w:id="6"/>
      <w:r w:rsidR="00E44F63">
        <w:rPr>
          <w:rStyle w:val="CommentReference"/>
        </w:rPr>
        <w:commentReference w:id="6"/>
      </w:r>
      <w:r>
        <w:rPr>
          <w:sz w:val="28"/>
          <w:szCs w:val="28"/>
        </w:rPr>
        <w:t>immunity</w:t>
      </w:r>
      <w:r w:rsidRPr="008D3054">
        <w:rPr>
          <w:sz w:val="28"/>
          <w:szCs w:val="28"/>
        </w:rPr>
        <w:t xml:space="preserve"> in </w:t>
      </w:r>
      <w:r w:rsidR="00745806">
        <w:rPr>
          <w:sz w:val="28"/>
          <w:szCs w:val="28"/>
        </w:rPr>
        <w:t xml:space="preserve">a </w:t>
      </w:r>
      <w:r w:rsidRPr="008D3054">
        <w:rPr>
          <w:sz w:val="28"/>
          <w:szCs w:val="28"/>
        </w:rPr>
        <w:t>wild primate</w:t>
      </w:r>
    </w:p>
    <w:p w14:paraId="56974D1B" w14:textId="77777777" w:rsidR="00B27094" w:rsidRDefault="00B27094" w:rsidP="00D2792A">
      <w:pPr>
        <w:rPr>
          <w:sz w:val="28"/>
          <w:szCs w:val="28"/>
        </w:rPr>
      </w:pPr>
    </w:p>
    <w:p w14:paraId="340DB144" w14:textId="5C8BFD6D" w:rsidR="00B27094" w:rsidRPr="004F6BDC" w:rsidRDefault="00B27094" w:rsidP="00B27094">
      <w:r w:rsidRPr="004F6BDC">
        <w:t>Jordan M. Lucore</w:t>
      </w:r>
      <w:r w:rsidRPr="004F6BDC">
        <w:rPr>
          <w:vertAlign w:val="superscript"/>
        </w:rPr>
        <w:t>1,2</w:t>
      </w:r>
      <w:r w:rsidRPr="004F6BDC">
        <w:t xml:space="preserve">, </w:t>
      </w:r>
      <w:commentRangeStart w:id="7"/>
      <w:r w:rsidRPr="004F6BDC">
        <w:t>Marcela E. Benítez</w:t>
      </w:r>
      <w:r w:rsidRPr="004F6BDC">
        <w:rPr>
          <w:vertAlign w:val="superscript"/>
        </w:rPr>
        <w:t>2,</w:t>
      </w:r>
      <w:r>
        <w:rPr>
          <w:vertAlign w:val="superscript"/>
        </w:rPr>
        <w:t xml:space="preserve">3, </w:t>
      </w:r>
      <w:r>
        <w:t>,</w:t>
      </w:r>
      <w:r w:rsidRPr="004F6BDC">
        <w:t xml:space="preserve"> Amy F. White</w:t>
      </w:r>
      <w:r w:rsidRPr="004F6BDC">
        <w:rPr>
          <w:vertAlign w:val="superscript"/>
        </w:rPr>
        <w:t>2,4</w:t>
      </w:r>
      <w:r w:rsidRPr="004F6BDC">
        <w:t>, Juan Carlos Ordoñez</w:t>
      </w:r>
      <w:r w:rsidRPr="004F6BDC">
        <w:rPr>
          <w:vertAlign w:val="superscript"/>
        </w:rPr>
        <w:t>2</w:t>
      </w:r>
      <w:r w:rsidRPr="004F6BDC">
        <w:t>, Jacinta C. Beehner</w:t>
      </w:r>
      <w:r w:rsidRPr="004F6BDC">
        <w:rPr>
          <w:vertAlign w:val="superscript"/>
        </w:rPr>
        <w:t>1,2,</w:t>
      </w:r>
      <w:r>
        <w:rPr>
          <w:vertAlign w:val="superscript"/>
        </w:rPr>
        <w:t>5</w:t>
      </w:r>
      <w:r>
        <w:t xml:space="preserve">, </w:t>
      </w:r>
      <w:r w:rsidRPr="004F6BDC">
        <w:t>Thore J. Bergman</w:t>
      </w:r>
      <w:r w:rsidRPr="004F6BDC">
        <w:rPr>
          <w:vertAlign w:val="superscript"/>
        </w:rPr>
        <w:t>2,</w:t>
      </w:r>
      <w:r>
        <w:rPr>
          <w:vertAlign w:val="superscript"/>
        </w:rPr>
        <w:t>5</w:t>
      </w:r>
      <w:r w:rsidRPr="004F6BDC">
        <w:rPr>
          <w:vertAlign w:val="superscript"/>
        </w:rPr>
        <w:t>,6</w:t>
      </w:r>
      <w:r>
        <w:t>, Maria Luisa Savo Sardaro</w:t>
      </w:r>
      <w:r>
        <w:rPr>
          <w:vertAlign w:val="superscript"/>
        </w:rPr>
        <w:t>7,8</w:t>
      </w:r>
      <w:r>
        <w:t>, Katherine R. Amato</w:t>
      </w:r>
      <w:r>
        <w:rPr>
          <w:vertAlign w:val="superscript"/>
        </w:rPr>
        <w:t>7</w:t>
      </w:r>
      <w:commentRangeEnd w:id="7"/>
      <w:r w:rsidR="00730ECF">
        <w:rPr>
          <w:rStyle w:val="CommentReference"/>
        </w:rPr>
        <w:commentReference w:id="7"/>
      </w:r>
      <w:r>
        <w:t xml:space="preserve">, </w:t>
      </w:r>
      <w:r w:rsidRPr="004F6BDC">
        <w:t>Andrew J. Marshall</w:t>
      </w:r>
      <w:r w:rsidRPr="004F6BDC">
        <w:rPr>
          <w:vertAlign w:val="superscript"/>
        </w:rPr>
        <w:t>1,6,</w:t>
      </w:r>
      <w:r>
        <w:rPr>
          <w:vertAlign w:val="superscript"/>
        </w:rPr>
        <w:t xml:space="preserve">9, 10, 11 </w:t>
      </w:r>
    </w:p>
    <w:p w14:paraId="0C563D3F" w14:textId="77777777" w:rsidR="00B27094" w:rsidRPr="004F6BDC" w:rsidRDefault="00B27094" w:rsidP="00B27094"/>
    <w:p w14:paraId="2D3E5BD7" w14:textId="7230F158" w:rsidR="00B27094" w:rsidRPr="00B27094" w:rsidRDefault="00B27094" w:rsidP="00D2792A">
      <w:r w:rsidRPr="004F6BDC">
        <w:rPr>
          <w:vertAlign w:val="superscript"/>
        </w:rPr>
        <w:t>1</w:t>
      </w:r>
      <w:r w:rsidRPr="004F6BDC">
        <w:t xml:space="preserve">Department of Anthropology, University of Michigan, Ann Arbor, MI, United States, </w:t>
      </w:r>
      <w:r w:rsidRPr="004F6BDC">
        <w:rPr>
          <w:vertAlign w:val="superscript"/>
        </w:rPr>
        <w:t>2</w:t>
      </w:r>
      <w:r w:rsidRPr="004F6BDC">
        <w:t>Capuchinos de Taboga Research Project, Taboga Forest Reserve, Guanacaste, Costa Rica,</w:t>
      </w:r>
      <w:r>
        <w:t xml:space="preserve"> </w:t>
      </w:r>
      <w:r>
        <w:rPr>
          <w:vertAlign w:val="superscript"/>
        </w:rPr>
        <w:t>3</w:t>
      </w:r>
      <w:r w:rsidRPr="004F6BDC">
        <w:t xml:space="preserve">Department of Anthropology, Durham University, Durham, UK, </w:t>
      </w:r>
      <w:r>
        <w:rPr>
          <w:vertAlign w:val="superscript"/>
        </w:rPr>
        <w:t>4</w:t>
      </w:r>
      <w:r w:rsidRPr="004F6BDC">
        <w:t>Department of Anthropology, Emory University, Atlanta, GA, United States,</w:t>
      </w:r>
      <w:r>
        <w:rPr>
          <w:vertAlign w:val="superscript"/>
        </w:rPr>
        <w:t xml:space="preserve"> 5</w:t>
      </w:r>
      <w:r w:rsidRPr="004F6BDC">
        <w:t>Department of Anthropology, Durham University, Durham, UK,</w:t>
      </w:r>
      <w:r>
        <w:t xml:space="preserve"> </w:t>
      </w:r>
      <w:r>
        <w:rPr>
          <w:vertAlign w:val="superscript"/>
        </w:rPr>
        <w:t>5</w:t>
      </w:r>
      <w:r w:rsidRPr="004F6BDC">
        <w:t xml:space="preserve">Department of Psychology, University of Michigan, Ann Arbor, MI, United States, </w:t>
      </w:r>
      <w:r w:rsidRPr="004F6BDC">
        <w:rPr>
          <w:vertAlign w:val="superscript"/>
        </w:rPr>
        <w:t>6</w:t>
      </w:r>
      <w:r w:rsidRPr="004F6BDC">
        <w:t>Department of Ecology and Evolutionary Biology, University of Michigan, Ann Arbor, MI, United States,</w:t>
      </w:r>
      <w:r>
        <w:t xml:space="preserve"> </w:t>
      </w:r>
      <w:r>
        <w:rPr>
          <w:vertAlign w:val="superscript"/>
        </w:rPr>
        <w:t>7</w:t>
      </w:r>
      <w:r w:rsidRPr="00B27094">
        <w:t>Department of Anthropology, Northwestern University, Evanston, Illinois</w:t>
      </w:r>
      <w:r>
        <w:t xml:space="preserve">, </w:t>
      </w:r>
      <w:r>
        <w:rPr>
          <w:vertAlign w:val="superscript"/>
        </w:rPr>
        <w:t>8</w:t>
      </w:r>
      <w:r w:rsidRPr="00B27094">
        <w:t>Department for the Promotion of Human Sciences and Quality of Life, San Raffaele University, 00166 Rome, Italy</w:t>
      </w:r>
      <w:r>
        <w:t xml:space="preserve">, </w:t>
      </w:r>
      <w:r>
        <w:rPr>
          <w:vertAlign w:val="superscript"/>
        </w:rPr>
        <w:t>9</w:t>
      </w:r>
      <w:r w:rsidRPr="004F6BDC">
        <w:t xml:space="preserve">Program in the Environment, University of Michigan, Ann Arbor, MI, United States, </w:t>
      </w:r>
      <w:r>
        <w:rPr>
          <w:vertAlign w:val="superscript"/>
        </w:rPr>
        <w:t>10</w:t>
      </w:r>
      <w:r w:rsidRPr="004F6BDC">
        <w:t xml:space="preserve">School for Environment and Sustainability, University of Michigan, Ann Arbor, MI, United States, </w:t>
      </w:r>
      <w:r>
        <w:rPr>
          <w:vertAlign w:val="superscript"/>
        </w:rPr>
        <w:t>11</w:t>
      </w:r>
      <w:r w:rsidRPr="004F6BDC">
        <w:t xml:space="preserve">Program in Computing for the Arts and Sciences, University of Michigan, Ann Arbor, MI, United States </w:t>
      </w:r>
    </w:p>
    <w:p w14:paraId="59F32961" w14:textId="77777777" w:rsidR="008631EB" w:rsidRDefault="008631EB"/>
    <w:p w14:paraId="60F8510A" w14:textId="32B1CA1E" w:rsidR="00D2792A" w:rsidRDefault="00D2792A" w:rsidP="00D2792A">
      <w:commentRangeStart w:id="8"/>
      <w:commentRangeStart w:id="9"/>
      <w:r>
        <w:t>Temperature</w:t>
      </w:r>
      <w:commentRangeEnd w:id="8"/>
      <w:r w:rsidR="003F5E3D">
        <w:rPr>
          <w:rStyle w:val="CommentReference"/>
        </w:rPr>
        <w:commentReference w:id="8"/>
      </w:r>
      <w:commentRangeEnd w:id="9"/>
      <w:r w:rsidR="00B47D94">
        <w:rPr>
          <w:rStyle w:val="CommentReference"/>
        </w:rPr>
        <w:commentReference w:id="9"/>
      </w:r>
      <w:r>
        <w:t xml:space="preserve"> is a primary driver of adaptation, and </w:t>
      </w:r>
      <w:del w:id="10" w:author="Marshall, Andrew" w:date="2025-06-05T11:31:00Z" w16du:dateUtc="2025-06-05T15:31:00Z">
        <w:r w:rsidDel="006F1F79">
          <w:delText xml:space="preserve">species have evolved unique thermal limits that characterize </w:delText>
        </w:r>
      </w:del>
      <w:r>
        <w:t>diverse aspects of</w:t>
      </w:r>
      <w:ins w:id="11" w:author="Marshall, Andrew" w:date="2025-06-05T11:31:00Z" w16du:dateUtc="2025-06-05T15:31:00Z">
        <w:r w:rsidR="006F1F79">
          <w:t xml:space="preserve"> </w:t>
        </w:r>
      </w:ins>
      <w:ins w:id="12" w:author="Marshall, Andrew" w:date="2025-06-05T11:32:00Z" w16du:dateUtc="2025-06-05T15:32:00Z">
        <w:r w:rsidR="006F1F79">
          <w:t>species’</w:t>
        </w:r>
      </w:ins>
      <w:r>
        <w:t xml:space="preserve"> </w:t>
      </w:r>
      <w:del w:id="13" w:author="Marshall, Andrew" w:date="2025-06-05T11:30:00Z" w16du:dateUtc="2025-06-05T15:30:00Z">
        <w:r w:rsidDel="006F1F79">
          <w:delText xml:space="preserve">their </w:delText>
        </w:r>
      </w:del>
      <w:r>
        <w:t>behavior and physiology</w:t>
      </w:r>
      <w:ins w:id="14" w:author="Marshall, Andrew" w:date="2025-06-05T11:30:00Z" w16du:dateUtc="2025-06-05T15:30:00Z">
        <w:r w:rsidR="006F1F79">
          <w:t xml:space="preserve"> evolve unique thermal </w:t>
        </w:r>
        <w:commentRangeStart w:id="15"/>
        <w:commentRangeStart w:id="16"/>
        <w:commentRangeStart w:id="17"/>
        <w:r w:rsidR="006F1F79">
          <w:t>limits</w:t>
        </w:r>
      </w:ins>
      <w:commentRangeEnd w:id="15"/>
      <w:ins w:id="18" w:author="Marshall, Andrew" w:date="2025-06-09T11:03:00Z" w16du:dateUtc="2025-06-09T15:03:00Z">
        <w:r w:rsidR="00894545">
          <w:rPr>
            <w:rStyle w:val="CommentReference"/>
          </w:rPr>
          <w:commentReference w:id="15"/>
        </w:r>
        <w:commentRangeEnd w:id="16"/>
        <w:r w:rsidR="00894545">
          <w:rPr>
            <w:rStyle w:val="CommentReference"/>
          </w:rPr>
          <w:commentReference w:id="16"/>
        </w:r>
      </w:ins>
      <w:commentRangeEnd w:id="17"/>
      <w:ins w:id="19" w:author="Marshall, Andrew" w:date="2025-06-09T11:04:00Z" w16du:dateUtc="2025-06-09T15:04:00Z">
        <w:r w:rsidR="00894545">
          <w:rPr>
            <w:rStyle w:val="CommentReference"/>
          </w:rPr>
          <w:commentReference w:id="17"/>
        </w:r>
      </w:ins>
      <w:r>
        <w:t xml:space="preserve">. Rising temperatures due to climate change are predicted to push species beyond their evolved thermal tolerance and challenge them to adapt to hotter climates </w:t>
      </w:r>
      <w:r>
        <w:fldChar w:fldCharType="begin"/>
      </w:r>
      <w:r>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Pr>
          <w:noProof/>
        </w:rPr>
        <w:t>(Bellard et al., 2012; Bennett et al., 2021)</w:t>
      </w:r>
      <w:r>
        <w:fldChar w:fldCharType="end"/>
      </w:r>
      <w:r>
        <w:t xml:space="preserve">. Efforts to evaluate mechanisms by which species respond and adapt to heat stress have revealed that microbiomes may play a key role in determining the thermal </w:t>
      </w:r>
      <w:commentRangeStart w:id="20"/>
      <w:r>
        <w:t>tolerance</w:t>
      </w:r>
      <w:ins w:id="21" w:author="Marshall, Andrew" w:date="2025-06-09T11:05:00Z" w16du:dateUtc="2025-06-09T15:05:00Z">
        <w:r w:rsidR="00894545">
          <w:t>s</w:t>
        </w:r>
      </w:ins>
      <w:r>
        <w:t xml:space="preserve"> </w:t>
      </w:r>
      <w:commentRangeEnd w:id="20"/>
      <w:r w:rsidR="00894545">
        <w:rPr>
          <w:rStyle w:val="CommentReference"/>
        </w:rPr>
        <w:commentReference w:id="20"/>
      </w:r>
      <w:r>
        <w:t xml:space="preserve">of their host species </w:t>
      </w:r>
      <w:r>
        <w:fldChar w:fldCharType="begin"/>
      </w:r>
      <w:r>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t>(Moghadam et al., 2018; Ziegler et al., 2017)</w:t>
      </w:r>
      <w:r>
        <w:fldChar w:fldCharType="end"/>
      </w:r>
      <w:r>
        <w:t xml:space="preserve"> and could be important in facilitating adaptation to higher temperatures </w:t>
      </w:r>
      <w:r>
        <w:fldChar w:fldCharType="begin"/>
      </w:r>
      <w:r>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Pr>
          <w:noProof/>
        </w:rPr>
        <w:t>(Baldassarre et al., 2022; Fontaine &amp; Kohl, 2023; Hector et al., 2022)</w:t>
      </w:r>
      <w:r>
        <w:fldChar w:fldCharType="end"/>
      </w:r>
      <w:r>
        <w:t xml:space="preserve">. Animals have evolved complex relationships with the microbial communities (i.e., microbiomes) that live on and inside them to the extent that hosts rely on their microbiomes to support diverse aspects of their functioning. Experimental research has shown that heat stress can deplete microbiome communities and has been associated with negative phenotypic, survivorship, and fitness outcomes for the host </w:t>
      </w:r>
      <w:r>
        <w:fldChar w:fldCharType="begin"/>
      </w:r>
      <w:r w:rsidR="00EF5780">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EF5780" w:rsidRPr="00EF5780">
        <w:t>(Jaramillo &amp; Castañeda, 2021; B. Zhang et al., 2019)</w:t>
      </w:r>
      <w:r>
        <w:fldChar w:fldCharType="end"/>
      </w:r>
      <w:r>
        <w:t xml:space="preserve">. 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Pr>
          <w:noProof/>
        </w:rPr>
        <w:t>(Amato, 2016)</w:t>
      </w:r>
      <w:r>
        <w:fldChar w:fldCharType="end"/>
      </w:r>
      <w:r>
        <w:t xml:space="preserve">, making it an ideal system to explore how species may respond to rising temperatures. </w:t>
      </w:r>
    </w:p>
    <w:p w14:paraId="5EFF8667" w14:textId="00FF2AE5" w:rsidR="00AA6C73" w:rsidRDefault="00D2792A" w:rsidP="007D7046">
      <w:pPr>
        <w:ind w:firstLine="720"/>
      </w:pPr>
      <w:r>
        <w:t xml:space="preserve">The gut microbiome is sensitive to ambient temperature, and compositional changes associated with high temperatures may harm the host by reducing the gut microbiome’s ability to carry out essential functions. For example, heat stress has been shown to alter the abundances of specific microbial taxa </w:t>
      </w:r>
      <w:r>
        <w:fldChar w:fldCharType="begin"/>
      </w:r>
      <w:r>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and is associated with changes in host digestion, metabolism, and immune function </w:t>
      </w:r>
      <w:r>
        <w:fldChar w:fldCharType="begin"/>
      </w:r>
      <w:r>
        <w:instrText xml:space="preserve"> ADDIN ZOTERO_ITEM CSL_CITATION {"citationID":"AhT7VoQB","properties":{"formattedCitation":"(Chen et al., 2018; Fontaine et al., 2018; Tajima et al., 2007; Zhu et al., 2019)","plainCitation":"(Chen et al., 2018; Fontaine et al., 2018; Tajima et al., 2007; Zhu et al., 2019)","noteIndex":0},"citationItems":[{"id":3108,"uris":["http://zotero.org/users/13901503/items/989JE4MX"],"itemData":{"id":3108,"type":"article-journal","abstract":"Abstract\n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(Chen et al., 2018; Fontaine et al., 2018; Tajima et al., 2007; Zhu et al., 2019)</w:t>
      </w:r>
      <w:r>
        <w:fldChar w:fldCharType="end"/>
      </w:r>
      <w:r>
        <w:t xml:space="preserve">. </w:t>
      </w:r>
      <w:r w:rsidR="007D7046">
        <w:t xml:space="preserve">These shifts likely reflect the consequences on heat-induced changes to the intestinal environment that affect microbiome composition and essential functions. </w:t>
      </w:r>
      <w:r w:rsidR="008F0E41">
        <w:t xml:space="preserve">An important mechanism may involve </w:t>
      </w:r>
      <w:r w:rsidR="007D7046">
        <w:t xml:space="preserve">temperature-driven </w:t>
      </w:r>
      <w:r w:rsidR="008F0E41">
        <w:t xml:space="preserve">disruption of the </w:t>
      </w:r>
      <w:r w:rsidR="00CC03E6">
        <w:t xml:space="preserve">intestinal redox environment— the balance between the production and elimination of reactive oxygen species (ROS). Heat stress can disrupt redox balance, leading to the accumulation of ROS </w:t>
      </w:r>
      <w:r w:rsidR="00CC03E6">
        <w:fldChar w:fldCharType="begin"/>
      </w:r>
      <w:r w:rsidR="00CC03E6">
        <w:instrText xml:space="preserve"> ADDIN ZOTERO_ITEM CSL_CITATION {"citationID":"tg7ZNnJl","properties":{"formattedCitation":"(Lin et al., 2006)","plainCitation":"(Lin et al., 2006)","noteIndex":0},"citationItems":[{"id":3669,"uris":["http://zotero.org/users/13901503/items/BF6XKP7S"],"itemData":{"id":3669,"type":"article-journal","abstract":"The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CC03E6">
        <w:fldChar w:fldCharType="separate"/>
      </w:r>
      <w:r w:rsidR="00CC03E6">
        <w:rPr>
          <w:noProof/>
        </w:rPr>
        <w:t xml:space="preserve">(Lin et al., </w:t>
      </w:r>
      <w:r w:rsidR="00CC03E6">
        <w:rPr>
          <w:noProof/>
        </w:rPr>
        <w:lastRenderedPageBreak/>
        <w:t>2006)</w:t>
      </w:r>
      <w:r w:rsidR="00CC03E6">
        <w:fldChar w:fldCharType="end"/>
      </w:r>
      <w:r w:rsidR="00CC03E6">
        <w:t xml:space="preserve">, which are toxic and </w:t>
      </w:r>
      <w:r w:rsidR="00AA6C73">
        <w:t xml:space="preserve">can damage or </w:t>
      </w:r>
      <w:r w:rsidR="00CC03E6">
        <w:t xml:space="preserve">cause cell death </w:t>
      </w:r>
      <w:r w:rsidR="00CC03E6">
        <w:fldChar w:fldCharType="begin"/>
      </w:r>
      <w:r w:rsidR="00CC03E6">
        <w:instrText xml:space="preserve"> ADDIN ZOTERO_ITEM CSL_CITATION {"citationID":"x4HkqTJT","properties":{"formattedCitation":"(Dodson et al., 2019)","plainCitation":"(Dodson et al., 2019)","noteIndex":0},"citationItems":[{"id":3578,"uris":["http://zotero.org/users/13901503/items/P49Z4HNB"],"itemData":{"id":3578,"type":"article-journal","abstract":"The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CC03E6">
        <w:fldChar w:fldCharType="separate"/>
      </w:r>
      <w:r w:rsidR="00CC03E6">
        <w:rPr>
          <w:noProof/>
        </w:rPr>
        <w:t>(Dodson et al., 2019)</w:t>
      </w:r>
      <w:r w:rsidR="00CC03E6">
        <w:fldChar w:fldCharType="end"/>
      </w:r>
      <w:r w:rsidR="00CC03E6">
        <w:t xml:space="preserve">. </w:t>
      </w:r>
      <w:r w:rsidR="00AA6C73">
        <w:t>In the gut, r</w:t>
      </w:r>
      <w:r w:rsidR="00CC03E6">
        <w:t xml:space="preserve">edox imbalance can compromise the epithelial barrier by damaging tight junction proteins, leading to immune activation </w:t>
      </w:r>
      <w:r w:rsidR="00AA6C73">
        <w:t>from</w:t>
      </w:r>
      <w:r w:rsidR="00CC03E6">
        <w:t xml:space="preserve"> systemic exposure to gut microbes </w:t>
      </w:r>
      <w:r w:rsidR="00AA6C73">
        <w:t xml:space="preserve">and their metabolites </w:t>
      </w:r>
      <w:r w:rsidR="00CC03E6">
        <w:t>()</w:t>
      </w:r>
      <w:r w:rsidR="00AA6C73">
        <w:t xml:space="preserve">. The immune response may further exacerbate redox imbalance because immune cells release ROS during </w:t>
      </w:r>
      <w:r w:rsidR="007D7046">
        <w:t xml:space="preserve">inflammation </w:t>
      </w:r>
      <w:r w:rsidR="00AA6C73">
        <w:t xml:space="preserve">(). Notably, heat stress has been directly linked to epithelial damage and immune cell recruitment (Lambert et al., 2002; Koch et al., 2019), providing compelling evidence that elevated temperature initiates redox imbalance and downstream shifts in gut physiology. Gut microbes also play an important role in maintaining redox balance in the gut through antioxidant metabolism and redox recycling </w:t>
      </w:r>
      <w:r w:rsidR="00AA6C73">
        <w:fldChar w:fldCharType="begin"/>
      </w:r>
      <w:r w:rsidR="00AA6C73">
        <w:instrText xml:space="preserve"> ADDIN ZOTERO_ITEM CSL_CITATION {"citationID":"yxSWjnfP","properties":{"formattedCitation":"(Kunst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AA6C73">
        <w:fldChar w:fldCharType="separate"/>
      </w:r>
      <w:r w:rsidR="00AA6C73">
        <w:rPr>
          <w:noProof/>
        </w:rPr>
        <w:t>(Kunst et al., 2023; Sun et al., 2024; Yardeni et al., 2019)</w:t>
      </w:r>
      <w:r w:rsidR="00AA6C73">
        <w:fldChar w:fldCharType="end"/>
      </w:r>
      <w:r w:rsidR="00AA6C73">
        <w:t>.</w:t>
      </w:r>
      <w:r w:rsidR="008F0E41">
        <w:t xml:space="preserve"> H</w:t>
      </w:r>
      <w:r w:rsidR="00AA6C73">
        <w:t xml:space="preserve">eat-induced changes in microbiome composition have been associated with both epithelial damage </w:t>
      </w:r>
      <w:r w:rsidR="00AA6C73">
        <w:fldChar w:fldCharType="begin"/>
      </w:r>
      <w:r w:rsidR="00AA6C73">
        <w:instrText xml:space="preserve"> ADDIN ZOTERO_ITEM CSL_CITATION {"citationID":"8vD9oF4J","properties":{"formattedCitation":"(Xia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AA6C73">
        <w:fldChar w:fldCharType="separate"/>
      </w:r>
      <w:r w:rsidR="00AA6C73">
        <w:rPr>
          <w:noProof/>
        </w:rPr>
        <w:t>(Xia et al., 2022)</w:t>
      </w:r>
      <w:r w:rsidR="00AA6C73">
        <w:fldChar w:fldCharType="end"/>
      </w:r>
      <w:r w:rsidR="00AA6C73">
        <w:t xml:space="preserve"> and reduced antioxidant metabolism </w:t>
      </w:r>
      <w:r w:rsidR="00AA6C73">
        <w:fldChar w:fldCharType="begin"/>
      </w:r>
      <w:r w:rsidR="00AA6C73">
        <w:instrText xml:space="preserve"> ADDIN ZOTERO_ITEM CSL_CITATION {"citationID":"5jiQMwyG","properties":{"formattedCitation":"(Fang et al., 2023; Liu, Ma, et al., 2023)","plainCitation":"(Fang et al., 2023; Liu, Ma,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AA6C73">
        <w:fldChar w:fldCharType="separate"/>
      </w:r>
      <w:r w:rsidR="00AA6C73">
        <w:rPr>
          <w:noProof/>
        </w:rPr>
        <w:t>(Fang et al., 2023; Liu, Ma, et al., 2023)</w:t>
      </w:r>
      <w:r w:rsidR="00AA6C73">
        <w:fldChar w:fldCharType="end"/>
      </w:r>
      <w:r w:rsidR="00AA6C73">
        <w:t xml:space="preserve">, suggesting that </w:t>
      </w:r>
      <w:r w:rsidR="00745806">
        <w:t xml:space="preserve">heat-driven </w:t>
      </w:r>
      <w:r w:rsidR="00AA6C73">
        <w:t>microbiome changes may both result from and contribute to redox imbalance.</w:t>
      </w:r>
    </w:p>
    <w:p w14:paraId="7E02DD97" w14:textId="4A6BADBC" w:rsidR="00EF5780" w:rsidRDefault="00EF5780" w:rsidP="00EF5780">
      <w:pPr>
        <w:ind w:firstLine="720"/>
      </w:pPr>
      <w:r>
        <w:t xml:space="preserve">Redox imbalance may drive shifts in microbiome composition during heat stress by disrupting oxygen gradients, which are an important determinant of gut microbial community structure </w:t>
      </w:r>
      <w:r>
        <w:fldChar w:fldCharType="begin"/>
      </w:r>
      <w:r>
        <w:instrText xml:space="preserve"> ADDIN ZOTERO_ITEM CSL_CITATION {"citationID":"CVbd1gER","properties":{"formattedCitation":"(Albenberg et al., 2014; Chikina &amp; Matic Vignjevic, 2021)","plainCitation":"(Albenberg et al., 2014; Chikina &amp; Matic Vignjevic, 2021)","noteIndex":0},"citationItems":[{"id":3399,"uris":["http://zotero.org/users/13901503/items/9SHPRSI6"],"itemData":{"id":3399,"type":"article-journal","abstract":"Background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D."}],"issued":{"date-parts":[["2014",11,1]]}}},{"id":3675,"uris":["http://zotero.org/users/13901503/items/9R2YBLHZ"],"itemData":{"id":3675,"type":"article-journal","abstract":"The gastrointestinal system is highly compartmentalized, where individual segments perform separate tasks to achieve common physiological goals. The gut luminal content, chyme, changes its chemical and physical properties as it passes through different intestinal segments. Together, the chyme composition, mucus, pH and oxygen gradients along the gut create a variety of highly distinct ecological niches that form, maintain and reinforce the symbiosis with the particular microbiota. Hosting different microbiota members at specific locations creates one of the most complex and sophisticated gradient – gradient of the local ecosystems that live and interact with each other, providing advantages and challenges to the host and creating our microbial self. Here, we discuss how intestinal luminal gradients are created and maintained in homeostasis, their role in a correct microbiota positioning, and their change upon inflammation and cancer.","collection-title":"Quantitative Cell and Developmental Biology","container-title":"Cells &amp; Development","DOI":"10.1016/j.cdev.2021.203712","ISSN":"2667-2901","journalAbbreviation":"Cells &amp; Development","page":"203712","source":"ScienceDirect","title":"At the right time in the right place: How do luminal gradients position the microbiota along the gut?","title-short":"At the right time in the right place","volume":"168","author":[{"family":"Chikina","given":"Aleksandra"},{"family":"Matic Vignjevic","given":"Danijela"}],"issued":{"date-parts":[["2021",12,1]]}}}],"schema":"https://github.com/citation-style-language/schema/raw/master/csl-citation.json"} </w:instrText>
      </w:r>
      <w:r>
        <w:fldChar w:fldCharType="separate"/>
      </w:r>
      <w:r>
        <w:rPr>
          <w:noProof/>
        </w:rPr>
        <w:t>(Albenberg et al., 2014; Chikina &amp; Matic Vignjevic, 2021)</w:t>
      </w:r>
      <w:r>
        <w:fldChar w:fldCharType="end"/>
      </w:r>
      <w:r>
        <w:t>.</w:t>
      </w:r>
      <w:r w:rsidRPr="00EF5780">
        <w:t xml:space="preserve"> </w:t>
      </w:r>
      <w:r>
        <w:t xml:space="preserve">The distal colon is typically hypoxic and dominated by obligate anaerobes, primarily from the Firmicutes and </w:t>
      </w:r>
      <w:proofErr w:type="spellStart"/>
      <w:r w:rsidRPr="00762AD7">
        <w:t>Bacteroidota</w:t>
      </w:r>
      <w:proofErr w:type="spellEnd"/>
      <w:r>
        <w:t xml:space="preserve"> phyla, that lack robust enzymatic defenses against reactive oxygen species </w:t>
      </w:r>
      <w:r>
        <w:fldChar w:fldCharType="begin"/>
      </w:r>
      <w:r w:rsidR="008D69D1">
        <w:instrText xml:space="preserve"> ADDIN ZOTERO_ITEM CSL_CITATION {"citationID":"li75gYnN","properties":{"formattedCitation":"(Z.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8D69D1">
        <w:rPr>
          <w:noProof/>
        </w:rPr>
        <w:t>(Z. Lu et al., 2018; McCord et al., 1971)</w:t>
      </w:r>
      <w:r>
        <w:fldChar w:fldCharType="end"/>
      </w:r>
      <w:r>
        <w:t xml:space="preserve">. Heat stress is consistently associated with declines in Firmicutes and </w:t>
      </w:r>
      <w:proofErr w:type="spellStart"/>
      <w:r>
        <w:t>Bacteroidota</w:t>
      </w:r>
      <w:proofErr w:type="spellEnd"/>
      <w:r>
        <w:t xml:space="preserve"> abundances across a variety of vertebrate species [reptiles, </w:t>
      </w:r>
      <w:r>
        <w:fldChar w:fldCharType="begin"/>
      </w:r>
      <w:r>
        <w:instrText xml:space="preserve"> ADDIN ZOTERO_ITEM CSL_CITATION {"citationID":"vuOg0hY0","properties":{"formattedCitation":"(Bestion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Pr>
          <w:rFonts w:ascii="Arial" w:hAnsi="Arial" w:cs="Arial"/>
        </w:rPr>
        <w:instrText> </w:instrText>
      </w:r>
      <w:r>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fldChar w:fldCharType="separate"/>
      </w:r>
      <w:r>
        <w:rPr>
          <w:noProof/>
        </w:rPr>
        <w:t>(Bestion et al., 2017)</w:t>
      </w:r>
      <w:r>
        <w:fldChar w:fldCharType="end"/>
      </w:r>
      <w:r w:rsidRPr="00762AD7">
        <w:t xml:space="preserve"> </w:t>
      </w:r>
      <w:r>
        <w:fldChar w:fldCharType="begin"/>
      </w:r>
      <w:r>
        <w:instrText xml:space="preserve"> ADDIN ZOTERO_ITEM CSL_CITATION {"citationID":"ESpHgtOu","properties":{"formattedCitation":"(Moeller et al., 2020)","plainCitation":"(Moeller et al., 2020)","noteIndex":0},"citationItems":[{"id":1022,"uris":["http://zotero.org/users/13901503/items/BYK4NQF8"],"itemData":{"id":1022,"type":"article-journal","abstract":"Vertebrates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Pr>
          <w:noProof/>
        </w:rPr>
        <w:t>(Moeller et al., 2020)</w:t>
      </w:r>
      <w:r>
        <w:fldChar w:fldCharType="end"/>
      </w:r>
      <w:r>
        <w:t xml:space="preserve">, birds </w:t>
      </w:r>
      <w:r>
        <w:fldChar w:fldCharType="begin"/>
      </w:r>
      <w:r>
        <w:instrText xml:space="preserve"> ADDIN ZOTERO_ITEM CSL_CITATION {"citationID":"mZcxo5Qi","properties":{"formattedCitation":"(Zhu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r>
        <w:t xml:space="preserve">, mammals </w:t>
      </w:r>
      <w:r>
        <w:fldChar w:fldCharType="begin"/>
      </w:r>
      <w:r>
        <w:instrText xml:space="preserve"> ADDIN ZOTERO_ITEM CSL_CITATION {"citationID":"RkOD0Ofz","properties":{"formattedCitation":"(Bai et al., 2022)","plainCitation":"(Bai et al., 2022)","noteIndex":0},"citationItems":[{"id":3042,"uris":["http://zotero.org/users/13901503/items/AZMFVA5Z"],"itemData":{"id":3042,"type":"article-journal","abstract":"Heat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schema":"https://github.com/citation-style-language/schema/raw/master/csl-citation.json"} </w:instrText>
      </w:r>
      <w:r>
        <w:fldChar w:fldCharType="separate"/>
      </w:r>
      <w:r>
        <w:rPr>
          <w:noProof/>
        </w:rPr>
        <w:t>(Bai et al., 2022)</w:t>
      </w:r>
      <w:r>
        <w:fldChar w:fldCharType="end"/>
      </w:r>
      <w:r>
        <w:t>] suggesting that elevated temperatures may alter gut conditions in ways that disproportionately affect obligate taxa.</w:t>
      </w:r>
      <w:r w:rsidRPr="00EF5780">
        <w:t xml:space="preserve"> </w:t>
      </w:r>
      <w:r>
        <w:t xml:space="preserve">In contrast, heat stress is often linked to an increase in Proteobacteria </w:t>
      </w:r>
      <w:r>
        <w:fldChar w:fldCharType="begin"/>
      </w:r>
      <w:r>
        <w:instrText xml:space="preserve"> ADDIN ZOTERO_ITEM CSL_CITATION {"citationID":"SGLa3gqs","properties":{"formattedCitation":"(Sepulveda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 phylum consisting primarily of facultative anaerobes capable of exploiting higher-oxygen conditions that are inhospitable to obligate anaerobes </w:t>
      </w:r>
      <w:r>
        <w:fldChar w:fldCharType="begin"/>
      </w:r>
      <w:r>
        <w:instrText xml:space="preserve"> ADDIN ZOTERO_ITEM CSL_CITATION {"citationID":"hywOAMMP","properties":{"formattedCitation":"(Albenberg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Pr>
          <w:noProof/>
        </w:rPr>
        <w:t>(Albenberg et al., 2014; Shin et al., 2015)</w:t>
      </w:r>
      <w:r>
        <w:fldChar w:fldCharType="end"/>
      </w:r>
      <w:r>
        <w:t>. Therefore, changes in redox conditions likely underlie heat stress–associated shifts in gut microbiome composition by creating an environment that favors facultative taxa over obligate anaerobes.</w:t>
      </w:r>
    </w:p>
    <w:p w14:paraId="34E1AF67" w14:textId="240B444D" w:rsidR="00EF5780" w:rsidRDefault="00EF5780" w:rsidP="00084CDE">
      <w:pPr>
        <w:ind w:firstLine="720"/>
      </w:pPr>
      <w:r>
        <w:t xml:space="preserve">A decline in obligate anaerobes during heat stress may disrupt the gut microbiome’s ability to regulate host immunity by impairing key immunomodulatory functions. The gut microbiome and immune system share a bidirectional relationship that broadly involves host-driven mechanisms that confine the gut microbiome to the </w:t>
      </w:r>
      <w:r w:rsidRPr="00344BA4">
        <w:t>intestinal lumen</w:t>
      </w:r>
      <w:r>
        <w:t xml:space="preserve"> () and microbial regulation of immunity to maintain host tolerance of gut microbiome (). Obligate anaerobes are particularly important for maintaining gut-immune homeostasis because they ferment dietary fiber and produce short-chain fatty acids (SCFAs)</w:t>
      </w:r>
      <w:r>
        <w:fldChar w:fldCharType="begin"/>
      </w:r>
      <w:r>
        <w:instrText xml:space="preserve"> ADDIN ZOTERO_ITEM CSL_CITATION {"citationID":"4EOAwxYn","properties":{"formattedCitation":"(Flint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Pr>
          <w:noProof/>
        </w:rPr>
        <w:t>(Flint et al., 2012; Hooper et al., 2002; Maier et al., 2014)</w:t>
      </w:r>
      <w:r>
        <w:fldChar w:fldCharType="end"/>
      </w:r>
      <w:r>
        <w:t xml:space="preserve"> which are critical for immune regulation </w:t>
      </w:r>
      <w:r>
        <w:fldChar w:fldCharType="begin"/>
      </w:r>
      <w:r>
        <w:instrText xml:space="preserve"> ADDIN ZOTERO_ITEM CSL_CITATION {"citationID":"Q3MWn0Wi","properties":{"formattedCitation":"(Corr\\uc0\\u234{}a-Oliveira et al., 2016; Liu, Shao, et al., 2023)","plainCitation":"(Corrêa-Oliveira et al., 2016; Liu, Shao, et al., 2023)","noteIndex":0},"citationItems":[{"id":2073,"uris":["http://zotero.org/users/13901503/items/AVMVJBUV"],"itemData":{"id":2073,"type":"article-journal","abstract":"Short-chain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ED7040">
        <w:t>(Corrêa-Oliveira et al., 2016; Liu, Shao, et al., 2023)</w:t>
      </w:r>
      <w:r>
        <w:fldChar w:fldCharType="end"/>
      </w:r>
      <w:r>
        <w:t xml:space="preserve">. SCFAs support anti-inflammatory mechanisms that </w:t>
      </w:r>
      <w:r w:rsidR="007D7046">
        <w:t>sustain</w:t>
      </w:r>
      <w:r>
        <w:t xml:space="preserve"> immune tolerance of the microbiome </w:t>
      </w:r>
      <w:r>
        <w:fldChar w:fldCharType="begin"/>
      </w:r>
      <w:r>
        <w:instrText xml:space="preserve"> ADDIN ZOTERO_ITEM CSL_CITATION {"citationID":"Hv06f1In","properties":{"formattedCitation":"(Furusawa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(Furusawa et al., 2013; Klampfer et al., 2003)</w:t>
      </w:r>
      <w:r>
        <w:fldChar w:fldCharType="end"/>
      </w:r>
      <w:r>
        <w:t xml:space="preserve"> and are the primary energy source for epithelial cells, helping to maintain the integrity of the intestinal barrier </w:t>
      </w:r>
      <w:r>
        <w:fldChar w:fldCharType="begin"/>
      </w:r>
      <w:r>
        <w:instrText xml:space="preserve"> ADDIN ZOTERO_ITEM CSL_CITATION {"citationID":"GyT07F19","properties":{"formattedCitation":"(Donohoe et al., 2011)","plainCitation":"(Donohoe et al., 2011)","noteIndex":0},"citationItems":[{"id":3688,"uris":["http://zotero.org/users/13901503/items/45UWS9R3"],"itemData":{"id":3688,"type":"article-journal","container-title":"Cell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Pr>
          <w:noProof/>
        </w:rPr>
        <w:t>(Donohoe et al., 2011)</w:t>
      </w:r>
      <w:r>
        <w:fldChar w:fldCharType="end"/>
      </w:r>
      <w:r>
        <w:t>.</w:t>
      </w:r>
      <w:r w:rsidRPr="00EF5780">
        <w:t xml:space="preserve"> </w:t>
      </w:r>
      <w:r>
        <w:t xml:space="preserve">Declines in abundance of obligate taxa and SCFA’s are associated with chronic inflammatory disorders </w:t>
      </w:r>
      <w:r>
        <w:fldChar w:fldCharType="begin"/>
      </w:r>
      <w:r>
        <w:instrText xml:space="preserve"> ADDIN ZOTERO_ITEM CSL_CITATION {"citationID":"PUhTnYps","properties":{"formattedCitation":"(Frank et al., 2007; Ott et al., 2004; F. Zhang et al., 2022)","plainCitation":"(Frank et al., 2007; Ott et al., 2004; F. Zhang et al., 2022)","noteIndex":0},"citationItems":[{"id":3541,"uris":["http://zotero.org/users/13901503/items/G4H9JM44"],"itemData":{"id":3541,"type":"article-journal","abstract":"The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 Firmicutes and Bacteroidetes.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Sciences","DOI":"10.1073/pnas.0706625104","issue":"34","note":"publisher: Proceedings of the National Academy of Sciences","page":"13780-13785","source":"www-pnas-org.proxy.lib.umich.edu (Atypon)","title":"Molecular-phylogenetic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R."}],"issued":{"date-parts":[["2007",8,21]]}}},{"id":3543,"uris":["http://zotero.org/users/13901503/items/LDVN6UJ4"],"itemData":{"id":3543,"type":"article-journal","abstract":"Background and aims: The intestinal bacterial microflora plays an important role in the aetiology of inflammatory bowel disease (IBD). As most of the colonic bacteria cannot be identified by culture techniques, genomic technology can be used for analysis of the composition of the microflora.\nPatients and methods: The mucosa associated colonic microflora of 57 patients with active inflammatory bowel disease and 46 controls was investigated using 16S rDNA based single strand conformation polymorphism (SSCP) fingerprint, cloning experiments, and real time polymerase chain reaction (PCR).\nResults: Full length sequencing of 1019 clones from 16S rDNA libraries (n = 3) revealed an overall bacterial diversity of 83 non-redundant sequences—among them, only 49 known bacterial species. Molecular epidemiology of the composition of the colonic microflora was investigated by SSCP. Diversity of the microflora in Crohn’s disease was reduced to 50% compared with controls (21.7 v 50.4; p&lt;0.0001) and to 30% in ulcerative colitis (17.2 v 50.4; p&lt;0.0001). The reduction in diversity in inflammatory bowel disease was due to loss of normal anaerobic bacteria such as Bacteroides species, Eubacterium species, and Lactobacillus species, as revealed by direct sequencing of variable bands and confirmed by real time PCR. Bacterial diversity in the Crohn’s group showed no association with CARD15/NOD2 status.\nConclusions: Mucosal inflammation in inflammatory bowel disease is associated with loss of normal anaerobic bacteria. This effect is independent of NOD2/CARD15 status of patients.","container-title":"Gut","DOI":"10.1136/gut.2003.025403","ISSN":"0017-5749, 1468-3288","issue":"5","language":"en","license":"Copyright 2004 by Gut","note":"publisher: BMJ Publishing Group\nsection: Inflammatory bowel disease\nPMID: 15082587","page":"685-693","source":"gut-bmj-com.proxy.lib.umich.edu","title":"Reduction in diversity of the colonic mucosa associated bacterial microflora in patients with active inflammatory bowel disease","volume":"53","author":[{"family":"Ott","given":"S. J."},{"family":"Musfeldt","given":"M."},{"family":"Wenderoth","given":"D. F."},{"family":"Hampe","given":"J."},{"family":"Brant","given":"O."},{"family":"Fölsch","given":"U. R."},{"family":"Timmis","given":"K. N."},{"family":"Schreiber","given":"S."}],"issued":{"date-parts":[["2004",5,1]]}}},{"id":2189,"uris":["http://zotero.org/users/13901503/items/WZLVS6S3"],"itemData":{"id":2189,"type":"article-journal","abstract":"Dietary fiber intake in humans is nowadays substantially decreased as compared to the communities of ancestral populations. Accompanying that, the incidences of inflammatory bowel disease (IBD), allergy, and other autoimmune diseases are steadily increasing over the past 60 years, especially in high-income countries, which is partly attributed to the changing dietary habit in modern societies. Chronic inflammation triggered by immune disorders is the central part of the pathophysiology of various non-communicable diseases. Dietary fiber intake is inexorably linked to the gut microbiome leading to the reduction of inflammation. This review explores how dietary fibers modulate the gut microbiota composition and function leading to the alteration of host physiology. High-fiber dietary regime has been consistently shown to increase the microbiome alpha diversity and short-chain fatty acids (SCFAs)-producing bacteria in the human gut. SCFAs are the main players in the interplay between diet, microbiota, and host health. In clinical settings, therapies with high fiber or SCFA supplementations are proposed for inflammatory diseases. However, due to greater variations in the dosage, type, and duration of dietary fiber intervention in different clinical trials, the effects remain controversial. Unraveling the mechanisms exerted by dietary fiber in synergy with the gut microbiome in human pathophysiology holds a promising prospect in guiding next-generation precision therapies.","container-title":"Medicine in Microecology","DOI":"10.1016/j.medmic.2022.100070","ISSN":"2590-0978","journalAbbreviation":"Medicine in Microecology","page":"100070","source":"ScienceDirect","title":"The gut microbiome: linking dietary fiber to inflammatory diseases","title-short":"The gut microbiome","volume":"14","author":[{"family":"Zhang","given":"Feng"},{"family":"Fan","given":"Dejun"},{"family":"Huang","given":"Jian-lin"},{"family":"Zuo","given":"Tao"}],"issued":{"date-parts":[["2022",12,1]]}}}],"schema":"https://github.com/citation-style-language/schema/raw/master/csl-citation.json"} </w:instrText>
      </w:r>
      <w:r>
        <w:fldChar w:fldCharType="separate"/>
      </w:r>
      <w:r>
        <w:rPr>
          <w:noProof/>
        </w:rPr>
        <w:t>(Frank et al., 2007; Ott et al., 2004; F. Zhang et al., 2022)</w:t>
      </w:r>
      <w:r>
        <w:fldChar w:fldCharType="end"/>
      </w:r>
      <w:r>
        <w:t>, underscoring</w:t>
      </w:r>
      <w:r w:rsidRPr="00EF5780">
        <w:t xml:space="preserve"> </w:t>
      </w:r>
      <w:r>
        <w:t xml:space="preserve">their importance for maintaining homeostasis between the gut microbiome and host immunity. Further, changes in microbiome composition during heat stress have been associated with declines in  SCFA concentrations </w:t>
      </w:r>
      <w:r>
        <w:fldChar w:fldCharType="begin"/>
      </w:r>
      <w:r>
        <w:instrText xml:space="preserve"> ADDIN ZOTERO_ITEM CSL_CITATION {"citationID":"96RB1402","properties":{"formattedCitation":"(Tajima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r>
        <w:t xml:space="preserve"> and changes in immune function </w:t>
      </w:r>
      <w:r>
        <w:fldChar w:fldCharType="begin"/>
      </w:r>
      <w:r>
        <w:instrText xml:space="preserve"> ADDIN ZOTERO_ITEM CSL_CITATION {"citationID":"pLZZrluM","properties":{"formattedCitation":"(Chen et al., 2018; Yu et al., 2024)","plainCitation":"(Chen et al., 2018;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Pr>
          <w:noProof/>
        </w:rPr>
        <w:t>(Chen et al., 2018; Yu et al., 2024)</w:t>
      </w:r>
      <w:r>
        <w:fldChar w:fldCharType="end"/>
      </w:r>
      <w:r w:rsidRPr="00EF5780">
        <w:t xml:space="preserve"> </w:t>
      </w:r>
      <w:r>
        <w:t xml:space="preserve">suggesting that heat-driven shifts in composition have consequences for microbiome-immune interactions.  </w:t>
      </w:r>
    </w:p>
    <w:p w14:paraId="38DE0B1B" w14:textId="3BB36A9C" w:rsidR="003556B4" w:rsidRDefault="00084CDE" w:rsidP="003556B4">
      <w:pPr>
        <w:ind w:firstLine="720"/>
      </w:pPr>
      <w:commentRangeStart w:id="22"/>
      <w:commentRangeStart w:id="23"/>
      <w:r>
        <w:lastRenderedPageBreak/>
        <w:t>These relationships suggest that heat stress may initiate a physiological cascade that disrupts redox balance, alters microbiome composition, and activates immune responses, compromising the gut microbiome’s ability to perform functions essential to host health</w:t>
      </w:r>
      <w:commentRangeEnd w:id="22"/>
      <w:r w:rsidR="002D5B2C">
        <w:rPr>
          <w:rStyle w:val="CommentReference"/>
        </w:rPr>
        <w:commentReference w:id="22"/>
      </w:r>
      <w:commentRangeEnd w:id="23"/>
      <w:r w:rsidR="002D5B2C">
        <w:rPr>
          <w:rStyle w:val="CommentReference"/>
        </w:rPr>
        <w:commentReference w:id="23"/>
      </w:r>
      <w:r>
        <w:t xml:space="preserve">. Because microbiome-host relationships are bidirectional (), each change likely amplifies the others, creating a feedback loop that increases the risk of chronic gut inflammation during extended periods of </w:t>
      </w:r>
      <w:commentRangeStart w:id="24"/>
      <w:commentRangeStart w:id="25"/>
      <w:r>
        <w:t xml:space="preserve">high temperatures. </w:t>
      </w:r>
      <w:commentRangeEnd w:id="24"/>
      <w:r w:rsidR="007D7046">
        <w:rPr>
          <w:rStyle w:val="CommentReference"/>
        </w:rPr>
        <w:commentReference w:id="24"/>
      </w:r>
      <w:commentRangeEnd w:id="25"/>
      <w:r w:rsidR="00F67BC3">
        <w:rPr>
          <w:rStyle w:val="CommentReference"/>
        </w:rPr>
        <w:commentReference w:id="25"/>
      </w:r>
      <w:r w:rsidR="00DA2C3B">
        <w:t xml:space="preserve">Since these interactions have been studied almost exclusively in clinical and laboratory contexts, </w:t>
      </w:r>
      <w:r w:rsidR="00CB4D72">
        <w:t>we have little understanding of</w:t>
      </w:r>
      <w:r w:rsidR="00DA2C3B">
        <w:t xml:space="preserve"> how this system functions in wild populations in response to natural thermal variation. </w:t>
      </w:r>
      <w:r w:rsidR="00CB4D72">
        <w:t>Further, most research on heat-induced microbiome disruption has focused either on ectotherms (e.g., amphibians, fish, reptiles), to understand how the microbiome influences vulnerability to heat in species that lack internal thermoregulation, or on livestock</w:t>
      </w:r>
      <w:moveToRangeStart w:id="26" w:author="Marshall, Andrew" w:date="2025-06-09T11:27:00Z" w:name="move200360873"/>
      <w:moveTo w:id="27" w:author="Marshall, Andrew" w:date="2025-06-09T11:27:00Z" w16du:dateUtc="2025-06-09T15:27:00Z">
        <w:r w:rsidR="00F67BC3">
          <w:t xml:space="preserve"> (e.g., pigs, cows, birds)</w:t>
        </w:r>
        <w:del w:id="28" w:author="Marshall, Andrew" w:date="2025-06-09T11:27:00Z" w16du:dateUtc="2025-06-09T15:27:00Z">
          <w:r w:rsidR="00F67BC3" w:rsidDel="00F67BC3">
            <w:delText>.</w:delText>
          </w:r>
        </w:del>
      </w:moveTo>
      <w:moveToRangeEnd w:id="26"/>
      <w:r w:rsidR="00CB4D72">
        <w:t>, to evaluate whether microbiome changes contribute to productivity loss during heat stress</w:t>
      </w:r>
      <w:ins w:id="29" w:author="Marshall, Andrew" w:date="2025-06-09T11:27:00Z" w16du:dateUtc="2025-06-09T15:27:00Z">
        <w:r w:rsidR="00F67BC3">
          <w:t xml:space="preserve">. </w:t>
        </w:r>
      </w:ins>
      <w:moveFromRangeStart w:id="30" w:author="Marshall, Andrew" w:date="2025-06-09T11:27:00Z" w:name="move200360873"/>
      <w:moveFrom w:id="31" w:author="Marshall, Andrew" w:date="2025-06-09T11:27:00Z" w16du:dateUtc="2025-06-09T15:27:00Z">
        <w:r w:rsidR="002B3FF9" w:rsidDel="00F67BC3">
          <w:t xml:space="preserve"> (</w:t>
        </w:r>
        <w:r w:rsidR="00CB4D72" w:rsidDel="00F67BC3">
          <w:t xml:space="preserve">e.g., </w:t>
        </w:r>
        <w:r w:rsidR="002B3FF9" w:rsidDel="00F67BC3">
          <w:t>pigs, cows, birds)</w:t>
        </w:r>
        <w:r w:rsidR="00DA2C3B" w:rsidDel="00F67BC3">
          <w:t>.</w:t>
        </w:r>
        <w:r w:rsidR="002B3FF9" w:rsidDel="00F67BC3">
          <w:t xml:space="preserve"> </w:t>
        </w:r>
      </w:moveFrom>
      <w:moveFromRangeEnd w:id="30"/>
      <w:proofErr w:type="spellStart"/>
      <w:r w:rsidR="002B3FF9">
        <w:t>While</w:t>
      </w:r>
      <w:proofErr w:type="spellEnd"/>
      <w:r w:rsidR="002B3FF9">
        <w:t xml:space="preserve"> controlled experiments are valuable for identifying mechanistic links between heat and </w:t>
      </w:r>
      <w:r w:rsidR="00CB4D72">
        <w:t xml:space="preserve">the </w:t>
      </w:r>
      <w:r w:rsidR="002B3FF9">
        <w:t xml:space="preserve">microbiome, </w:t>
      </w:r>
      <w:commentRangeStart w:id="32"/>
      <w:r w:rsidR="002B3FF9">
        <w:t xml:space="preserve">they </w:t>
      </w:r>
      <w:r w:rsidR="00CB4D72">
        <w:t>offer</w:t>
      </w:r>
      <w:r w:rsidR="002B3FF9">
        <w:t xml:space="preserve"> limited insight into why these relationships evolved </w:t>
      </w:r>
      <w:commentRangeEnd w:id="32"/>
      <w:r w:rsidR="00F67BC3">
        <w:rPr>
          <w:rStyle w:val="CommentReference"/>
        </w:rPr>
        <w:commentReference w:id="32"/>
      </w:r>
      <w:r w:rsidR="002B3FF9">
        <w:t xml:space="preserve">and how they function in an ecologically relevant context. Additionally, it is becoming more clear that endotherms are also physiologically vulnerable to heat stress (Lovegrove et al., 2014; Lucore et al., 2024; </w:t>
      </w:r>
      <w:proofErr w:type="spellStart"/>
      <w:r w:rsidR="002B3FF9">
        <w:t>Risely</w:t>
      </w:r>
      <w:proofErr w:type="spellEnd"/>
      <w:r w:rsidR="002B3FF9">
        <w:t xml:space="preserve"> et al., 2023) and the microbiome likely plays a key role in mediating their response to high temperatures. </w:t>
      </w:r>
    </w:p>
    <w:p w14:paraId="2E38B4E4" w14:textId="009620BC" w:rsidR="009133A1" w:rsidRDefault="009133A1" w:rsidP="003F0931">
      <w:pPr>
        <w:ind w:firstLine="720"/>
      </w:pPr>
      <w:commentRangeStart w:id="33"/>
      <w:commentRangeStart w:id="34"/>
      <w:r>
        <w:t xml:space="preserve">Here, we assess if temperature is an important predictor for explaining gut microbiome composition and metabolic function in a wild population of capuchin monkeys, </w:t>
      </w:r>
      <w:r w:rsidRPr="00297A0D">
        <w:rPr>
          <w:i/>
          <w:iCs/>
        </w:rPr>
        <w:t>Cebus imitator</w:t>
      </w:r>
      <w:r>
        <w:t xml:space="preserve">, in Costa Rica. </w:t>
      </w:r>
      <w:commentRangeEnd w:id="33"/>
      <w:r w:rsidR="007D7046">
        <w:rPr>
          <w:rStyle w:val="CommentReference"/>
        </w:rPr>
        <w:commentReference w:id="33"/>
      </w:r>
      <w:commentRangeEnd w:id="34"/>
      <w:r w:rsidR="00F67BC3">
        <w:rPr>
          <w:rStyle w:val="CommentReference"/>
        </w:rPr>
        <w:commentReference w:id="34"/>
      </w:r>
      <w:r>
        <w:t xml:space="preserve">Much of primate gut microbiome research has examined how broad ecological factors—such as seasonality </w:t>
      </w:r>
      <w:r>
        <w:fldChar w:fldCharType="begin"/>
      </w:r>
      <w:r w:rsidR="008D69D1">
        <w:instrText xml:space="preserve"> ADDIN ZOTERO_ITEM CSL_CITATION {"citationID":"OdtyqMvf","properties":{"formattedCitation":"(Baniel et al., 2021; Orkin et al., 2019)","plainCitation":"(Baniel et al., 2021; Orkin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8D69D1">
        <w:rPr>
          <w:noProof/>
        </w:rPr>
        <w:t>(Baniel et al., 2021; Orkin et al., 2019)</w:t>
      </w:r>
      <w:r>
        <w:fldChar w:fldCharType="end"/>
      </w:r>
      <w:r>
        <w:t xml:space="preserve">, habitat disturbance </w:t>
      </w:r>
      <w:r>
        <w:fldChar w:fldCharType="begin"/>
      </w:r>
      <w:r>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Pr>
          <w:noProof/>
        </w:rPr>
        <w:t>(Amato et al., 2013; Barelli et al., 2015)</w:t>
      </w:r>
      <w:r>
        <w:fldChar w:fldCharType="end"/>
      </w:r>
      <w:r>
        <w:t xml:space="preserve">, and </w:t>
      </w:r>
      <w:del w:id="35" w:author="Marshall, Andrew" w:date="2025-06-05T11:40:00Z" w16du:dateUtc="2025-06-05T15:40:00Z">
        <w:r w:rsidDel="00C202C9">
          <w:delText>cross-site variation</w:delText>
        </w:r>
      </w:del>
      <w:ins w:id="36" w:author="Marshall, Andrew" w:date="2025-06-05T11:40:00Z" w16du:dateUtc="2025-06-05T15:40:00Z">
        <w:r w:rsidR="00C202C9">
          <w:t>l</w:t>
        </w:r>
        <w:commentRangeStart w:id="37"/>
        <w:r w:rsidR="00C202C9">
          <w:t xml:space="preserve">ocal ecological conditions </w:t>
        </w:r>
      </w:ins>
      <w:commentRangeEnd w:id="37"/>
      <w:ins w:id="38" w:author="Marshall, Andrew" w:date="2025-06-05T11:42:00Z" w16du:dateUtc="2025-06-05T15:42:00Z">
        <w:r w:rsidR="00C202C9">
          <w:rPr>
            <w:rStyle w:val="CommentReference"/>
          </w:rPr>
          <w:commentReference w:id="37"/>
        </w:r>
      </w:ins>
      <w:r>
        <w:fldChar w:fldCharType="begin"/>
      </w:r>
      <w:r>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Pr>
          <w:noProof/>
        </w:rPr>
        <w:t>(Amato et al., 2016; Bueno De Mesquita et al., 2021)</w:t>
      </w:r>
      <w:r>
        <w:fldChar w:fldCharType="end"/>
      </w:r>
      <w:r>
        <w:t>— relate to the gut microbiome, with findings often attributed to differences in host diet. However, no study has directly assessed the influence of temperature on the gut microbiome of a wild primate.</w:t>
      </w:r>
      <w:r w:rsidRPr="009673A8">
        <w:t xml:space="preserve"> </w:t>
      </w:r>
      <w:commentRangeStart w:id="39"/>
      <w:r>
        <w:t>We also examine whether host immunity is associated with the gut microbiome’s relationship with temperature to evaluate the interplay between temperature, the gut microbiome, and microbiome-immune homeostasis.</w:t>
      </w:r>
      <w:r w:rsidRPr="009673A8">
        <w:t xml:space="preserve"> </w:t>
      </w:r>
      <w:commentRangeEnd w:id="39"/>
      <w:r w:rsidR="00F67BC3">
        <w:rPr>
          <w:rStyle w:val="CommentReference"/>
        </w:rPr>
        <w:commentReference w:id="39"/>
      </w:r>
      <w:r>
        <w:t>We measure host immunity using neopterin, a b</w:t>
      </w:r>
      <w:r w:rsidR="00745806">
        <w:t>y</w:t>
      </w:r>
      <w:r>
        <w:t xml:space="preserve">product of macrophage </w:t>
      </w:r>
      <w:commentRangeStart w:id="40"/>
      <w:r>
        <w:t>activity</w:t>
      </w:r>
      <w:commentRangeEnd w:id="40"/>
      <w:r w:rsidR="00F67BC3">
        <w:rPr>
          <w:rStyle w:val="CommentReference"/>
        </w:rPr>
        <w:commentReference w:id="40"/>
      </w:r>
      <w:r>
        <w:t xml:space="preserve"> </w:t>
      </w:r>
      <w:del w:id="41" w:author="Marshall, Andrew" w:date="2025-06-09T11:33:00Z" w16du:dateUtc="2025-06-09T15:33:00Z">
        <w:r w:rsidDel="00F67BC3">
          <w:delText xml:space="preserve">when stimulated by interferon-gamma produced by </w:delText>
        </w:r>
        <w:r w:rsidRPr="00F60396" w:rsidDel="00F67BC3">
          <w:delText>T</w:delText>
        </w:r>
        <w:r w:rsidDel="00F67BC3">
          <w:delText>-</w:delText>
        </w:r>
        <w:r w:rsidRPr="00F60396" w:rsidDel="00F67BC3">
          <w:delText>helper 1</w:delText>
        </w:r>
        <w:r w:rsidDel="00F67BC3">
          <w:delText xml:space="preserve"> cells </w:delText>
        </w:r>
      </w:del>
      <w:r>
        <w:t xml:space="preserve">during the </w:t>
      </w:r>
      <w:r w:rsidRPr="00F60396">
        <w:t>cellular immune response</w:t>
      </w:r>
      <w:r>
        <w:t xml:space="preserve"> </w:t>
      </w:r>
      <w:r>
        <w:fldChar w:fldCharType="begin"/>
      </w:r>
      <w:r>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Pr>
          <w:noProof/>
        </w:rPr>
        <w:t>(Murr et al., 2002)</w:t>
      </w:r>
      <w:r>
        <w:fldChar w:fldCharType="end"/>
      </w:r>
      <w:r>
        <w:t xml:space="preserve">. </w:t>
      </w:r>
      <w:commentRangeStart w:id="42"/>
      <w:r>
        <w:t xml:space="preserve">The gastrointestinal tract harbors the highest density of macrophages in the body, as they play a central role in host containment of </w:t>
      </w:r>
      <w:r w:rsidR="00745806">
        <w:t xml:space="preserve">the </w:t>
      </w:r>
      <w:r>
        <w:t xml:space="preserve">gut microbiome by limiting systemic exposure to </w:t>
      </w:r>
      <w:r w:rsidRPr="00344BA4">
        <w:t>gut microbes</w:t>
      </w:r>
      <w:r>
        <w:t xml:space="preserve"> </w:t>
      </w:r>
      <w:r>
        <w:fldChar w:fldCharType="begin"/>
      </w:r>
      <w:r>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Pr>
          <w:noProof/>
        </w:rPr>
        <w:t>(Kelsall, 2008)</w:t>
      </w:r>
      <w:r>
        <w:fldChar w:fldCharType="end"/>
      </w:r>
      <w:r>
        <w:t xml:space="preserve">. In turn, microbial metabolites including short-chain fatty acids and saturated fatty acids regulate macrophage activity to maintain host tolerance and prevent chronic inflammatory disorders </w:t>
      </w:r>
      <w:r>
        <w:fldChar w:fldCharType="begin"/>
      </w:r>
      <w:r>
        <w:instrText xml:space="preserve"> ADDIN ZOTERO_ITEM CSL_CITATION {"citationID":"YxsMzISt","properties":{"formattedCitation":"(Corr\\uc0\\u234{}a-Oliveira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FB0A0A">
        <w:t>(Corrêa-Oliveira et al., 2016; Wang et al., 2020)</w:t>
      </w:r>
      <w:r>
        <w:fldChar w:fldCharType="end"/>
      </w:r>
      <w:r>
        <w:t xml:space="preserve">. </w:t>
      </w:r>
      <w:r w:rsidR="003F0931">
        <w:t>Therefore, neopterin is likely a valuable indicator of intestinal immune activity and bidirectional relationships between host immunity and the gut microbes</w:t>
      </w:r>
      <w:commentRangeEnd w:id="42"/>
      <w:r w:rsidR="00F67BC3">
        <w:rPr>
          <w:rStyle w:val="CommentReference"/>
        </w:rPr>
        <w:commentReference w:id="42"/>
      </w:r>
      <w:r w:rsidR="003F0931">
        <w:t xml:space="preserve">. </w:t>
      </w:r>
      <w:r>
        <w:t xml:space="preserve">Neopterin can also be measured in urine </w:t>
      </w:r>
      <w:r>
        <w:fldChar w:fldCharType="begin"/>
      </w:r>
      <w:r>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(Higham et al., 2015; Lucore et al., 2022)</w:t>
      </w:r>
      <w:r>
        <w:fldChar w:fldCharType="end"/>
      </w:r>
      <w:r>
        <w:t xml:space="preserve">, making it an ideal choice for non-invasive field research, and has been associated with gut microbiome composition in wild primates </w:t>
      </w:r>
      <w:r>
        <w:fldChar w:fldCharType="begin"/>
      </w:r>
      <w:r>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fldChar w:fldCharType="separate"/>
      </w:r>
      <w:r>
        <w:rPr>
          <w:noProof/>
        </w:rPr>
        <w:t>(Schneider-Crease et al., 2022)</w:t>
      </w:r>
      <w:r>
        <w:fldChar w:fldCharType="end"/>
      </w:r>
      <w:r>
        <w:t xml:space="preserve">. </w:t>
      </w:r>
    </w:p>
    <w:p w14:paraId="3CF8B7C0" w14:textId="5809BA4D" w:rsidR="003556B4" w:rsidRDefault="003556B4" w:rsidP="006F2D56">
      <w:pPr>
        <w:ind w:firstLine="720"/>
      </w:pPr>
      <w:commentRangeStart w:id="43"/>
      <w:r>
        <w:t>Our study has two main goals (1) to assess the influence of temperature on the gut microbiome in a wild primate population and (2) to examine how gut microbiome respons</w:t>
      </w:r>
      <w:r w:rsidR="007D7046">
        <w:t>e</w:t>
      </w:r>
      <w:r>
        <w:t xml:space="preserve"> </w:t>
      </w:r>
      <w:r w:rsidR="00745806">
        <w:t xml:space="preserve">to temperature </w:t>
      </w:r>
      <w:r>
        <w:t>relate</w:t>
      </w:r>
      <w:r w:rsidR="007D7046">
        <w:t>s</w:t>
      </w:r>
      <w:r>
        <w:t xml:space="preserve"> to host immunity. To address these questions, we analyzed 11 months of paired fecal and urine samples from 36 individually identified white-faced capuchin monkeys living in tropical dry forest fragments in Northwestern Costa Rica.</w:t>
      </w:r>
      <w:r w:rsidR="000D5023">
        <w:t xml:space="preserve"> </w:t>
      </w:r>
      <w:r w:rsidR="006F2D56">
        <w:t xml:space="preserve">Tropical dry forests are highly seasonal and experience greater annual temperature variation than other tropical environments </w:t>
      </w:r>
      <w:r w:rsidR="006B4B63">
        <w:t xml:space="preserve">() </w:t>
      </w:r>
      <w:r w:rsidR="006F2D56">
        <w:t xml:space="preserve">making them an ideal system </w:t>
      </w:r>
      <w:r w:rsidR="006B4B63">
        <w:t>for</w:t>
      </w:r>
      <w:r w:rsidR="006F2D56">
        <w:t xml:space="preserve"> study</w:t>
      </w:r>
      <w:r w:rsidR="006B4B63">
        <w:t>ing</w:t>
      </w:r>
      <w:r w:rsidR="006F2D56">
        <w:t xml:space="preserve"> the effects of heat stress. Further, </w:t>
      </w:r>
      <w:r w:rsidR="006F2D56">
        <w:lastRenderedPageBreak/>
        <w:t>season is reliably measured by rain</w:t>
      </w:r>
      <w:r w:rsidR="006B4B63">
        <w:t>,</w:t>
      </w:r>
      <w:r w:rsidR="006F2D56">
        <w:t xml:space="preserve"> </w:t>
      </w:r>
      <w:r w:rsidR="006B4B63">
        <w:t>making</w:t>
      </w:r>
      <w:r w:rsidR="006F2D56">
        <w:t xml:space="preserve"> it possible to control for seasonal ecological changes and better isolate the effects of temperature</w:t>
      </w:r>
      <w:r w:rsidR="006B4B63">
        <w:t xml:space="preserve"> ()</w:t>
      </w:r>
      <w:r w:rsidR="006F2D56">
        <w:t xml:space="preserve">. </w:t>
      </w:r>
      <w:commentRangeEnd w:id="43"/>
      <w:r w:rsidR="00E44F63">
        <w:rPr>
          <w:rStyle w:val="CommentReference"/>
        </w:rPr>
        <w:commentReference w:id="43"/>
      </w:r>
      <w:r w:rsidRPr="007D7046">
        <w:t>We</w:t>
      </w:r>
      <w:r>
        <w:t xml:space="preserve"> characterized microbiome composition using 16S rRNA gene sequencing (n = 277) and </w:t>
      </w:r>
      <w:r w:rsidR="000D5023">
        <w:t>microbial metabolic function</w:t>
      </w:r>
      <w:r>
        <w:t xml:space="preserve"> using shotgun metagenomic sequencing (n = 7</w:t>
      </w:r>
      <w:r w:rsidR="003F0931">
        <w:t>1</w:t>
      </w:r>
      <w:r>
        <w:t xml:space="preserve">). </w:t>
      </w:r>
      <w:bookmarkStart w:id="44" w:name="_Hlk200016405"/>
      <w:r>
        <w:t xml:space="preserve">Our results highlight the crucial role of temperature in shaping essential gut microbiome functions in wild endotherms and demonstrate how temperature is related to microbiome-immune interactions that </w:t>
      </w:r>
      <w:r w:rsidR="000D5023">
        <w:t xml:space="preserve">may </w:t>
      </w:r>
      <w:r>
        <w:t>affect host immune tolerance</w:t>
      </w:r>
      <w:r w:rsidR="000D5023">
        <w:t xml:space="preserve"> of gut microbes</w:t>
      </w:r>
      <w:r>
        <w:t xml:space="preserve">. These findings provide key insight into how rising temperatures due to climate change may affect wild animals via microbiome-mediated </w:t>
      </w:r>
      <w:commentRangeStart w:id="45"/>
      <w:r>
        <w:t>mechanisms</w:t>
      </w:r>
      <w:bookmarkEnd w:id="44"/>
      <w:r>
        <w:t>.</w:t>
      </w:r>
      <w:commentRangeEnd w:id="45"/>
      <w:r w:rsidR="00710C02">
        <w:rPr>
          <w:rStyle w:val="CommentReference"/>
        </w:rPr>
        <w:commentReference w:id="45"/>
      </w:r>
    </w:p>
    <w:p w14:paraId="70374641" w14:textId="77777777" w:rsidR="00EF5780" w:rsidRDefault="00EF5780"/>
    <w:p w14:paraId="617EB7D3" w14:textId="77777777" w:rsidR="00302774" w:rsidRDefault="00302774" w:rsidP="00302774">
      <w:commentRangeStart w:id="46"/>
      <w:r>
        <w:t xml:space="preserve">Results: </w:t>
      </w:r>
      <w:commentRangeEnd w:id="46"/>
      <w:r w:rsidR="006B03C8">
        <w:rPr>
          <w:rStyle w:val="CommentReference"/>
        </w:rPr>
        <w:commentReference w:id="46"/>
      </w:r>
    </w:p>
    <w:p w14:paraId="555EFFC7" w14:textId="77777777" w:rsidR="00302774" w:rsidRDefault="00302774" w:rsidP="00302774">
      <w:pPr>
        <w:rPr>
          <w:u w:val="single"/>
        </w:rPr>
      </w:pPr>
      <w:r w:rsidRPr="00AE374C">
        <w:rPr>
          <w:u w:val="single"/>
        </w:rPr>
        <w:t>Gut microbiome</w:t>
      </w:r>
      <w:r>
        <w:rPr>
          <w:u w:val="single"/>
        </w:rPr>
        <w:t xml:space="preserve"> taxonomic and </w:t>
      </w:r>
      <w:commentRangeStart w:id="47"/>
      <w:r>
        <w:rPr>
          <w:u w:val="single"/>
        </w:rPr>
        <w:t>metabolic pathway</w:t>
      </w:r>
      <w:r w:rsidRPr="00AE374C">
        <w:rPr>
          <w:u w:val="single"/>
        </w:rPr>
        <w:t xml:space="preserve"> composition </w:t>
      </w:r>
      <w:commentRangeEnd w:id="47"/>
      <w:r w:rsidR="00985247">
        <w:rPr>
          <w:rStyle w:val="CommentReference"/>
        </w:rPr>
        <w:commentReference w:id="47"/>
      </w:r>
      <w:r w:rsidRPr="00AE374C">
        <w:rPr>
          <w:u w:val="single"/>
        </w:rPr>
        <w:t xml:space="preserve">is </w:t>
      </w:r>
      <w:r>
        <w:rPr>
          <w:u w:val="single"/>
        </w:rPr>
        <w:t>related to temperature</w:t>
      </w:r>
    </w:p>
    <w:p w14:paraId="3887653D" w14:textId="77777777" w:rsidR="00302774" w:rsidRPr="00991E79" w:rsidRDefault="00302774" w:rsidP="00302774">
      <w:r w:rsidRPr="00991E79">
        <w:rPr>
          <w:i/>
          <w:iCs/>
        </w:rPr>
        <w:t>Community-level</w:t>
      </w:r>
      <w:r>
        <w:rPr>
          <w:i/>
          <w:iCs/>
        </w:rPr>
        <w:t xml:space="preserve"> results</w:t>
      </w:r>
    </w:p>
    <w:p w14:paraId="36FFA4C3" w14:textId="6D0EA2AD" w:rsidR="006B4B63" w:rsidRDefault="00302774" w:rsidP="00302774">
      <w:r>
        <w:tab/>
        <w:t>We found a strong relationship between temperature and both taxonomic and functional community-level diversity</w:t>
      </w:r>
      <w:ins w:id="48" w:author="Marshall, Andrew" w:date="2025-06-09T11:50:00Z" w16du:dateUtc="2025-06-09T15:50:00Z">
        <w:r w:rsidR="00710C02">
          <w:t xml:space="preserve"> in the gut microbiome</w:t>
        </w:r>
      </w:ins>
      <w:r>
        <w:t>. To assess this relationship, we compared a baseline model that accounted for known predictors of microbiome composition (sex, social group, diet, and season) to a model that included both the baseline predictors and temperature. For taxonomic community composition, the</w:t>
      </w:r>
      <w:ins w:id="49" w:author="Marshall, Andrew" w:date="2025-06-05T13:54:00Z" w16du:dateUtc="2025-06-05T17:54:00Z">
        <w:r w:rsidR="00985247">
          <w:t xml:space="preserve"> model including</w:t>
        </w:r>
      </w:ins>
      <w:r>
        <w:t xml:space="preserve"> temperature </w:t>
      </w:r>
      <w:commentRangeStart w:id="50"/>
      <w:commentRangeStart w:id="51"/>
      <w:commentRangeStart w:id="52"/>
      <w:r w:rsidR="006B4B63">
        <w:t>provided the best fit</w:t>
      </w:r>
      <w:commentRangeEnd w:id="50"/>
      <w:r w:rsidR="006B4B63">
        <w:rPr>
          <w:rStyle w:val="CommentReference"/>
        </w:rPr>
        <w:commentReference w:id="50"/>
      </w:r>
      <w:commentRangeEnd w:id="51"/>
      <w:r w:rsidR="005052A6">
        <w:rPr>
          <w:rStyle w:val="CommentReference"/>
        </w:rPr>
        <w:commentReference w:id="51"/>
      </w:r>
      <w:commentRangeEnd w:id="52"/>
      <w:r w:rsidR="00985247">
        <w:rPr>
          <w:rStyle w:val="CommentReference"/>
        </w:rPr>
        <w:commentReference w:id="52"/>
      </w:r>
      <w:r w:rsidR="006B4B63">
        <w:t xml:space="preserve"> </w:t>
      </w:r>
      <w:r w:rsidR="00A14DCC">
        <w:t xml:space="preserve">(controlling for model complexity) </w:t>
      </w:r>
      <w:r w:rsidR="006B4B63">
        <w:t xml:space="preserve">across all </w:t>
      </w:r>
      <w:r>
        <w:t xml:space="preserve">community-level indices, accounting for 100% of the model weight for </w:t>
      </w:r>
      <w:commentRangeStart w:id="53"/>
      <w:r w:rsidR="006B4B63">
        <w:t>every</w:t>
      </w:r>
      <w:r>
        <w:t xml:space="preserve"> principal component ax</w:t>
      </w:r>
      <w:r w:rsidR="006B4B63">
        <w:t>is</w:t>
      </w:r>
      <w:r>
        <w:t xml:space="preserve"> </w:t>
      </w:r>
      <w:commentRangeEnd w:id="53"/>
      <w:r w:rsidR="009C7FEC">
        <w:rPr>
          <w:rStyle w:val="CommentReference"/>
        </w:rPr>
        <w:commentReference w:id="53"/>
      </w:r>
      <w:r>
        <w:t>and alpha diversity metric</w:t>
      </w:r>
      <w:r w:rsidR="006B4B63">
        <w:t xml:space="preserve"> </w:t>
      </w:r>
      <w:r>
        <w:t xml:space="preserve">(Fig 1B). The strong relationship between temperature and principal coordinate axes 1–3 suggests that temperature drives shifts in taxonomic composition that are substantial enough to affect community-level beta diversity. Both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w:t>
      </w:r>
      <w:r w:rsidR="006B4B63">
        <w:t>s are</w:t>
      </w:r>
      <w:r>
        <w:t xml:space="preserve"> small compared to the principal components, alpha diversity reliably decline</w:t>
      </w:r>
      <w:r w:rsidR="006B4B63">
        <w:t>s</w:t>
      </w:r>
      <w:r>
        <w:t xml:space="preserve"> with increasing temperatures (Fig </w:t>
      </w:r>
      <w:r w:rsidR="005105B0">
        <w:t>1S</w:t>
      </w:r>
      <w:r>
        <w:t>).</w:t>
      </w:r>
      <w:r w:rsidR="006B4B63">
        <w:t xml:space="preserve"> </w:t>
      </w:r>
      <w:commentRangeStart w:id="54"/>
      <w:r w:rsidR="006B4B63">
        <w:t>This suggests that higher temperatures are associated with reductions in both taxonomic richness and evenness, as</w:t>
      </w:r>
      <w:r w:rsidR="006B4B63" w:rsidRPr="006B4B63">
        <w:t xml:space="preserve"> </w:t>
      </w:r>
      <w:r w:rsidR="006B4B63">
        <w:t xml:space="preserve">observed richness reflects the total number of ASVs while Shannon’s diversity considers both richness and evenness. </w:t>
      </w:r>
      <w:commentRangeEnd w:id="54"/>
      <w:r w:rsidR="00710C02">
        <w:rPr>
          <w:rStyle w:val="CommentReference"/>
        </w:rPr>
        <w:commentReference w:id="54"/>
      </w:r>
    </w:p>
    <w:p w14:paraId="64FFCE50" w14:textId="3F49B976" w:rsidR="00302774" w:rsidRDefault="00302774" w:rsidP="006B4B63">
      <w:pPr>
        <w:ind w:firstLine="720"/>
      </w:pPr>
      <w:r>
        <w:t xml:space="preserve">For metabolic functional composition, the temperature </w:t>
      </w:r>
      <w:r w:rsidR="006B4B63">
        <w:t>model provided the best</w:t>
      </w:r>
      <w:r w:rsidR="00A14DCC">
        <w:t xml:space="preserve"> fit</w:t>
      </w:r>
      <w:r w:rsidR="006B4B63">
        <w:t xml:space="preserve"> for </w:t>
      </w:r>
      <w:commentRangeStart w:id="55"/>
      <w:r w:rsidR="006B4B63">
        <w:t xml:space="preserve">every principal component axis </w:t>
      </w:r>
      <w:commentRangeEnd w:id="55"/>
      <w:r w:rsidR="009C6261">
        <w:rPr>
          <w:rStyle w:val="CommentReference"/>
        </w:rPr>
        <w:commentReference w:id="55"/>
      </w:r>
      <w:r w:rsidR="006B4B63">
        <w:t xml:space="preserve">and the total number of observed pathways, accounting for at least 96% of the model weight. </w:t>
      </w:r>
      <w:r>
        <w:t xml:space="preserve">In contrast, the baseline model </w:t>
      </w:r>
      <w:r w:rsidR="006B4B63">
        <w:t>provided the best fit for</w:t>
      </w:r>
      <w:r>
        <w:t xml:space="preserve"> Shannon’s diversity</w:t>
      </w:r>
      <w:r w:rsidR="006B4B63">
        <w:t>,</w:t>
      </w:r>
      <w:r>
        <w:t xml:space="preserve"> accounting for 77% of the model weight (Fig. 1D). Therefore, temperature is associated with shifts in individual metabolic pathways substantial enough to affect community-level beta diversity, but</w:t>
      </w:r>
      <w:del w:id="56" w:author="Marshall, Andrew" w:date="2025-06-09T11:58:00Z" w16du:dateUtc="2025-06-09T15:58:00Z">
        <w:r w:rsidDel="00F15056">
          <w:delText>,</w:delText>
        </w:r>
      </w:del>
      <w:r>
        <w:t xml:space="preserve"> the relationship between temperature functional alpha diversity is less clear. Temperature </w:t>
      </w:r>
      <w:r w:rsidR="006B4B63">
        <w:t xml:space="preserve">was </w:t>
      </w:r>
      <w:r>
        <w:t>negative</w:t>
      </w:r>
      <w:r w:rsidR="006B4B63">
        <w:t>ly</w:t>
      </w:r>
      <w:r>
        <w:t xml:space="preserve"> associat</w:t>
      </w:r>
      <w:r w:rsidR="006B4B63">
        <w:t>ed</w:t>
      </w:r>
      <w:r>
        <w:t xml:space="preserve"> with the total number of unique pathways (Observed: </w:t>
      </w:r>
      <w:r w:rsidRPr="00887114">
        <w:t>β</w:t>
      </w:r>
      <w:r>
        <w:rPr>
          <w:vertAlign w:val="subscript"/>
        </w:rPr>
        <w:t>temp</w:t>
      </w:r>
      <w:r>
        <w:t xml:space="preserve"> = -35.05)</w:t>
      </w:r>
      <w:r w:rsidR="006B4B63">
        <w:t>,</w:t>
      </w:r>
      <w:r>
        <w:t xml:space="preserve"> but the magnitude and direction of this effect are uncertain </w:t>
      </w:r>
      <w:r w:rsidR="006B4B63">
        <w:t>due to the wide confidence intervals that include</w:t>
      </w:r>
      <w:r>
        <w:t xml:space="preserve"> zero. The effect size for Shannon’s diversity (</w:t>
      </w:r>
      <w:r w:rsidRPr="00887114">
        <w:t>β</w:t>
      </w:r>
      <w:r>
        <w:rPr>
          <w:vertAlign w:val="subscript"/>
        </w:rPr>
        <w:t>temp</w:t>
      </w:r>
      <w:r>
        <w:t xml:space="preserve"> = -0.27) is much smaller</w:t>
      </w:r>
      <w:r w:rsidR="006B4B63">
        <w:t xml:space="preserve">, and </w:t>
      </w:r>
      <w:r>
        <w:t xml:space="preserve">the confidence intervals also </w:t>
      </w:r>
      <w:r w:rsidR="006B4B63">
        <w:t xml:space="preserve">include </w:t>
      </w:r>
      <w:r>
        <w:t xml:space="preserve">zero. (Fig. 1C). </w:t>
      </w:r>
      <w:commentRangeStart w:id="57"/>
      <w:r w:rsidR="006B4B63">
        <w:t>T</w:t>
      </w:r>
      <w:r>
        <w:t>ogether, these results suggest that higher temperatures may reduce the number of unique metabolic pathways but are not associated with changes in pathway evenness</w:t>
      </w:r>
      <w:commentRangeEnd w:id="57"/>
      <w:r w:rsidR="00F15056">
        <w:rPr>
          <w:rStyle w:val="CommentReference"/>
        </w:rPr>
        <w:commentReference w:id="57"/>
      </w:r>
      <w:r>
        <w:t>.</w:t>
      </w:r>
    </w:p>
    <w:p w14:paraId="6E040654" w14:textId="77777777" w:rsidR="005052A6" w:rsidRDefault="005052A6"/>
    <w:p w14:paraId="41B2DF71" w14:textId="77777777" w:rsidR="00D5269A" w:rsidRDefault="00D5269A" w:rsidP="00D5269A">
      <w:r>
        <w:rPr>
          <w:i/>
          <w:iCs/>
        </w:rPr>
        <w:t>Taxonomic and metabolic pathway results</w:t>
      </w:r>
    </w:p>
    <w:p w14:paraId="79A0D098" w14:textId="70080832" w:rsidR="005B0D78" w:rsidRDefault="00D5269A" w:rsidP="005B0D78">
      <w:r>
        <w:t xml:space="preserve">Temperature is also related to the abundance of individual taxa at both the family and genus levels. The temperature </w:t>
      </w:r>
      <w:r w:rsidR="005B0D78">
        <w:t xml:space="preserve">model </w:t>
      </w:r>
      <w:r w:rsidR="006B4B63">
        <w:t>provided the best fit</w:t>
      </w:r>
      <w:r w:rsidR="00A14DCC">
        <w:t xml:space="preserve"> (controlling for complexity)</w:t>
      </w:r>
      <w:r w:rsidR="006B4B63">
        <w:t xml:space="preserve"> for</w:t>
      </w:r>
      <w:r>
        <w:t xml:space="preserve"> 93 out of 163 taxa, accounting for </w:t>
      </w:r>
      <w:r w:rsidR="006B4B63">
        <w:t xml:space="preserve">at least </w:t>
      </w:r>
      <w:r>
        <w:t>50% of the model weight. The 93 differentially abundant taxa included 37 families and 56 genera spanning 10 phyla.</w:t>
      </w:r>
      <w:r w:rsidRPr="003059AC">
        <w:t xml:space="preserve"> </w:t>
      </w:r>
      <w:r>
        <w:t xml:space="preserve">The relationship between abundance and </w:t>
      </w:r>
      <w:r>
        <w:lastRenderedPageBreak/>
        <w:t>temperature is primarily negative</w:t>
      </w:r>
      <w:r w:rsidR="00C47F59">
        <w:t>, where</w:t>
      </w:r>
      <w:r>
        <w:t xml:space="preserve"> 82 out of 93 taxa decline in abundance with rising temperatures </w:t>
      </w:r>
      <w:commentRangeStart w:id="58"/>
      <w:r>
        <w:t>(Table</w:t>
      </w:r>
      <w:r w:rsidR="005105B0">
        <w:t xml:space="preserve"> 1S</w:t>
      </w:r>
      <w:commentRangeEnd w:id="58"/>
      <w:r w:rsidR="00F15056">
        <w:rPr>
          <w:rStyle w:val="CommentReference"/>
        </w:rPr>
        <w:commentReference w:id="58"/>
      </w:r>
      <w:r>
        <w:t>). We used the model weights for the 97 genera to perform an ancestral state reconstruction and investigate the evolution of temperature sensitivity among</w:t>
      </w:r>
      <w:r w:rsidR="005B0D78">
        <w:t xml:space="preserve"> </w:t>
      </w:r>
      <w:r w:rsidR="005B0D78" w:rsidRPr="005B0D78">
        <w:rPr>
          <w:i/>
          <w:iCs/>
        </w:rPr>
        <w:t>C. imitator</w:t>
      </w:r>
      <w:r w:rsidR="005B0D78">
        <w:t xml:space="preserve"> </w:t>
      </w:r>
      <w:r>
        <w:t xml:space="preserve">gut commensals. </w:t>
      </w:r>
      <w:r w:rsidRPr="000D54E5">
        <w:t>The estimated model weight of the most ancestral node</w:t>
      </w:r>
      <w:r>
        <w:t xml:space="preserve"> </w:t>
      </w:r>
      <w:r w:rsidR="005B0D78">
        <w:t>was</w:t>
      </w:r>
      <w:r>
        <w:t xml:space="preserve"> 66%, indicating that the temperature model has relatively strong support for explaining the ancestral state (Fig </w:t>
      </w:r>
      <w:r w:rsidR="005105B0">
        <w:t>2</w:t>
      </w:r>
      <w:r>
        <w:t>). This suggests that ancestral</w:t>
      </w:r>
      <w:r w:rsidR="005B0D78">
        <w:t xml:space="preserve"> </w:t>
      </w:r>
      <w:r w:rsidR="005B0D78" w:rsidRPr="005B0D78">
        <w:rPr>
          <w:i/>
          <w:iCs/>
        </w:rPr>
        <w:t>C. imitator</w:t>
      </w:r>
      <w:r w:rsidR="005B0D78">
        <w:t xml:space="preserve"> </w:t>
      </w:r>
      <w:r>
        <w:t xml:space="preserve">commensals were sensitive to increasing temperatures. Among the phyla </w:t>
      </w:r>
      <w:r w:rsidR="00C47F59">
        <w:t xml:space="preserve">representing </w:t>
      </w:r>
      <w:r>
        <w:t xml:space="preserve">more than 1% relative abundance, Proteobacteria appear to have diverged from the ancestral state because the temperature model accounts for less than 50% of model weight in 17 out of 24 genera. The genus assigned to </w:t>
      </w:r>
      <w:proofErr w:type="spellStart"/>
      <w:r>
        <w:t>Campylobacterota</w:t>
      </w:r>
      <w:proofErr w:type="spellEnd"/>
      <w:r>
        <w:t xml:space="preserve"> follows the same trend.</w:t>
      </w:r>
      <w:r w:rsidR="000C4B47">
        <w:t xml:space="preserve"> </w:t>
      </w:r>
      <w:commentRangeStart w:id="59"/>
      <w:r w:rsidR="000C4B47">
        <w:t xml:space="preserve">Proteobacteria, which are primarily composed of facultative anaerobes (), may exhibit reduced sensitivity to temperature due to their ability to tolerate changing oxygen gradients, making them more resilient to redox </w:t>
      </w:r>
      <w:r w:rsidR="005B0D78">
        <w:t>changes</w:t>
      </w:r>
      <w:r w:rsidR="000C4B47">
        <w:t xml:space="preserve"> at high temperatures. </w:t>
      </w:r>
      <w:commentRangeEnd w:id="59"/>
      <w:r w:rsidR="005B0D78">
        <w:rPr>
          <w:rStyle w:val="CommentReference"/>
        </w:rPr>
        <w:commentReference w:id="59"/>
      </w:r>
      <w:r w:rsidR="005B0D78">
        <w:t xml:space="preserve"> </w:t>
      </w:r>
      <w:r w:rsidR="000C4B47">
        <w:t xml:space="preserve">In contrast, temperature sensitivity is more conserved in </w:t>
      </w:r>
      <w:proofErr w:type="spellStart"/>
      <w:r w:rsidR="000C4B47">
        <w:t>Bacteroidota</w:t>
      </w:r>
      <w:proofErr w:type="spellEnd"/>
      <w:r w:rsidR="000C4B47">
        <w:t xml:space="preserve">, where the temperature </w:t>
      </w:r>
      <w:r w:rsidR="005B0D78">
        <w:t>model provides the best fit for</w:t>
      </w:r>
      <w:r w:rsidR="000C4B47">
        <w:t xml:space="preserve"> 11 out of 14 genera, </w:t>
      </w:r>
      <w:proofErr w:type="spellStart"/>
      <w:r w:rsidR="000C4B47">
        <w:t>Actinobacteriota</w:t>
      </w:r>
      <w:proofErr w:type="spellEnd"/>
      <w:r w:rsidR="000C4B47">
        <w:t xml:space="preserve"> (4 out of 6 genera), and Firmicutes (29 out of 42 genera). For these phyla, the relationship</w:t>
      </w:r>
      <w:r w:rsidR="005B0D78">
        <w:t xml:space="preserve"> with</w:t>
      </w:r>
      <w:r w:rsidR="000C4B47">
        <w:t xml:space="preserve"> temperature</w:t>
      </w:r>
      <w:r w:rsidR="005B0D78">
        <w:t xml:space="preserve"> is</w:t>
      </w:r>
      <w:r w:rsidR="000C4B47">
        <w:t xml:space="preserve"> primarily negative (Fig </w:t>
      </w:r>
      <w:r w:rsidR="005105B0">
        <w:t>2</w:t>
      </w:r>
      <w:r w:rsidR="000C4B47">
        <w:t xml:space="preserve">), indicating that these taxa </w:t>
      </w:r>
      <w:r w:rsidR="005B0D78">
        <w:t>decline</w:t>
      </w:r>
      <w:r w:rsidR="000C4B47">
        <w:t xml:space="preserve"> with rising temperatures</w:t>
      </w:r>
      <w:commentRangeStart w:id="60"/>
      <w:commentRangeStart w:id="61"/>
      <w:r w:rsidR="000C4B47">
        <w:t>.</w:t>
      </w:r>
      <w:r w:rsidR="005B0D78">
        <w:t xml:space="preserve"> </w:t>
      </w:r>
      <w:proofErr w:type="spellStart"/>
      <w:r w:rsidR="005B0D78">
        <w:t>Bacteroidota</w:t>
      </w:r>
      <w:proofErr w:type="spellEnd"/>
      <w:r w:rsidR="005B0D78">
        <w:t xml:space="preserve"> and Firmicutes include many genera composed of obligate anaerobes that decline with rising temperatures (</w:t>
      </w:r>
      <w:proofErr w:type="spellStart"/>
      <w:r w:rsidR="005B0D78">
        <w:t>e.g</w:t>
      </w:r>
      <w:proofErr w:type="spellEnd"/>
      <w:r w:rsidR="005B0D78">
        <w:t xml:space="preserve">, </w:t>
      </w:r>
      <w:r w:rsidR="005B0D78" w:rsidRPr="006915F0">
        <w:rPr>
          <w:i/>
          <w:iCs/>
        </w:rPr>
        <w:t>Bacteroides</w:t>
      </w:r>
      <w:r w:rsidR="00A14DCC">
        <w:rPr>
          <w:i/>
          <w:iCs/>
        </w:rPr>
        <w:t xml:space="preserve"> ()</w:t>
      </w:r>
      <w:r w:rsidR="005B0D78" w:rsidRPr="006915F0">
        <w:rPr>
          <w:i/>
          <w:iCs/>
        </w:rPr>
        <w:t>, Parabacteroides</w:t>
      </w:r>
      <w:r w:rsidR="00A14DCC">
        <w:rPr>
          <w:i/>
          <w:iCs/>
        </w:rPr>
        <w:t xml:space="preserve"> ()</w:t>
      </w:r>
      <w:r w:rsidR="005B0D78" w:rsidRPr="006915F0">
        <w:rPr>
          <w:i/>
          <w:iCs/>
        </w:rPr>
        <w:t>, Clostridium</w:t>
      </w:r>
      <w:r w:rsidR="00A14DCC">
        <w:rPr>
          <w:i/>
          <w:iCs/>
        </w:rPr>
        <w:t xml:space="preserve"> ()</w:t>
      </w:r>
      <w:r w:rsidR="005B0D78" w:rsidRPr="006915F0">
        <w:rPr>
          <w:i/>
          <w:iCs/>
        </w:rPr>
        <w:t xml:space="preserve">, </w:t>
      </w:r>
      <w:proofErr w:type="spellStart"/>
      <w:r w:rsidR="005B0D78" w:rsidRPr="006915F0">
        <w:rPr>
          <w:i/>
          <w:iCs/>
        </w:rPr>
        <w:t>Ruminococcus</w:t>
      </w:r>
      <w:proofErr w:type="spellEnd"/>
      <w:r w:rsidR="00A14DCC">
        <w:rPr>
          <w:i/>
          <w:iCs/>
        </w:rPr>
        <w:t xml:space="preserve"> ()</w:t>
      </w:r>
      <w:r w:rsidR="005B0D78" w:rsidRPr="006915F0">
        <w:rPr>
          <w:i/>
          <w:iCs/>
        </w:rPr>
        <w:t>, Eubacterium</w:t>
      </w:r>
      <w:r w:rsidR="00A14DCC">
        <w:rPr>
          <w:i/>
          <w:iCs/>
        </w:rPr>
        <w:t xml:space="preserve"> ()</w:t>
      </w:r>
      <w:r w:rsidR="005B0D78" w:rsidRPr="006915F0">
        <w:rPr>
          <w:i/>
          <w:iCs/>
        </w:rPr>
        <w:t xml:space="preserve">, </w:t>
      </w:r>
      <w:proofErr w:type="spellStart"/>
      <w:r w:rsidR="005B0D78" w:rsidRPr="006915F0">
        <w:rPr>
          <w:i/>
          <w:iCs/>
        </w:rPr>
        <w:t>Blautia</w:t>
      </w:r>
      <w:proofErr w:type="spellEnd"/>
      <w:r w:rsidR="00A14DCC">
        <w:rPr>
          <w:i/>
          <w:iCs/>
        </w:rPr>
        <w:t xml:space="preserve"> ()</w:t>
      </w:r>
      <w:r w:rsidR="005B0D78" w:rsidRPr="006915F0">
        <w:rPr>
          <w:i/>
          <w:iCs/>
        </w:rPr>
        <w:t xml:space="preserve">, </w:t>
      </w:r>
      <w:proofErr w:type="spellStart"/>
      <w:r w:rsidR="005B0D78" w:rsidRPr="006915F0">
        <w:rPr>
          <w:i/>
          <w:iCs/>
        </w:rPr>
        <w:t>Anaerostipes</w:t>
      </w:r>
      <w:proofErr w:type="spellEnd"/>
      <w:r w:rsidR="00A14DCC">
        <w:rPr>
          <w:i/>
          <w:iCs/>
        </w:rPr>
        <w:t xml:space="preserve"> ()</w:t>
      </w:r>
      <w:r w:rsidR="005B0D78" w:rsidRPr="006915F0">
        <w:rPr>
          <w:i/>
          <w:iCs/>
        </w:rPr>
        <w:t xml:space="preserve">, </w:t>
      </w:r>
      <w:r w:rsidR="005B0D78" w:rsidRPr="006915F0">
        <w:t>and</w:t>
      </w:r>
      <w:r w:rsidR="005B0D78" w:rsidRPr="006915F0">
        <w:rPr>
          <w:i/>
          <w:iCs/>
        </w:rPr>
        <w:t xml:space="preserve"> </w:t>
      </w:r>
      <w:proofErr w:type="spellStart"/>
      <w:r w:rsidR="005B0D78" w:rsidRPr="006915F0">
        <w:rPr>
          <w:i/>
          <w:iCs/>
        </w:rPr>
        <w:t>Alistipes</w:t>
      </w:r>
      <w:proofErr w:type="spellEnd"/>
      <w:r w:rsidR="00A14DCC">
        <w:rPr>
          <w:i/>
          <w:iCs/>
        </w:rPr>
        <w:t>()</w:t>
      </w:r>
      <w:r w:rsidR="005B0D78">
        <w:t>), suggesting that their</w:t>
      </w:r>
      <w:r w:rsidR="005B0D78" w:rsidRPr="005B0D78">
        <w:t xml:space="preserve"> </w:t>
      </w:r>
      <w:r w:rsidR="005B0D78">
        <w:t xml:space="preserve">sensitivity to oxygen may limit their ability to tolerate redox changes at high temperatures.  </w:t>
      </w:r>
      <w:commentRangeEnd w:id="60"/>
      <w:r w:rsidR="005B0D78">
        <w:rPr>
          <w:rStyle w:val="CommentReference"/>
        </w:rPr>
        <w:commentReference w:id="60"/>
      </w:r>
      <w:commentRangeEnd w:id="61"/>
      <w:r w:rsidR="00F15056">
        <w:rPr>
          <w:rStyle w:val="CommentReference"/>
        </w:rPr>
        <w:commentReference w:id="61"/>
      </w:r>
    </w:p>
    <w:p w14:paraId="6B1B17BC" w14:textId="0DFCF2C8" w:rsidR="005052A6" w:rsidRDefault="005052A6" w:rsidP="00BB3915">
      <w:pPr>
        <w:ind w:firstLine="720"/>
      </w:pPr>
      <w:r>
        <w:t xml:space="preserve">Temperature is also related to the abundance of microbial metabolic pathways. The temperature model </w:t>
      </w:r>
      <w:r w:rsidR="008A1185">
        <w:t>provided the best fit</w:t>
      </w:r>
      <w:r>
        <w:t xml:space="preserve"> for 169 out of 383 total pathways, accounting for </w:t>
      </w:r>
      <w:r w:rsidR="008A1185">
        <w:t xml:space="preserve">at least </w:t>
      </w:r>
      <w:r>
        <w:t xml:space="preserve">50% of the model weight (sup table). To facilitate </w:t>
      </w:r>
      <w:del w:id="62" w:author="Marshall, Andrew" w:date="2025-06-09T12:08:00Z" w16du:dateUtc="2025-06-09T16:08:00Z">
        <w:r w:rsidDel="00FE1C44">
          <w:delText xml:space="preserve">downstream </w:delText>
        </w:r>
      </w:del>
      <w:r>
        <w:t>interpretation, we grouped 103 of these pathways into five functional categories based on share</w:t>
      </w:r>
      <w:r w:rsidR="008A1185">
        <w:t>d</w:t>
      </w:r>
      <w:r>
        <w:t xml:space="preserve"> biological roles and</w:t>
      </w:r>
      <w:r w:rsidR="00A14DCC">
        <w:t xml:space="preserve"> their</w:t>
      </w:r>
      <w:r>
        <w:t xml:space="preserve"> apparent relationship with temperature: lipid metabolism, oxygen-driven metabolism and fermentation, redox maintenance, nucleotide mobilization, and immune regulation (Fig </w:t>
      </w:r>
      <w:r w:rsidR="005105B0">
        <w:t>3</w:t>
      </w:r>
      <w:r>
        <w:t>). The gut microbiome exhibits signs of metabolic restructuring that may help microbes respond to rising temperatures</w:t>
      </w:r>
      <w:r w:rsidR="008A1185">
        <w:t xml:space="preserve">.  </w:t>
      </w:r>
      <w:r>
        <w:t xml:space="preserve">For example, changes in lipid metabolism including an increase in </w:t>
      </w:r>
      <w:commentRangeStart w:id="63"/>
      <w:commentRangeStart w:id="64"/>
      <w:r>
        <w:t>fatty acids synthesis pathways like oleate, cis-</w:t>
      </w:r>
      <w:proofErr w:type="spellStart"/>
      <w:r>
        <w:t>vaccenate</w:t>
      </w:r>
      <w:proofErr w:type="spellEnd"/>
      <w:r>
        <w:t xml:space="preserve">, palmitoleate, stearate, and </w:t>
      </w:r>
      <w:proofErr w:type="spellStart"/>
      <w:r>
        <w:t>gondoate</w:t>
      </w:r>
      <w:commentRangeEnd w:id="63"/>
      <w:proofErr w:type="spellEnd"/>
      <w:r w:rsidR="008A1185">
        <w:rPr>
          <w:rStyle w:val="CommentReference"/>
        </w:rPr>
        <w:commentReference w:id="63"/>
      </w:r>
      <w:commentRangeEnd w:id="64"/>
      <w:r w:rsidR="00FE1C44">
        <w:rPr>
          <w:rStyle w:val="CommentReference"/>
        </w:rPr>
        <w:commentReference w:id="64"/>
      </w:r>
      <w:r>
        <w:t xml:space="preserve"> and lipid remodeling pathways such as </w:t>
      </w:r>
      <w:r w:rsidR="008A1185">
        <w:t xml:space="preserve">the </w:t>
      </w:r>
      <w:r>
        <w:t xml:space="preserve">mevalonate pathway and downstream isoprenoid lipids synthesis, </w:t>
      </w:r>
      <w:commentRangeStart w:id="65"/>
      <w:commentRangeStart w:id="66"/>
      <w:r>
        <w:t xml:space="preserve">may help maintain cytoplasmic membrane integrity at high temperatures </w:t>
      </w:r>
      <w:commentRangeEnd w:id="65"/>
      <w:r w:rsidR="008A1185">
        <w:rPr>
          <w:rStyle w:val="CommentReference"/>
        </w:rPr>
        <w:commentReference w:id="65"/>
      </w:r>
      <w:commentRangeEnd w:id="66"/>
      <w:r w:rsidR="00FE1C44">
        <w:rPr>
          <w:rStyle w:val="CommentReference"/>
        </w:rPr>
        <w:commentReference w:id="66"/>
      </w:r>
      <w:r>
        <w:t xml:space="preserve">(Fig </w:t>
      </w:r>
      <w:r w:rsidR="005105B0">
        <w:t>3</w:t>
      </w:r>
      <w:r>
        <w:t>A</w:t>
      </w:r>
      <w:commentRangeStart w:id="67"/>
      <w:r>
        <w:t>)</w:t>
      </w:r>
      <w:r>
        <w:fldChar w:fldCharType="begin"/>
      </w:r>
      <w:r>
        <w:instrText xml:space="preserve"> ADDIN ZOTERO_ITEM CSL_CITATION {"citationID":"ZsjASiqo","properties":{"formattedCitation":"(Mansilla et al., 2004; Y.-M. Zhang &amp; Rock, 2008)","plainCitation":"(Mansilla et al., 2004; Y.-M. Zhang &amp; Rock, 2008)","noteIndex":0},"citationItems":[{"id":3378,"uris":["http://zotero.org/users/13901503/items/TZK8TZFH"],"itemData":{"id":3378,"type":"article-journal","container-title":"Journal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(Mansilla et al., 2004; Y.-M. Zhang &amp; Rock, 2008)</w:t>
      </w:r>
      <w:r>
        <w:fldChar w:fldCharType="end"/>
      </w:r>
      <w:r>
        <w:t xml:space="preserve">. </w:t>
      </w:r>
      <w:commentRangeEnd w:id="67"/>
      <w:r w:rsidR="008A1185">
        <w:rPr>
          <w:rStyle w:val="CommentReference"/>
        </w:rPr>
        <w:commentReference w:id="67"/>
      </w:r>
      <w:r>
        <w:t>However, a decrease in pathways involved in lipid catabolism and recycling including fatty acid β-oxidation, fatty acid salvage, and phospholipid turnover likely impair</w:t>
      </w:r>
      <w:r w:rsidR="008A1185">
        <w:t>s</w:t>
      </w:r>
      <w:r>
        <w:t xml:space="preserve"> membrane repair mechanisms </w:t>
      </w:r>
      <w:r>
        <w:fldChar w:fldCharType="begin"/>
      </w:r>
      <w:r>
        <w:instrText xml:space="preserve"> ADDIN ZOTERO_ITEM CSL_CITATION {"citationID":"lWyrjH6E","properties":{"formattedCitation":"(Dennis, 1994; Y.-M. Zhang &amp; Rock, 2008)","plainCitation":"(Dennis, 1994; Y.-M. Zhang &amp; Rock, 2008)","noteIndex":0},"citationItems":[{"id":3285,"uris":["http://zotero.org/users/13901503/items/932HVZ4C"],"itemData":{"id":3285,"type":"article-journal","container-title":"Journal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(Dennis, 1994; Y.-M. Zhang &amp; Rock, 2008)</w:t>
      </w:r>
      <w:r>
        <w:fldChar w:fldCharType="end"/>
      </w:r>
      <w:r w:rsidRPr="00F865AD">
        <w:t xml:space="preserve"> </w:t>
      </w:r>
      <w:r>
        <w:t>and may compromise integrity during extended periods of high temperatures. Further, an increase in anaerobic pathways, including the reductive TCA cycle and several involved in glycolysis</w:t>
      </w:r>
      <w:r w:rsidR="008A1185">
        <w:t xml:space="preserve"> ()</w:t>
      </w:r>
      <w:r>
        <w:t>, alongside a decrease in pathways that support aerobic metabolism</w:t>
      </w:r>
      <w:r w:rsidR="008A1185">
        <w:t xml:space="preserve"> ()</w:t>
      </w:r>
      <w:r>
        <w:t xml:space="preserve"> may reflect a response to </w:t>
      </w:r>
      <w:r w:rsidR="008A1185">
        <w:t>changing oxygen gradients</w:t>
      </w:r>
      <w:r>
        <w:t xml:space="preserve"> </w:t>
      </w:r>
      <w:r w:rsidR="002E2E73">
        <w:t>with rising</w:t>
      </w:r>
      <w:r>
        <w:t xml:space="preserve"> temperatures </w:t>
      </w:r>
      <w:r w:rsidR="008A1185">
        <w:t xml:space="preserve">to maintain energy production. </w:t>
      </w:r>
      <w:r>
        <w:t xml:space="preserve">(Fig </w:t>
      </w:r>
      <w:r w:rsidR="005105B0">
        <w:t>3</w:t>
      </w:r>
      <w:r>
        <w:t>B)</w:t>
      </w:r>
      <w:r>
        <w:fldChar w:fldCharType="begin"/>
      </w:r>
      <w:r>
        <w:instrText xml:space="preserve"> ADDIN ZOTERO_ITEM CSL_CITATION {"citationID":"RZiOC71a","properties":{"formattedCitation":"(Hall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rsidR="008A1185">
        <w:t xml:space="preserve">. </w:t>
      </w:r>
      <w:r>
        <w:t xml:space="preserve">However, these anaerobic pathways are primarily </w:t>
      </w:r>
      <w:r w:rsidR="008A1185">
        <w:t>involved in</w:t>
      </w:r>
      <w:r>
        <w:t xml:space="preserve"> simple carbohydrate metabolism</w:t>
      </w:r>
      <w:r w:rsidR="008A1185">
        <w:t xml:space="preserve"> typical of facultative taxa (),</w:t>
      </w:r>
      <w:r>
        <w:t xml:space="preserve"> and coincide with a decline in complex polysaccharide fermentation</w:t>
      </w:r>
      <w:r w:rsidR="008A1185">
        <w:t xml:space="preserve"> typical of obligate taxa ()</w:t>
      </w:r>
      <w:r>
        <w:t>,</w:t>
      </w:r>
      <w:r w:rsidR="008A1185">
        <w:t xml:space="preserve"> suggesting that this shift is driven by the </w:t>
      </w:r>
      <w:r w:rsidR="002E2E73">
        <w:t xml:space="preserve">relative </w:t>
      </w:r>
      <w:r w:rsidR="008A1185">
        <w:t xml:space="preserve">persistence of facultative taxa </w:t>
      </w:r>
      <w:r w:rsidR="002E2E73">
        <w:t>at high temperatures</w:t>
      </w:r>
      <w:r w:rsidR="008A1185">
        <w:t xml:space="preserve">. Since fiber fermentation </w:t>
      </w:r>
      <w:r w:rsidR="002E2E73">
        <w:t xml:space="preserve">creates SCFAs which are crucial energy sources, extended periods of high temperatures may eventually cause a decline in overall energy </w:t>
      </w:r>
      <w:commentRangeStart w:id="68"/>
      <w:r w:rsidR="002E2E73">
        <w:t>availability</w:t>
      </w:r>
      <w:commentRangeEnd w:id="68"/>
      <w:r w:rsidR="00FE1C44">
        <w:rPr>
          <w:rStyle w:val="CommentReference"/>
        </w:rPr>
        <w:commentReference w:id="68"/>
      </w:r>
      <w:r w:rsidR="002E2E73">
        <w:t xml:space="preserve"> (). </w:t>
      </w:r>
    </w:p>
    <w:p w14:paraId="212CDE4E" w14:textId="0C0939DE" w:rsidR="005052A6" w:rsidRDefault="005052A6" w:rsidP="00BB3915">
      <w:pPr>
        <w:ind w:firstLine="720"/>
      </w:pPr>
      <w:commentRangeStart w:id="69"/>
      <w:commentRangeStart w:id="70"/>
      <w:r>
        <w:t xml:space="preserve">Some </w:t>
      </w:r>
      <w:r w:rsidR="00BB3915">
        <w:t xml:space="preserve">of the observed </w:t>
      </w:r>
      <w:r>
        <w:t xml:space="preserve">metabolic </w:t>
      </w:r>
      <w:r w:rsidR="00BB3915">
        <w:t>shifts suggest</w:t>
      </w:r>
      <w:r>
        <w:t xml:space="preserve"> that rising temperature</w:t>
      </w:r>
      <w:r w:rsidR="00BB3915">
        <w:t>s</w:t>
      </w:r>
      <w:r>
        <w:t xml:space="preserve"> may</w:t>
      </w:r>
      <w:r w:rsidR="00BB3915">
        <w:t xml:space="preserve"> affect microbial activity in ways that compromise the homeostasis of the gut environment. </w:t>
      </w:r>
      <w:commentRangeEnd w:id="69"/>
      <w:r w:rsidR="000318C6">
        <w:rPr>
          <w:rStyle w:val="CommentReference"/>
        </w:rPr>
        <w:commentReference w:id="69"/>
      </w:r>
      <w:commentRangeEnd w:id="70"/>
      <w:r w:rsidR="00FE1C44">
        <w:rPr>
          <w:rStyle w:val="CommentReference"/>
        </w:rPr>
        <w:commentReference w:id="70"/>
      </w:r>
      <w:r w:rsidR="00BB3915">
        <w:t xml:space="preserve">For </w:t>
      </w:r>
      <w:r w:rsidR="00BB3915">
        <w:lastRenderedPageBreak/>
        <w:t>example</w:t>
      </w:r>
      <w:r>
        <w:t xml:space="preserve">, declines in pathways that support redox maintenance including the synthesis of cofactors such as B vitamins </w:t>
      </w:r>
      <w:r>
        <w:fldChar w:fldCharType="begin"/>
      </w:r>
      <w:r>
        <w:instrText xml:space="preserve"> ADDIN ZOTERO_ITEM CSL_CITATION {"citationID":"oWPRpQeE","properties":{"formattedCitation":"(Hellmann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Pr>
          <w:noProof/>
        </w:rPr>
        <w:t>(Hellmann &amp; Mooney, 2010; Powers, 2003)</w:t>
      </w:r>
      <w:r>
        <w:fldChar w:fldCharType="end"/>
      </w:r>
      <w:r>
        <w:t xml:space="preserve">, coenzymes </w:t>
      </w:r>
      <w:r>
        <w:fldChar w:fldCharType="begin"/>
      </w:r>
      <w:r>
        <w:instrText xml:space="preserve"> ADDIN ZOTERO_ITEM CSL_CITATION {"citationID":"4f75BpHM","properties":{"formattedCitation":"(Gout,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Pr>
          <w:noProof/>
        </w:rPr>
        <w:t>(Gout, 2018)</w:t>
      </w:r>
      <w:r>
        <w:fldChar w:fldCharType="end"/>
      </w:r>
      <w:r>
        <w:t xml:space="preserve">, and antioxidant precursors to glutathione </w:t>
      </w:r>
      <w:r>
        <w:fldChar w:fldCharType="begin"/>
      </w:r>
      <w:r>
        <w:instrText xml:space="preserve"> ADDIN ZOTERO_ITEM CSL_CITATION {"citationID":"2FPwkzM8","properties":{"formattedCitation":"(S. C. Lu, 2013)","plainCitation":"(S. C. Lu, 2013)","noteIndex":0},"citationItems":[{"id":3229,"uris":["http://zotero.org/users/13901503/items/98ARRTVI"],"itemData":{"id":3229,"type":"article-journal","abstract":"Background\nGlutathione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Pr>
          <w:noProof/>
        </w:rPr>
        <w:t>(S. C. Lu, 2013)</w:t>
      </w:r>
      <w:r>
        <w:fldChar w:fldCharType="end"/>
      </w:r>
      <w:r w:rsidRPr="003340EB">
        <w:t xml:space="preserve"> </w:t>
      </w:r>
      <w:r>
        <w:t>may impair the gut microbiome’s ability to neutralize reactive oxygen species (ROS)</w:t>
      </w:r>
      <w:r w:rsidR="00BB3915">
        <w:t xml:space="preserve"> and contribute to redox imbalance at high temperatures</w:t>
      </w:r>
      <w:r w:rsidR="005105B0">
        <w:t xml:space="preserve"> (Fig 3C)</w:t>
      </w:r>
      <w:r w:rsidR="00BB3915">
        <w:t xml:space="preserve">. Pathways involved in redox cycling such as NADPH production, quinone synthesis, and siderophore-mediated iron transport also decline (Fig 4C; Dhungana &amp; Crumbliss, 2005; Ying, 2008) along with detoxification pathways for aromatic compounds and aldehydes (Kalapos, 1999) which could also contribute to the accumulation of ROS. </w:t>
      </w:r>
      <w:r>
        <w:t xml:space="preserve">However, some pathways that support redox maintenance increase with rising temperatures including the synthesis of antioxidant precursors and vitamin B12 </w:t>
      </w:r>
      <w:r>
        <w:fldChar w:fldCharType="begin"/>
      </w:r>
      <w:r>
        <w:instrText xml:space="preserve"> ADDIN ZOTERO_ITEM CSL_CITATION {"citationID":"RysgoECv","properties":{"formattedCitation":"(Martens et al., 2002)","plainCitation":"(Martens et al., 2002)","noteIndex":0},"citationItems":[{"id":3337,"uris":["http://zotero.org/users/13901503/items/ZQRDCT8W"],"itemData":{"id":3337,"type":"article-journal","abstract":"One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Pr>
          <w:noProof/>
        </w:rPr>
        <w:t>(Martens et al., 2002)</w:t>
      </w:r>
      <w:r>
        <w:fldChar w:fldCharType="end"/>
      </w:r>
      <w:r>
        <w:t xml:space="preserve">, coenzyme metabolism </w:t>
      </w:r>
      <w:r>
        <w:fldChar w:fldCharType="begin"/>
      </w:r>
      <w:r>
        <w:instrText xml:space="preserve"> ADDIN ZOTERO_ITEM CSL_CITATION {"citationID":"RUb5pm3b","properties":{"formattedCitation":"(Belenky et al., 2007)","plainCitation":"(Belenky et al., 2007)","noteIndex":0},"citationItems":[{"id":3246,"uris":["http://zotero.org/users/13901503/items/SBMSGALS"],"itemData":{"id":3246,"type":"article-journal","container-title":"Trends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Pr>
          <w:noProof/>
        </w:rPr>
        <w:t>(Belenky et al., 2007)</w:t>
      </w:r>
      <w:r>
        <w:fldChar w:fldCharType="end"/>
      </w:r>
      <w:r>
        <w:t xml:space="preserve">, and degradation of vitamin-like compounds </w:t>
      </w:r>
      <w:r>
        <w:fldChar w:fldCharType="begin"/>
      </w:r>
      <w:r>
        <w:instrText xml:space="preserve"> ADDIN ZOTERO_ITEM CSL_CITATION {"citationID":"CONirrgu","properties":{"formattedCitation":"(Linster &amp; Van Schaftingen, 2007)","plainCitation":"(Linster &amp; Van Schaftingen, 2007)","noteIndex":0},"citationItems":[{"id":3334,"uris":["http://zotero.org/users/13901503/items/68BGK4TV"],"itemData":{"id":3334,"type":"article-journal","abstract":"Vitamin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Pr>
          <w:noProof/>
        </w:rPr>
        <w:t>(Linster &amp; Van Schaftingen, 2007)</w:t>
      </w:r>
      <w:r>
        <w:fldChar w:fldCharType="end"/>
      </w:r>
      <w:r>
        <w:t xml:space="preserve">. These shifts may represent a compensatory effort to counteract the loss of ROS-neutralizing pathways and help sustain </w:t>
      </w:r>
      <w:r w:rsidR="00BB3915">
        <w:t xml:space="preserve">or reestablish </w:t>
      </w:r>
      <w:r>
        <w:t>redox balance at high temperatures.</w:t>
      </w:r>
      <w:r w:rsidR="005105B0">
        <w:t xml:space="preserve"> </w:t>
      </w:r>
      <w:commentRangeStart w:id="71"/>
      <w:r>
        <w:t xml:space="preserve">Unfortunately, this compensation is likely insufficient to prevent the accumulation of ROS as indicated by the concomitant increase in pathways involved in nucleotide mobilization including purine and pyrimidine de novo synthesis, nucleotide salvage, and recycling (Fig </w:t>
      </w:r>
      <w:r w:rsidR="005105B0">
        <w:t>3</w:t>
      </w:r>
      <w:r>
        <w:t>D</w:t>
      </w:r>
      <w:commentRangeEnd w:id="71"/>
      <w:r w:rsidR="00FE1C44">
        <w:rPr>
          <w:rStyle w:val="CommentReference"/>
        </w:rPr>
        <w:commentReference w:id="71"/>
      </w:r>
      <w:r>
        <w:t>)</w:t>
      </w:r>
      <w:r>
        <w:fldChar w:fldCharType="begin"/>
      </w:r>
      <w:r>
        <w:instrText xml:space="preserve"> ADDIN ZOTERO_ITEM CSL_CITATION {"citationID":"VWKBgd91","properties":{"formattedCitation":"(Kilstrup et al., 2005; Lane &amp; Fan, 2015)","plainCitation":"(Kilstrup et al., 2005; Lane &amp; Fan, 2015)","noteIndex":0},"citationItems":[{"id":3291,"uris":["http://zotero.org/users/13901503/items/6MPJ4SKF"],"itemData":{"id":3291,"type":"article-journal","abstract":"Most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w:instrText>
      </w:r>
      <w:r>
        <w:rPr>
          <w:rFonts w:ascii="Cambria Math" w:hAnsi="Cambria Math" w:cs="Cambria Math"/>
        </w:rPr>
        <w:instrText>ﬀ</w:instrText>
      </w:r>
      <w:r>
        <w:instrText xml:space="preserve">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Pr>
          <w:noProof/>
        </w:rPr>
        <w:t>(Kilstrup et al., 2005; Lane &amp; Fan, 2015)</w:t>
      </w:r>
      <w:r>
        <w:fldChar w:fldCharType="end"/>
      </w:r>
      <w:r>
        <w:t xml:space="preserve">. There is also an increase in pathways that may support accuracy during translation </w:t>
      </w:r>
      <w:r w:rsidRPr="00F33655">
        <w:t xml:space="preserve">such as </w:t>
      </w:r>
      <w:proofErr w:type="spellStart"/>
      <w:r w:rsidRPr="00F33655">
        <w:t>queuosine</w:t>
      </w:r>
      <w:proofErr w:type="spellEnd"/>
      <w:r w:rsidRPr="00F33655">
        <w:t xml:space="preserve"> synthesis and S-adenosylmethionine salvage</w:t>
      </w:r>
      <w:r>
        <w:t xml:space="preserve"> </w:t>
      </w:r>
      <w:r w:rsidRPr="00F33655">
        <w:t>(Vinayak &amp; Pathak, 2010)</w:t>
      </w:r>
      <w:r>
        <w:t xml:space="preserve">. This coordinated increase in nucleotide and translation-associated metabolism may reflect </w:t>
      </w:r>
      <w:r w:rsidR="00BB3915">
        <w:t xml:space="preserve">the consequences of redox imbalance at high temperatures </w:t>
      </w:r>
      <w:r>
        <w:t xml:space="preserve">because the accumulation of ROS can lead to DNA damage </w:t>
      </w:r>
      <w:r>
        <w:fldChar w:fldCharType="begin"/>
      </w:r>
      <w:r>
        <w:instrText xml:space="preserve"> ADDIN ZOTERO_ITEM CSL_CITATION {"citationID":"De7gRBET","properties":{"formattedCitation":"(Imlay,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Pr>
          <w:noProof/>
        </w:rPr>
        <w:t>(Imlay, 2013)</w:t>
      </w:r>
      <w:r>
        <w:fldChar w:fldCharType="end"/>
      </w:r>
      <w:r>
        <w:t xml:space="preserve">. </w:t>
      </w:r>
    </w:p>
    <w:p w14:paraId="6010DFC7" w14:textId="19151D36" w:rsidR="005052A6" w:rsidRDefault="00BB3915" w:rsidP="000318C6">
      <w:pPr>
        <w:ind w:firstLine="720"/>
      </w:pPr>
      <w:r>
        <w:t>Shifts in microbial pathways involved in immune regulation may also disrupt gut homeostasis by impairing mechanisms that maintain host tolerance toward the gut microbiome.</w:t>
      </w:r>
      <w:r w:rsidR="000318C6">
        <w:t xml:space="preserve"> </w:t>
      </w:r>
      <w:r w:rsidR="005052A6">
        <w:t xml:space="preserve">Rising temperatures are associated with a </w:t>
      </w:r>
      <w:r w:rsidR="000318C6">
        <w:t xml:space="preserve">decline in </w:t>
      </w:r>
      <w:r w:rsidR="005052A6" w:rsidRPr="00183627">
        <w:t xml:space="preserve">pathways that </w:t>
      </w:r>
      <w:r w:rsidR="005052A6">
        <w:t>produce metabolites known to support anti-inflammatory signaling</w:t>
      </w:r>
      <w:r w:rsidR="000318C6">
        <w:t xml:space="preserve"> including synthesis of the SCFAs butyrate and propanoate, catabolism of monosaturated fatty acids like oleate, and production of amino acid–derived immunomodulators through arginine degradation and ornithine synthesis (Fig </w:t>
      </w:r>
      <w:r w:rsidR="005105B0">
        <w:t>3</w:t>
      </w:r>
      <w:r w:rsidR="000318C6">
        <w:t xml:space="preserve">E). </w:t>
      </w:r>
      <w:r w:rsidR="005052A6">
        <w:t xml:space="preserve">Loss of these pathways may weaken </w:t>
      </w:r>
      <w:r w:rsidR="000318C6">
        <w:t>essential</w:t>
      </w:r>
      <w:r w:rsidR="005052A6">
        <w:t xml:space="preserve"> mechanisms that promote host immune tolerance toward gut bacteria</w:t>
      </w:r>
      <w:r w:rsidR="000318C6">
        <w:t xml:space="preserve"> </w:t>
      </w:r>
      <w:r w:rsidR="005052A6">
        <w:t xml:space="preserve">including support of anti-inflammatory regulatory T cell activity </w:t>
      </w:r>
      <w:r w:rsidR="005052A6">
        <w:fldChar w:fldCharType="begin"/>
      </w:r>
      <w:r w:rsidR="005052A6">
        <w:instrText xml:space="preserve"> ADDIN ZOTERO_ITEM CSL_CITATION {"citationID":"oCjERRK6","properties":{"formattedCitation":"(Arpaia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5052A6">
        <w:fldChar w:fldCharType="separate"/>
      </w:r>
      <w:r w:rsidR="005052A6">
        <w:rPr>
          <w:noProof/>
        </w:rPr>
        <w:t>(Arpaia et al., 2013; Furusawa et al., 2013)</w:t>
      </w:r>
      <w:r w:rsidR="005052A6">
        <w:fldChar w:fldCharType="end"/>
      </w:r>
      <w:r w:rsidR="005052A6">
        <w:t xml:space="preserve">, suppression of pro-inflammatory cytokine signaling </w:t>
      </w:r>
      <w:r w:rsidR="005052A6">
        <w:fldChar w:fldCharType="begin"/>
      </w:r>
      <w:r w:rsidR="005052A6">
        <w:instrText xml:space="preserve"> ADDIN ZOTERO_ITEM CSL_CITATION {"citationID":"CvzFPJOA","properties":{"formattedCitation":"(Hung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5052A6">
        <w:fldChar w:fldCharType="separate"/>
      </w:r>
      <w:r w:rsidR="005052A6">
        <w:rPr>
          <w:noProof/>
        </w:rPr>
        <w:t>(Hung et al., 2023; Klampfer et al., 2003)</w:t>
      </w:r>
      <w:r w:rsidR="005052A6">
        <w:fldChar w:fldCharType="end"/>
      </w:r>
      <w:r w:rsidR="005052A6">
        <w:t xml:space="preserve">, and support for M2 macrophage anti-inflammatory activity </w:t>
      </w:r>
      <w:r w:rsidR="005052A6">
        <w:fldChar w:fldCharType="begin"/>
      </w:r>
      <w:r w:rsidR="005052A6">
        <w:instrText xml:space="preserve"> ADDIN ZOTERO_ITEM CSL_CITATION {"citationID":"ed86fdVL","properties":{"formattedCitation":"(Bronte &amp; Zanovello, 2005; Rath et al., 2014)","plainCitation":"(Bronte &amp; Zanovello, 2005; Rath et al., 2014)","noteIndex":0},"citationItems":[{"id":3530,"uris":["http://zotero.org/users/13901503/items/C52YCWD9"],"itemData":{"id":3530,"type":"article-journal","abstract":"An impaired balance between immature and mature myeloid cells is one of the hallmarks of seemingly unrelated pathological conditions that are associated with T-cell dysfunction.In mice, co-expression of CD11b and GR1 is associated with myeloid cells at various stages of differentiation that can inhibit T-cell activation induced by either antigen or a polyclonal stimulus. This inhibition occurs through an MHC-independent mechanism that requires cell–cell contact.These myeloid cells are known as myeloid suppressor cells (MSCs), and they partially overlap with the previously described natural suppressor cells. MSCs arise from bone marrow and other haematopoietic organs that are exposed to systemically released factors that act on myelomonocytic precursors.MSCs inhibit antigen-activated T cells by a mechanism that requires important enzymes of L-arginine metabolism, the inducible forms of nitric-oxide synthase (NOS) and arginase (ARG), NOS2 and ARG1. In mouse myeloid cells, NOS2 and ARG1are competitively regulated by T helper 1 (TH1) and TH2 cytokines, respectively.MSCs can use ARG1 and NOS2, either separately or in combination, to restrain T-cell functions. The choice is regulated by a network of signals, cytokines and receptor–ligand interactions that underlie the crosstalk between MSCs and activated T cells.NOS2 generates nitric oxide (NO), which blocks signalling from the interleukin-2 receptor. By contrast, L-arginine depletion induced by the activity of ARG1 causes downregulation of expression of the ζ-chain of CD3 and, consequently, impairment of its signalling properties.Moreover, NO and superoxide (O2−) production in MSCs generates several highly oxidizing molecules known as reactive nitrogen and oxygen species. Generation of reactive nitrogen and oxygen species regulates the contraction phase of CD8+ T cells following antigenic stimulation.The activity of ARG1 and NOS2 working in combination was recently described for CD11b+GR1+ cells from tumour-bearing mice and chronically infected mice, thereby indicating that co-expression of both enzymes could be unique to MSCs.Evidence from animal and human models indicates that the immunomodulatory role of L-arginine metabolism is important in physiological, as well as pathological, conditions, which provides the rationale for development of therapeutic compounds that control the ARG and NOS enzymatic pathways.","container-title":"Nature Reviews Immunology","DOI":"10.1038/nri1668","ISSN":"1474-1741","issue":"8","journalAbbreviation":"Nat Rev Immunol","language":"en","license":"2005 Springer Nature Limited","note":"publisher: Nature Publishing Group","page":"641-654","source":"www.nature.com","title":"Regulation of immune responses by L-arginine metabolism","volume":"5","author":[{"family":"Bronte","given":"Vincenzo"},{"family":"Zanovello","given":"Paola"}],"issued":{"date-parts":[["2005",8]]}}},{"id":3268,"uris":["http://zotero.org/users/13901503/items/7ZIYMCTV"],"itemData":{"id":3268,"type":"article-journal","abstract":"Macrophages play a major role in the immune system, both as antimicrobial effector cells and as immunoregulatory cells, which induce, suppress or modulate adaptive immune responses. These key aspects of macrophage biology are fundamentally driven by the phenotype of macrophage arginine metabolism that is prevalent in an evolving or ongoing immune response. M1 macrophages express the enzyme nitric oxide synthase, which metabolizes arginine to nitric oxide (NO) and citrulline. NO can be metabolized to further downstream reactive nitrogen species, while citrulline might be reused for efficient NO synthesis via the citrulline–NO cycle. M2 macrophages are characterized by expression of the enzyme arginase, which hydrolyzes arginine to ornithine and urea. The arginase pathway limits arginine availability for NO synthesis and ornithine itself can further feed into the important downstream pathways of polyamine and proline syntheses, which are important for cellular proliferation and tissue repair. M1 versus M2 polarization leads to opposing outcomes of inflammatory reactions, but depending on the context, M1 and M2 macrophages can be both pro- and anti-inflammatory. Notably, M1/M2 macrophage polarization can be driven by microbial infection or innate danger signals without any influence of adaptive immune cells, secondarily driving the T helper (Th)1/Th2 polarization of the evolving adaptive immune response. Since both arginine metabolic pathways cross-inhibit each other on the level of the respective arginine break-down products and Th1 and Th2 lymphocytes can drive or amplify macrophage M1/M2 dichotomy via cytokine activation, this forms the basis of a self-sustaining M1/M2 polarization of the whole immune response. Understanding the arginine metabolism of M1/M2 macrophage phenotypes is therefore central to find new possibilities to manipulate immune responses in infection, autoimmune diseases, chronic inflammatory conditions, and cancer.","container-title":"Frontiers in Immunology","DOI":"10.3389/fimmu.2014.00532","ISSN":"1664-3224","journalAbbreviation":"Front. Immunol.","language":"English","note":"publisher: Frontiers","source":"Frontiers","title":"Metabolism via Arginase or Nitric Oxide Synthase: Two Competing Arginine Pathways in Macrophages","title-short":"Metabolism via Arginase or Nitric Oxide Synthase","URL":"https://www.frontiersin.orghttps://www.frontiersin.org/journals/immunology/articles/10.3389/fimmu.2014.00532/full","volume":"5","author":[{"family":"Rath","given":"Meera"},{"family":"Müller","given":"Ingrid"},{"family":"Kropf","given":"Pascale"},{"family":"Closs","given":"Ellen I."},{"family":"Munder","given":"Markus"}],"accessed":{"date-parts":[["2025",5,9]]},"issued":{"date-parts":[["2014",10,27]]}}}],"schema":"https://github.com/citation-style-language/schema/raw/master/csl-citation.json"} </w:instrText>
      </w:r>
      <w:r w:rsidR="005052A6">
        <w:fldChar w:fldCharType="separate"/>
      </w:r>
      <w:r w:rsidR="005052A6">
        <w:rPr>
          <w:noProof/>
        </w:rPr>
        <w:t>(Bronte &amp; Zanovello, 2005; Rath et al., 2014)</w:t>
      </w:r>
      <w:r w:rsidR="005052A6">
        <w:fldChar w:fldCharType="end"/>
      </w:r>
      <w:r w:rsidR="005052A6">
        <w:t xml:space="preserve">. However, these shifts are accompanied by an increase in select pathways that may help compensate for the loss of microbial immune regulation, including the synthesis of the </w:t>
      </w:r>
      <w:r w:rsidR="005052A6" w:rsidRPr="000C50E7">
        <w:t>saturated</w:t>
      </w:r>
      <w:r w:rsidR="005052A6">
        <w:t xml:space="preserve"> fatty acids (5Z)-</w:t>
      </w:r>
      <w:proofErr w:type="spellStart"/>
      <w:r w:rsidR="005052A6">
        <w:t>dodecenoate</w:t>
      </w:r>
      <w:proofErr w:type="spellEnd"/>
      <w:r w:rsidR="005052A6">
        <w:t xml:space="preserve"> and L-tryptophan biosynthesis, which leads to the production of indole derivatives that suppress pro-inflammatory cytokine </w:t>
      </w:r>
      <w:commentRangeStart w:id="72"/>
      <w:commentRangeStart w:id="73"/>
      <w:r w:rsidR="005052A6">
        <w:t xml:space="preserve">signaling </w:t>
      </w:r>
      <w:r w:rsidR="005052A6">
        <w:fldChar w:fldCharType="begin"/>
      </w:r>
      <w:r w:rsidR="005052A6">
        <w:instrText xml:space="preserve"> ADDIN ZOTERO_ITEM CSL_CITATION {"citationID":"WbrfEbW1","properties":{"formattedCitation":"(Konopelski &amp; Mogilnicka, 2022)","plainCitation":"(Konopelski &amp; Mogilnicka, 2022)","noteIndex":0},"citationItems":[{"id":3532,"uris":["http://zotero.org/users/13901503/items/X4GCYZZS"],"itemData":{"id":3532,"type":"article-journal","abstract":"Actions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rsidR="005052A6">
        <w:fldChar w:fldCharType="separate"/>
      </w:r>
      <w:r w:rsidR="005052A6">
        <w:rPr>
          <w:noProof/>
        </w:rPr>
        <w:t>(Konopelski &amp; Mogilnicka, 2022)</w:t>
      </w:r>
      <w:r w:rsidR="005052A6">
        <w:fldChar w:fldCharType="end"/>
      </w:r>
      <w:r w:rsidR="005052A6">
        <w:t xml:space="preserve">. </w:t>
      </w:r>
      <w:commentRangeEnd w:id="72"/>
      <w:r w:rsidR="000318C6">
        <w:rPr>
          <w:rStyle w:val="CommentReference"/>
        </w:rPr>
        <w:commentReference w:id="72"/>
      </w:r>
      <w:commentRangeEnd w:id="73"/>
      <w:r w:rsidR="00FE1C44">
        <w:rPr>
          <w:rStyle w:val="CommentReference"/>
        </w:rPr>
        <w:commentReference w:id="73"/>
      </w:r>
    </w:p>
    <w:p w14:paraId="4754162A" w14:textId="77777777" w:rsidR="006B4B63" w:rsidRDefault="006B4B63"/>
    <w:p w14:paraId="718DB6FE" w14:textId="77777777" w:rsidR="006B4B63" w:rsidRDefault="006B4B63" w:rsidP="006B4B63">
      <w:pPr>
        <w:rPr>
          <w:u w:val="single"/>
        </w:rPr>
      </w:pPr>
      <w:commentRangeStart w:id="74"/>
      <w:r>
        <w:rPr>
          <w:u w:val="single"/>
        </w:rPr>
        <w:t>Neopterin</w:t>
      </w:r>
      <w:r w:rsidRPr="00AE374C">
        <w:rPr>
          <w:u w:val="single"/>
        </w:rPr>
        <w:t xml:space="preserve"> is </w:t>
      </w:r>
      <w:r>
        <w:rPr>
          <w:u w:val="single"/>
        </w:rPr>
        <w:t>associated</w:t>
      </w:r>
      <w:r w:rsidRPr="00AE374C">
        <w:rPr>
          <w:u w:val="single"/>
        </w:rPr>
        <w:t xml:space="preserve"> </w:t>
      </w:r>
      <w:r>
        <w:rPr>
          <w:u w:val="single"/>
        </w:rPr>
        <w:t xml:space="preserve">with </w:t>
      </w:r>
      <w:r w:rsidRPr="00AE374C">
        <w:rPr>
          <w:u w:val="single"/>
        </w:rPr>
        <w:t xml:space="preserve">the gut microbiome’s </w:t>
      </w:r>
      <w:r>
        <w:rPr>
          <w:u w:val="single"/>
        </w:rPr>
        <w:t>relationship with</w:t>
      </w:r>
      <w:r w:rsidRPr="00AE374C">
        <w:rPr>
          <w:u w:val="single"/>
        </w:rPr>
        <w:t xml:space="preserve"> temperature</w:t>
      </w:r>
      <w:commentRangeEnd w:id="74"/>
      <w:r w:rsidR="00526149">
        <w:rPr>
          <w:rStyle w:val="CommentReference"/>
        </w:rPr>
        <w:commentReference w:id="74"/>
      </w:r>
    </w:p>
    <w:p w14:paraId="64B23358" w14:textId="77777777" w:rsidR="006B4B63" w:rsidRPr="00991E79" w:rsidRDefault="006B4B63" w:rsidP="006B4B63">
      <w:r w:rsidRPr="00991E79">
        <w:rPr>
          <w:i/>
          <w:iCs/>
        </w:rPr>
        <w:t>Community-level</w:t>
      </w:r>
      <w:r>
        <w:rPr>
          <w:i/>
          <w:iCs/>
        </w:rPr>
        <w:t xml:space="preserve"> results</w:t>
      </w:r>
    </w:p>
    <w:p w14:paraId="2368A797" w14:textId="6E467481" w:rsidR="006B4B63" w:rsidRDefault="006B4B63" w:rsidP="006B4B63">
      <w:r>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For taxonomic composition, the interaction model provided the best fit </w:t>
      </w:r>
      <w:r w:rsidR="00A14DCC">
        <w:t xml:space="preserve">(controlling for complexity) </w:t>
      </w:r>
      <w:r>
        <w:t xml:space="preserve">for every principal component axis accounting for at least 98% of the model weight (Fig </w:t>
      </w:r>
      <w:r w:rsidR="005105B0">
        <w:t>2S</w:t>
      </w:r>
      <w:r>
        <w:t xml:space="preserve">). Principal component 1 is the only component with confidence intervals that do not include zero but accounts for the </w:t>
      </w:r>
      <w:r>
        <w:lastRenderedPageBreak/>
        <w:t xml:space="preserve">greatest proportion of variance among all principal components. This result, along with the high model weight for every principal component, suggests that </w:t>
      </w:r>
      <w:r w:rsidR="00A14DCC">
        <w:t xml:space="preserve">the relationship between temperature and beta diversity is associated with neopterin. </w:t>
      </w:r>
      <w:r>
        <w:t xml:space="preserve">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5105B0">
        <w:t>2S</w:t>
      </w:r>
      <w:r>
        <w:t>)</w:t>
      </w:r>
      <w:r w:rsidRPr="0081413B">
        <w:t xml:space="preserve"> </w:t>
      </w:r>
      <w:r>
        <w:t>suggest that the relationship between taxonomic alpha diversity and temperature is independent of neopterin concentration.</w:t>
      </w:r>
    </w:p>
    <w:p w14:paraId="5EE5D129" w14:textId="45927DED" w:rsidR="006B4B63" w:rsidRDefault="006B4B63" w:rsidP="006B4B63">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Shannon’s diversity accounting for 63% of the model weight (Fig </w:t>
      </w:r>
      <w:r w:rsidR="005105B0">
        <w:t>2S</w:t>
      </w:r>
      <w:r>
        <w:t xml:space="preserve">). Even though Principal component 3 is the only component where the confidence intervals do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w:t>
      </w:r>
      <w:del w:id="75" w:author="Marshall, Andrew" w:date="2025-06-09T12:26:00Z" w16du:dateUtc="2025-06-09T16:26:00Z">
        <w:r w:rsidDel="00526149">
          <w:delText xml:space="preserve"> </w:delText>
        </w:r>
      </w:del>
      <w:r>
        <w:t xml:space="preserve"> plus the model weights suggest that the interaction between neopterin and temperature has a meaningful influence on metabolic beta diversity.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 </w:t>
      </w:r>
    </w:p>
    <w:p w14:paraId="46E8F1B6" w14:textId="77777777" w:rsidR="006B4B63" w:rsidRDefault="006B4B63"/>
    <w:p w14:paraId="75CE9978" w14:textId="77777777" w:rsidR="00367C74" w:rsidRDefault="00367C74" w:rsidP="00367C74">
      <w:pPr>
        <w:rPr>
          <w:i/>
          <w:iCs/>
        </w:rPr>
      </w:pPr>
      <w:r>
        <w:rPr>
          <w:i/>
          <w:iCs/>
        </w:rPr>
        <w:t>Taxonomic and metabolic pathway results</w:t>
      </w:r>
    </w:p>
    <w:p w14:paraId="2E227393" w14:textId="4D5D0736" w:rsidR="00367C74" w:rsidRDefault="00367C74" w:rsidP="00367C74">
      <w:r>
        <w:t>Neopterin concentration is also associated with the relationship between</w:t>
      </w:r>
      <w:r w:rsidRPr="008852E2">
        <w:t xml:space="preserve"> </w:t>
      </w:r>
      <w:r>
        <w:t xml:space="preserve">temperature and the abundance of individual taxa. Using the same model comparison approach as the community-level analysis, the interaction model provided the best fit for 20 of the 93 temperature-associated taxa, accounting for at least 50% of the model weight in each case (Sup Table). These taxa include 6 families and 14 genera, the majority of which belong to the phyla Firmicutes (12 taxa) and </w:t>
      </w:r>
      <w:proofErr w:type="spellStart"/>
      <w:r>
        <w:t>Bacteroidota</w:t>
      </w:r>
      <w:proofErr w:type="spellEnd"/>
      <w:r>
        <w:t xml:space="preserve"> (5 taxa). To interpret the interaction effect, we plotted the relationship between abundance and temperature across three discrete ranges of neopterin values (Fig 5). These results indicate two distinct effects: (1) the relationship between temperature and abundance becomes more negative (i.e. the slopes decrease) at higher neopterin concentrations (Fig 4A), and (2)</w:t>
      </w:r>
      <w:r w:rsidRPr="009C62EC">
        <w:t xml:space="preserve"> </w:t>
      </w:r>
      <w:r>
        <w:t>the relationship between temperature and abundance becomes more</w:t>
      </w:r>
      <w:r w:rsidRPr="009C62EC">
        <w:t xml:space="preserve"> </w:t>
      </w:r>
      <w:r>
        <w:t>positive (i.e. the slopes increase) at higher neopterin concentrations (Fig 4B &amp; C).</w:t>
      </w:r>
      <w:r w:rsidRPr="007246CF">
        <w:t xml:space="preserve"> </w:t>
      </w:r>
      <w:r>
        <w:t xml:space="preserve">The majority of taxa (12 out of 20) exhibit decreasing slopes </w:t>
      </w:r>
      <w:r w:rsidR="004845F6">
        <w:t>at higher neopterin</w:t>
      </w:r>
      <w:r>
        <w:t>. The taxa that exhibit increasing slopes show two distinct patterns: one where a positive slope becomes steeper when neopterin is high, and another where a negative slope changes to positive when neopterin is high.</w:t>
      </w:r>
      <w:r w:rsidRPr="00367C74">
        <w:t xml:space="preserve"> </w:t>
      </w:r>
      <w:commentRangeStart w:id="76"/>
      <w:commentRangeStart w:id="77"/>
      <w:r>
        <w:t>Together, these results likely reflect how the taxonomic response to rising temperatures influences intestinal macrophage activity, while intestinal immunity simultaneously shapes the taxonomic response to temperature.</w:t>
      </w:r>
      <w:commentRangeEnd w:id="76"/>
      <w:r w:rsidR="000318C6">
        <w:rPr>
          <w:rStyle w:val="CommentReference"/>
        </w:rPr>
        <w:commentReference w:id="76"/>
      </w:r>
      <w:commentRangeEnd w:id="77"/>
      <w:r w:rsidR="00B45448">
        <w:rPr>
          <w:rStyle w:val="CommentReference"/>
        </w:rPr>
        <w:commentReference w:id="77"/>
      </w:r>
    </w:p>
    <w:p w14:paraId="318EECDE" w14:textId="1D596A1D" w:rsidR="00367C74" w:rsidRDefault="00367C74" w:rsidP="004845F6">
      <w:pPr>
        <w:ind w:firstLine="720"/>
      </w:pPr>
      <w:r>
        <w:t>Neopterin concentration is also associated with the relationship between</w:t>
      </w:r>
      <w:r w:rsidRPr="008852E2">
        <w:t xml:space="preserve"> </w:t>
      </w:r>
      <w:r>
        <w:t>temperature and the abundance of individual metabolic pathways. The interaction model</w:t>
      </w:r>
      <w:r w:rsidR="004845F6">
        <w:t xml:space="preserve"> provided a better</w:t>
      </w:r>
      <w:r>
        <w:t xml:space="preserve"> fit for 65 out of 116 pathways tested, accounting </w:t>
      </w:r>
      <w:r w:rsidR="004845F6">
        <w:t>for at least</w:t>
      </w:r>
      <w:r>
        <w:t xml:space="preserve"> 50% of the model weight</w:t>
      </w:r>
      <w:r w:rsidR="004845F6">
        <w:t xml:space="preserve"> in each case</w:t>
      </w:r>
      <w:r>
        <w:t xml:space="preserve"> (Supp table). To interpret the interaction effect, we plotted the relationship between abundance and temperature across two discrete ranges of neopterin values. These results indicate the same two effects as the taxonomic analysis (1) where slopes increase at higher neopterin </w:t>
      </w:r>
      <w:r w:rsidR="005105B0">
        <w:t>(Fig 5A</w:t>
      </w:r>
      <w:r w:rsidR="000B1D63">
        <w:t xml:space="preserve"> &amp; B</w:t>
      </w:r>
      <w:r w:rsidR="005105B0">
        <w:t xml:space="preserve">), </w:t>
      </w:r>
      <w:r>
        <w:t xml:space="preserve">and (2) where slopes decrease </w:t>
      </w:r>
      <w:r w:rsidR="004845F6">
        <w:t xml:space="preserve">at higher neopterin </w:t>
      </w:r>
      <w:r>
        <w:t>(Fig 5</w:t>
      </w:r>
      <w:r w:rsidR="000B1D63">
        <w:t>C-E</w:t>
      </w:r>
      <w:r>
        <w:t xml:space="preserve">). </w:t>
      </w:r>
      <w:r w:rsidR="004845F6">
        <w:t xml:space="preserve">The majority of pathways (37 out of 65) exhibit increasing slopes at higher neopterin. </w:t>
      </w:r>
      <w:r>
        <w:t xml:space="preserve">There are two patterns of increasing </w:t>
      </w:r>
      <w:r>
        <w:lastRenderedPageBreak/>
        <w:t xml:space="preserve">slopes: one where a positive slope becomes steeper when neopterin is high, and another where a negative slope </w:t>
      </w:r>
      <w:r w:rsidR="004845F6">
        <w:t>changes</w:t>
      </w:r>
      <w:r>
        <w:t xml:space="preserve"> to positive when neopterin is high.</w:t>
      </w:r>
      <w:r w:rsidR="004845F6">
        <w:t xml:space="preserve"> The taxa that exhibit decreasing slopes show three distinct patterns: </w:t>
      </w:r>
      <w:r>
        <w:t xml:space="preserve">one where a negative slope becomes steeper, another where a positive slope </w:t>
      </w:r>
      <w:r w:rsidR="004845F6">
        <w:t>changes</w:t>
      </w:r>
      <w:r>
        <w:t xml:space="preserve"> to negative, and one where a positive slope becomes less positive. Similar to the taxonomic analysis these effects likely reflect how metabolic response to rising temperatures may influence intestinal immunity and how intestinal immunity simultaneously affects metabolic response to temperature.  </w:t>
      </w:r>
    </w:p>
    <w:p w14:paraId="520DC86B" w14:textId="77777777" w:rsidR="00367C74" w:rsidRDefault="00367C74"/>
    <w:p w14:paraId="30B0F990" w14:textId="77777777" w:rsidR="006B0E89" w:rsidRDefault="006B0E89" w:rsidP="006B0E89">
      <w:r>
        <w:t xml:space="preserve">Discussion: </w:t>
      </w:r>
    </w:p>
    <w:p w14:paraId="1062DD63" w14:textId="77777777" w:rsidR="006B0E89" w:rsidRDefault="006B0E89" w:rsidP="006B0E89">
      <w:pPr>
        <w:rPr>
          <w:u w:val="single"/>
        </w:rPr>
      </w:pPr>
      <w:commentRangeStart w:id="78"/>
      <w:commentRangeStart w:id="79"/>
      <w:commentRangeStart w:id="80"/>
      <w:commentRangeStart w:id="81"/>
      <w:r w:rsidRPr="00C64C3B">
        <w:rPr>
          <w:u w:val="single"/>
        </w:rPr>
        <w:t xml:space="preserve">Gut microbiome </w:t>
      </w:r>
      <w:r>
        <w:rPr>
          <w:u w:val="single"/>
        </w:rPr>
        <w:t>response to</w:t>
      </w:r>
      <w:r w:rsidRPr="00C64C3B">
        <w:rPr>
          <w:u w:val="single"/>
        </w:rPr>
        <w:t xml:space="preserve"> temperature</w:t>
      </w:r>
      <w:commentRangeEnd w:id="78"/>
      <w:r>
        <w:rPr>
          <w:rStyle w:val="CommentReference"/>
        </w:rPr>
        <w:commentReference w:id="78"/>
      </w:r>
      <w:commentRangeEnd w:id="79"/>
      <w:r w:rsidR="008D69D1">
        <w:rPr>
          <w:rStyle w:val="CommentReference"/>
        </w:rPr>
        <w:commentReference w:id="79"/>
      </w:r>
      <w:commentRangeEnd w:id="80"/>
      <w:r w:rsidR="00AD4EA0">
        <w:rPr>
          <w:rStyle w:val="CommentReference"/>
        </w:rPr>
        <w:commentReference w:id="80"/>
      </w:r>
      <w:commentRangeEnd w:id="81"/>
      <w:r w:rsidR="00AD4EA0">
        <w:rPr>
          <w:rStyle w:val="CommentReference"/>
        </w:rPr>
        <w:commentReference w:id="81"/>
      </w:r>
    </w:p>
    <w:p w14:paraId="3BD3CACC" w14:textId="79519292" w:rsidR="006B0E89" w:rsidRDefault="006B0E89" w:rsidP="00AB6F8B">
      <w:r>
        <w:t xml:space="preserve">The gut microbiome’s response to high temperatures may affect its role in conferring colonization resistance— the ability to protect the host from exogenous pathogens. Colonization resistance arises from direct competition with pathogens for resources and microbial support for host immunity </w:t>
      </w:r>
      <w:r>
        <w:fldChar w:fldCharType="begin"/>
      </w:r>
      <w:r>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Pr>
          <w:noProof/>
        </w:rPr>
        <w:t>(Caballero-Flores et al., 2023)</w:t>
      </w:r>
      <w:r>
        <w:fldChar w:fldCharType="end"/>
      </w:r>
      <w:r>
        <w:t>.</w:t>
      </w:r>
      <w:r w:rsidRPr="00D763E3">
        <w:t xml:space="preserve"> </w:t>
      </w:r>
      <w:r>
        <w:t xml:space="preserve">Community-level analysis reveals that taxonomic alpha diversity declines with increasing temperatures (Fig </w:t>
      </w:r>
      <w:r w:rsidR="000B1D63">
        <w:t>1S</w:t>
      </w:r>
      <w:r>
        <w:t xml:space="preserve">), suggesting that heat may impair the gut microbiome’s ability to </w:t>
      </w:r>
      <w:del w:id="82" w:author="Marshall, Andrew" w:date="2025-06-09T12:43:00Z" w16du:dateUtc="2025-06-09T16:43:00Z">
        <w:r w:rsidDel="00AD4EA0">
          <w:delText xml:space="preserve">confer </w:delText>
        </w:r>
      </w:del>
      <w:ins w:id="83" w:author="Marshall, Andrew" w:date="2025-06-09T12:43:00Z" w16du:dateUtc="2025-06-09T16:43:00Z">
        <w:r w:rsidR="00AD4EA0">
          <w:t>resist</w:t>
        </w:r>
        <w:r w:rsidR="00AD4EA0">
          <w:t xml:space="preserve"> </w:t>
        </w:r>
      </w:ins>
      <w:r>
        <w:t xml:space="preserve">colonization by reducing the diversity of taxa that compete with pathogens </w:t>
      </w:r>
      <w:r>
        <w:fldChar w:fldCharType="begin"/>
      </w:r>
      <w:r>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Pr>
          <w:noProof/>
        </w:rPr>
        <w:t>(Spragge et al., 2023)</w:t>
      </w:r>
      <w:r>
        <w:fldChar w:fldCharType="end"/>
      </w:r>
      <w:r>
        <w:t xml:space="preserve">. High temperatures are also associated with the decline of taxa known to support host immunity including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rsidR="000B1D63">
        <w:t>2</w:t>
      </w:r>
      <w:r w:rsidRPr="0089345D">
        <w:t>)</w:t>
      </w:r>
      <w:r>
        <w:rPr>
          <w:i/>
          <w:iCs/>
        </w:rPr>
        <w:t xml:space="preserve"> </w:t>
      </w:r>
      <w:r>
        <w:t xml:space="preserve">which promote anti-inflammatory signaling </w:t>
      </w:r>
      <w:r>
        <w:fldChar w:fldCharType="begin"/>
      </w:r>
      <w:r>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fldChar w:fldCharType="separate"/>
      </w:r>
      <w:r w:rsidRPr="00D87FEE">
        <w:t>(Corrêa-Oliveira et al., 2016; Jacobson et al., 2018)</w:t>
      </w:r>
      <w:r>
        <w:fldChar w:fldCharType="end"/>
      </w:r>
      <w:r>
        <w:t xml:space="preserve">, and </w:t>
      </w:r>
      <w:r>
        <w:rPr>
          <w:rStyle w:val="Emphasis"/>
          <w:rFonts w:eastAsiaTheme="majorEastAsia"/>
        </w:rPr>
        <w:t>Enterobacteriaceae,</w:t>
      </w:r>
      <w:r>
        <w:t xml:space="preserve"> which include commensal </w:t>
      </w:r>
      <w:r>
        <w:rPr>
          <w:rStyle w:val="Emphasis"/>
          <w:rFonts w:eastAsiaTheme="majorEastAsia"/>
        </w:rPr>
        <w:t>E. coli</w:t>
      </w:r>
      <w:r>
        <w:t xml:space="preserve"> that can protect against pathogens like </w:t>
      </w:r>
      <w:r w:rsidRPr="00A566A6">
        <w:rPr>
          <w:rStyle w:val="Emphasis"/>
          <w:rFonts w:eastAsiaTheme="majorEastAsia"/>
        </w:rPr>
        <w:t xml:space="preserve">Salmonella </w:t>
      </w:r>
      <w:r w:rsidRPr="00D763E3">
        <w:rPr>
          <w:rStyle w:val="Emphasis"/>
          <w:rFonts w:eastAsiaTheme="majorEastAsia"/>
          <w:i w:val="0"/>
          <w:iCs w:val="0"/>
        </w:rPr>
        <w:fldChar w:fldCharType="begin"/>
      </w:r>
      <w:r w:rsidRPr="00D763E3">
        <w:rPr>
          <w:rStyle w:val="Emphasis"/>
          <w:rFonts w:eastAsiaTheme="majorEastAsia"/>
          <w:i w:val="0"/>
          <w:iCs w:val="0"/>
        </w:rPr>
        <w:instrText xml:space="preserve"> ADDIN ZOTERO_ITEM CSL_CITATION {"citationID":"58AOWjnW","properties":{"formattedCitation":"(Oliveira et al., 2020; Velazquez et al., 2019)","plainCitation":"(Oliveira et al., 2020; Velazquez et al., 2019)","noteIndex":0},"citationItems":[{"id":2093,"uris":["http://zotero.org/users/13901503/items/Y6HCG5BZ"],"itemData":{"id":2093,"type":"article-journal","abstract":"Intestinal microbiotas contain beneficial microorganisms that protect against pathogen colonization; treatment with antibiotics disrupts the microbiota and compromises colonization resistance. Here, we determine the impact of exchanging microorganisms between hosts on resilience to the colonization of invaders after antibiotic-induced dysbiosis. We assess the functional consequences of dysbiosis using a mouse model of colonization resistance against Escherichia coli. Antibiotics caused stochastic loss of members of the microbiota, but the microbiotas of co-housed mice remained more similar to each other compared with the microbiotas among singly housed animals. Strikingly, co-housed mice maintained colonization resistance after treatment with antibiotics, whereas most singly housed mice were susceptible to E. coli. The ability to retain or share the commensal Klebsiella michiganensis, a member of the Enterobacteriaceae family, was sufficient for colonization resistance after treatment with antibiotics. K. michiganensis generally outcompeted E. coli in vitro, but in vivo administration of galactitol-a nutrient that supports the growth of only E. coli-to bi-colonized gnotobiotic mice abolished the colonization-resistance capacity of K. michiganensis against E. coli, supporting the idea that nutrient competition is the primary interaction mechanism. K. michiganensis also hampered colonization of the pathogen Salmonella, prolonging host survival. Our results address functional consequences of the stochastic effects of microbiota perturbations, whereby microbial transmission through host interactions can facilitate reacquisition of beneficial commensals, minimizing the negative impact of antibiotics.","container-title":"Nature Microbiology","DOI":"10.1038/s41564-019-0658-4","ISSN":"2058-5276","issue":"4","journalAbbreviation":"Nat Microbiol","language":"eng","note":"PMID: 31959968","page":"630-641","source":"PubMed","title":"Klebsiella michiganensis transmission enhances resistance to Enterobacteriaceae gut invasion by nutrition competition","volume":"5","author":[{"family":"Oliveira","given":"Rita A."},{"family":"Ng","given":"Katharine M."},{"family":"Correia","given":"Margarida B."},{"family":"Cabral","given":"Vitor"},{"family":"Shi","given":"Handuo"},{"family":"Sonnenburg","given":"Justin L."},{"family":"Huang","given":"Kerwyn Casey"},{"family":"Xavier","given":"Karina B."}],"issued":{"date-parts":[["2020",4]]}}},{"id":2097,"uris":["http://zotero.org/users/13901503/items/YFY374V7"],"itemData":{"id":2097,"type":"article-journal","abstract":"Lack of reproducibility is a prominent problem in biomedical research. An important source of variation in animal experiments is the microbiome, but little is known about specific changes in the microbiota composition that cause phenotypic differences. Here, we show that genetically similar laboratory mice obtained from four different commercial vendors exhibited marked phenotypic variation in their susceptibility to Salmonella infection. Faecal microbiota transplant into germ-free mice replicated donor susceptibility, revealing that variability was due to changes in the gut microbiota composition. Co-housing of mice only partially transferred protection against Salmonella infection, suggesting that minority species within the gut microbiota might confer this trait. Consistent with this idea, we identified endogenous Enterobacteriaceae, a low-abundance taxon, as a keystone species responsible for variation in the susceptibility to Salmonella infection. Protection conferred by endogenous Enterobacteriaceae could be modelled by inoculating mice with probiotic Escherichia coli, which conferred resistance by using its aerobic metabolism to compete with Salmonella for resources. We conclude that a mechanistic understanding of phenotypic variation can accelerate development of strategies for enhancing the reproducibility of animal experiments.","container-title":"Nature Microbiology","DOI":"10.1038/s41564-019-0407-8","ISSN":"2058-5276","issue":"6","journalAbbreviation":"Nat Microbiol","language":"eng","note":"PMID: 30911125\nPMCID: PMC6533147","page":"1057-1064","source":"PubMed","title":"Endogenous Enterobacteriaceae underlie variation in susceptibility to Salmonella infection","volume":"4","author":[{"family":"Velazquez","given":"Eric M."},{"family":"Nguyen","given":"Henry"},{"family":"Heasley","given":"Keaton T."},{"family":"Saechao","given":"Cheng H."},{"family":"Gil","given":"Lindsey M."},{"family":"Rogers","given":"Andrew W. L."},{"family":"Miller","given":"Brittany M."},{"family":"Rolston","given":"Matthew R."},{"family":"Lopez","given":"Christopher A."},{"family":"Litvak","given":"Yael"},{"family":"Liou","given":"Megan J."},{"family":"Faber","given":"Franziska"},{"family":"Bronner","given":"Denise N."},{"family":"Tiffany","given":"Connor R."},{"family":"Byndloss","given":"Mariana X."},{"family":"Byndloss","given":"Austin J."},{"family":"Bäumler","given":"Andreas J."}],"issued":{"date-parts":[["2019",6]]}}}],"schema":"https://github.com/citation-style-language/schema/raw/master/csl-citation.json"} </w:instrText>
      </w:r>
      <w:r w:rsidRPr="00D763E3">
        <w:rPr>
          <w:rStyle w:val="Emphasis"/>
          <w:rFonts w:eastAsiaTheme="majorEastAsia"/>
          <w:i w:val="0"/>
          <w:iCs w:val="0"/>
        </w:rPr>
        <w:fldChar w:fldCharType="separate"/>
      </w:r>
      <w:r w:rsidRPr="00D763E3">
        <w:rPr>
          <w:rStyle w:val="Emphasis"/>
          <w:rFonts w:eastAsiaTheme="majorEastAsia"/>
          <w:i w:val="0"/>
          <w:iCs w:val="0"/>
          <w:noProof/>
        </w:rPr>
        <w:t>(Oliveira et al., 2020; Velazquez et al., 2019)</w:t>
      </w:r>
      <w:r w:rsidRPr="00D763E3">
        <w:rPr>
          <w:rStyle w:val="Emphasis"/>
          <w:rFonts w:eastAsiaTheme="majorEastAsia"/>
          <w:i w:val="0"/>
          <w:iCs w:val="0"/>
        </w:rPr>
        <w:fldChar w:fldCharType="end"/>
      </w:r>
      <w:r w:rsidRPr="00D763E3">
        <w:rPr>
          <w:rStyle w:val="Emphasis"/>
          <w:rFonts w:eastAsiaTheme="majorEastAsia"/>
          <w:i w:val="0"/>
          <w:iCs w:val="0"/>
        </w:rPr>
        <w:t>.</w:t>
      </w:r>
      <w:r w:rsidRPr="008F1008">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instrText xml:space="preserve"> ADDIN ZOTERO_ITEM CSL_CITATION {"citationID":"hwQmyei2","properties":{"formattedCitation":"(Louca et al., 2018)","plainCitation":"(Louca et al., 2018)","noteIndex":0},"citationItems":[{"id":3181,"uris":["http://zotero.org/users/13901503/items/N5RMCRXY"],"itemData":{"id":3181,"type":"article-journal","abstract":"Microbial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Pr>
          <w:noProof/>
        </w:rPr>
        <w:t>(Louca et al., 2018)</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i w:val="0"/>
          <w:iCs w:val="0"/>
        </w:rPr>
        <w:t xml:space="preserve"> </w:t>
      </w:r>
      <w:r>
        <w:t xml:space="preserve">Although we did not observe an increase in potentially pathogenic taxa, sustained high temperatures may continue to erode both taxonomic and functional diversity, eventually increasing the host’s vulnerability to infection. </w:t>
      </w:r>
    </w:p>
    <w:p w14:paraId="04A1ED6B" w14:textId="7D151164" w:rsidR="0000253A" w:rsidRDefault="006B03C8" w:rsidP="008D0DD0">
      <w:pPr>
        <w:ind w:firstLine="720"/>
      </w:pPr>
      <w:commentRangeStart w:id="84"/>
      <w:r>
        <w:t xml:space="preserve">Metabolic restructuring suggests that the gut microbiome’s response to rising temperatures may help sustain community stability during short-term </w:t>
      </w:r>
      <w:r w:rsidR="002705B2">
        <w:t xml:space="preserve">heat exposure, but </w:t>
      </w:r>
      <w:r w:rsidR="008D0DD0">
        <w:t>indicates</w:t>
      </w:r>
      <w:r w:rsidR="002705B2">
        <w:t xml:space="preserve"> potential vulnerabilities that could compromise function during </w:t>
      </w:r>
      <w:r w:rsidR="008D0DD0">
        <w:t>prolonged</w:t>
      </w:r>
      <w:r w:rsidR="002705B2">
        <w:t xml:space="preserve"> periods of high temperatures. </w:t>
      </w:r>
      <w:commentRangeEnd w:id="84"/>
      <w:r w:rsidR="00AD4EA0">
        <w:rPr>
          <w:rStyle w:val="CommentReference"/>
        </w:rPr>
        <w:commentReference w:id="84"/>
      </w:r>
      <w:r>
        <w:t>A</w:t>
      </w:r>
      <w:r w:rsidR="008D0DD0">
        <w:t xml:space="preserve"> key example is the changes in lipid metabolism. The </w:t>
      </w:r>
      <w:r>
        <w:t xml:space="preserve">increase in lipid synthesis and remodeling pathways may reflect cytoplasmic membrane restructuring, a process bacteria use to preserve membrane stability at high temperatures </w:t>
      </w:r>
      <w:r>
        <w:fldChar w:fldCharType="begin"/>
      </w:r>
      <w:r>
        <w:instrText xml:space="preserve"> ADDIN ZOTERO_ITEM CSL_CITATION {"citationID":"SIOKOfLi","properties":{"formattedCitation":"(Mansilla et al., 2004; S\\uc0\\u225{}enz, 2015)","plainCitation":"(Mansilla et al., 2004; Sáenz, 2015)","noteIndex":0},"citationItems":[{"id":3378,"uris":["http://zotero.org/users/13901503/items/TZK8TZFH"],"itemData":{"id":3378,"type":"article-journal","container-title":"Journal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fldChar w:fldCharType="separate"/>
      </w:r>
      <w:r w:rsidRPr="00FE5B3B">
        <w:t>(Mansilla et al., 2004; Sáenz, 2015)</w:t>
      </w:r>
      <w:r>
        <w:fldChar w:fldCharType="end"/>
      </w:r>
      <w:r w:rsidR="000B1D63">
        <w:t>(Fig 3A)</w:t>
      </w:r>
      <w:r>
        <w:t xml:space="preserve">. However, these changes may be insufficient to maintain membrane integrity during </w:t>
      </w:r>
      <w:r w:rsidR="008D0DD0">
        <w:t>extended</w:t>
      </w:r>
      <w:r>
        <w:t xml:space="preserve"> periods of high temperatures because the decline in lipid catabolism and recycling pathways likely compromises membrane repair mechanisms </w:t>
      </w:r>
      <w:r>
        <w:fldChar w:fldCharType="begin"/>
      </w:r>
      <w:r>
        <w:instrText xml:space="preserve"> ADDIN ZOTERO_ITEM CSL_CITATION {"citationID":"0Z2ejPon","properties":{"formattedCitation":"(Y.-M. Zhang &amp; Rock, 2008)","plainCitation":"(Y.-M. Zhang &amp; Rock, 2008)","noteIndex":0},"citationItems":[{"id":3286,"uris":["http://zotero.org/users/13901503/items/VXSZL448"],"itemData":{"id":3286,"type":"article-journal","abstract":"The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(Y.-M. Zhang &amp; Rock, 2008)</w:t>
      </w:r>
      <w:r>
        <w:fldChar w:fldCharType="end"/>
      </w:r>
      <w:r>
        <w:t>.</w:t>
      </w:r>
      <w:r w:rsidRPr="006B03C8">
        <w:t xml:space="preserve"> </w:t>
      </w:r>
      <w:r>
        <w:t>Limited repair capacity could leave gut microbes more vulnerable to peroxidative damage, a common consequence of heat stress driven by an accumulation of ROS that damages the lipid components of cell membranes</w:t>
      </w:r>
      <w:r w:rsidR="007C4D96">
        <w:t xml:space="preserve"> ()</w:t>
      </w:r>
      <w:r>
        <w:t xml:space="preserve">. </w:t>
      </w:r>
      <w:r w:rsidR="00E81C03">
        <w:t>Similarly,</w:t>
      </w:r>
      <w:r w:rsidR="00E81C03" w:rsidRPr="00E81C03">
        <w:t xml:space="preserve"> </w:t>
      </w:r>
      <w:r w:rsidR="00E81C03">
        <w:t>the increase in anaerobic metabolic pathways</w:t>
      </w:r>
      <w:r w:rsidR="00E81C03" w:rsidRPr="00E81C03">
        <w:t xml:space="preserve"> </w:t>
      </w:r>
      <w:r w:rsidR="00E81C03">
        <w:t xml:space="preserve">and the decline in aerobic pathways likely reflect a response to maintain energy production under changing oxygen gradients </w:t>
      </w:r>
      <w:r w:rsidR="00765ACF">
        <w:t>from</w:t>
      </w:r>
      <w:r w:rsidR="00E81C03">
        <w:t xml:space="preserve"> redirected blood flow for thermoregulation during short-term heat exposure (Fig </w:t>
      </w:r>
      <w:r w:rsidR="000B1D63">
        <w:t>3</w:t>
      </w:r>
      <w:r w:rsidR="00E81C03">
        <w:t>B)</w:t>
      </w:r>
      <w:r w:rsidR="00E81C03">
        <w:fldChar w:fldCharType="begin"/>
      </w:r>
      <w:r w:rsidR="00E81C03">
        <w:instrText xml:space="preserve"> ADDIN ZOTERO_ITEM CSL_CITATION {"citationID":"MA64tDiH","properties":{"formattedCitation":"(Hall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E81C03">
        <w:rPr>
          <w:rFonts w:ascii="Cambria Math" w:hAnsi="Cambria Math" w:cs="Cambria Math"/>
        </w:rPr>
        <w:instrText>𝑃</w:instrText>
      </w:r>
      <w:r w:rsidR="00E81C03">
        <w:instrText xml:space="preserve">⁢CO2P⁢CO2, while decreasing venous O2 saturation and venous pH. One hour after heat exposure, liver glycogen levels were decreased </w:instrText>
      </w:r>
      <w:r w:rsidR="00E81C03">
        <w:rPr>
          <w:rFonts w:ascii="Cambria Math" w:hAnsi="Cambria Math" w:cs="Cambria Math"/>
        </w:rPr>
        <w:instrText>∼</w:instrText>
      </w:r>
      <w:r w:rsidR="00E81C03">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E81C03">
        <w:fldChar w:fldCharType="separate"/>
      </w:r>
      <w:r w:rsidR="00E81C03">
        <w:rPr>
          <w:noProof/>
        </w:rPr>
        <w:t>(Hall et al., 1999)</w:t>
      </w:r>
      <w:r w:rsidR="00E81C03">
        <w:fldChar w:fldCharType="end"/>
      </w:r>
      <w:r w:rsidR="00E81C03">
        <w:t>.</w:t>
      </w:r>
      <w:r w:rsidR="00765ACF" w:rsidRPr="00765ACF">
        <w:t xml:space="preserve"> </w:t>
      </w:r>
      <w:r w:rsidR="00765ACF">
        <w:t>However, these anaerobic pathways are primarily involved in simple carbohydrate metabolism typical of facultative taxa (), and coincide with a decline in complex polysaccharide fermentation typical of obligate taxa (), suggesting that this shift is driven by the relative persistence of facultative</w:t>
      </w:r>
      <w:r w:rsidR="008D0DD0">
        <w:t xml:space="preserve"> versus obligate </w:t>
      </w:r>
      <w:r w:rsidR="008D0DD0">
        <w:lastRenderedPageBreak/>
        <w:t>anaerobes</w:t>
      </w:r>
      <w:r w:rsidR="00765ACF">
        <w:t xml:space="preserve"> at high temperatures. While this may be manageable for short-term energy production, an extended shift away from fiber fermentation is likely to have downstream consequences for host energy balance and immune regulation because fiber fermentation generates short-chain fatty acids (SCFA) that are an</w:t>
      </w:r>
      <w:r w:rsidR="000A55AD">
        <w:t xml:space="preserve"> essential</w:t>
      </w:r>
      <w:r w:rsidR="00765ACF">
        <w:t xml:space="preserve"> energy source for the host () and important immunomodulators (). </w:t>
      </w:r>
      <w:r w:rsidR="000A55AD">
        <w:t xml:space="preserve">Therefore,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and may have consequences for host energy balance and immune </w:t>
      </w:r>
      <w:commentRangeStart w:id="85"/>
      <w:r w:rsidR="000A55AD">
        <w:t>function</w:t>
      </w:r>
      <w:commentRangeEnd w:id="85"/>
      <w:r w:rsidR="000A55AD">
        <w:rPr>
          <w:rStyle w:val="CommentReference"/>
        </w:rPr>
        <w:commentReference w:id="85"/>
      </w:r>
      <w:r w:rsidR="002705B2">
        <w:t>.</w:t>
      </w:r>
      <w:r w:rsidR="00D64F41">
        <w:t xml:space="preserve"> </w:t>
      </w:r>
      <w:r w:rsidR="0000253A">
        <w:t>Given that</w:t>
      </w:r>
      <w:r w:rsidR="00D64F41">
        <w:t xml:space="preserve"> temperatures </w:t>
      </w:r>
      <w:r w:rsidR="0000253A">
        <w:t xml:space="preserve">in Northwestern Costa Rica have been rising over the past 40 years and will continue to increase </w:t>
      </w:r>
      <w:r w:rsidR="008D69D1">
        <w:fldChar w:fldCharType="begin"/>
      </w:r>
      <w:r w:rsidR="008D69D1">
        <w:instrText xml:space="preserve"> ADDIN ZOTERO_ITEM CSL_CITATION {"citationID":"UCuqtT4b","properties":{"formattedCitation":"(Lucore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8D69D1">
        <w:fldChar w:fldCharType="separate"/>
      </w:r>
      <w:r w:rsidR="008D69D1">
        <w:rPr>
          <w:noProof/>
        </w:rPr>
        <w:t>(Lucore et al., 2024)</w:t>
      </w:r>
      <w:r w:rsidR="008D69D1">
        <w:fldChar w:fldCharType="end"/>
      </w:r>
      <w:r w:rsidR="0000253A">
        <w:t xml:space="preserve">, capuchins are likely to face longer and more intense periods of </w:t>
      </w:r>
      <w:r w:rsidR="008D0DD0">
        <w:t>heat</w:t>
      </w:r>
      <w:r w:rsidR="0000253A">
        <w:t xml:space="preserve">, emphasizing the potential of climate change to affect the health and longevity of wild animal populations through microbiome-mediated mechanisms. </w:t>
      </w:r>
    </w:p>
    <w:p w14:paraId="094AC506" w14:textId="3394F5F4" w:rsidR="008D0DD0" w:rsidRDefault="008D0DD0" w:rsidP="00A835F8">
      <w:pPr>
        <w:ind w:firstLine="720"/>
      </w:pPr>
      <w:r>
        <w:t>The t</w:t>
      </w:r>
      <w:r w:rsidR="00705B64">
        <w:t>axonomic response to temperature suggests that changes in gut physiology at high temperatures affect</w:t>
      </w:r>
      <w:r w:rsidR="004E0079">
        <w:t>s</w:t>
      </w:r>
      <w:r w:rsidR="00705B64">
        <w:t xml:space="preserve"> the persistence of obligate anaerobes compared to facultative anaerobes.</w:t>
      </w:r>
      <w:r w:rsidR="00A10218">
        <w:t xml:space="preserve"> There are </w:t>
      </w:r>
      <w:r w:rsidR="0000253A">
        <w:t xml:space="preserve">broad </w:t>
      </w:r>
      <w:r w:rsidR="00A10218">
        <w:t>declines in two phyla</w:t>
      </w:r>
      <w:r>
        <w:t xml:space="preserve"> known to include obligates, </w:t>
      </w:r>
      <w:proofErr w:type="spellStart"/>
      <w:r>
        <w:t>Bacteroidota</w:t>
      </w:r>
      <w:proofErr w:type="spellEnd"/>
      <w:r>
        <w:t xml:space="preserve"> and Firmicutes, including essential obligate taxa such as </w:t>
      </w:r>
      <w:r w:rsidRPr="006915F0">
        <w:rPr>
          <w:i/>
          <w:iCs/>
        </w:rPr>
        <w:t xml:space="preserve">Bacteroides, Parabacteroides, Clostridium, </w:t>
      </w:r>
      <w:proofErr w:type="spellStart"/>
      <w:r w:rsidRPr="006915F0">
        <w:rPr>
          <w:i/>
          <w:iCs/>
        </w:rPr>
        <w:t>Ruminococcus</w:t>
      </w:r>
      <w:proofErr w:type="spellEnd"/>
      <w:r w:rsidRPr="006915F0">
        <w:rPr>
          <w:i/>
          <w:iCs/>
        </w:rPr>
        <w:t xml:space="preserve">, Eubacterium, </w:t>
      </w:r>
      <w:proofErr w:type="spellStart"/>
      <w:r w:rsidRPr="006915F0">
        <w:rPr>
          <w:i/>
          <w:iCs/>
        </w:rPr>
        <w:t>Blautia</w:t>
      </w:r>
      <w:proofErr w:type="spellEnd"/>
      <w:r w:rsidRPr="006915F0">
        <w:rPr>
          <w:i/>
          <w:iCs/>
        </w:rPr>
        <w:t xml:space="preserve">, </w:t>
      </w:r>
      <w:proofErr w:type="spellStart"/>
      <w:r w:rsidRPr="006915F0">
        <w:rPr>
          <w:i/>
          <w:iCs/>
        </w:rPr>
        <w:t>Anaerostipes</w:t>
      </w:r>
      <w:proofErr w:type="spellEnd"/>
      <w:r w:rsidRPr="006915F0">
        <w:rPr>
          <w:i/>
          <w:iCs/>
        </w:rPr>
        <w:t xml:space="preserve">, </w:t>
      </w:r>
      <w:r w:rsidRPr="006915F0">
        <w:t>and</w:t>
      </w:r>
      <w:r w:rsidRPr="006915F0">
        <w:rPr>
          <w:i/>
          <w:iCs/>
        </w:rPr>
        <w:t xml:space="preserve"> </w:t>
      </w:r>
      <w:proofErr w:type="spellStart"/>
      <w:r w:rsidRPr="006915F0">
        <w:rPr>
          <w:i/>
          <w:iCs/>
        </w:rPr>
        <w:t>Alistipes</w:t>
      </w:r>
      <w:proofErr w:type="spellEnd"/>
      <w:r w:rsidR="000B1D63">
        <w:rPr>
          <w:i/>
          <w:iCs/>
        </w:rPr>
        <w:t xml:space="preserve"> </w:t>
      </w:r>
      <w:r w:rsidR="000B1D63">
        <w:t>(Fig 2)</w:t>
      </w:r>
      <w:r>
        <w:t>.</w:t>
      </w:r>
      <w:r w:rsidR="00A10218">
        <w:rPr>
          <w:i/>
          <w:iCs/>
        </w:rPr>
        <w:t xml:space="preserve"> </w:t>
      </w:r>
      <w:r w:rsidR="00A10218">
        <w:t>In contrast, Proteobacteria, comprised of primarily facultative taxa</w:t>
      </w:r>
      <w:r w:rsidR="008D69D1">
        <w:t xml:space="preserve"> ()</w:t>
      </w:r>
      <w:r w:rsidR="00A10218">
        <w:t xml:space="preserve">, are relatively stable in response to rising temperature. These patterns mirror compositional changes in response to heat stress in a wide range of vertebrates [e.g., fish </w:t>
      </w:r>
      <w:r w:rsidR="00A10218">
        <w:fldChar w:fldCharType="begin"/>
      </w:r>
      <w:r w:rsidR="00A10218">
        <w:instrText xml:space="preserve"> ADDIN ZOTERO_ITEM CSL_CITATION {"citationID":"25zGiPQC","properties":{"formattedCitation":"(Neuman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rsidR="00A10218">
        <w:fldChar w:fldCharType="separate"/>
      </w:r>
      <w:r w:rsidR="00A10218">
        <w:rPr>
          <w:noProof/>
        </w:rPr>
        <w:t>(Neuman et al., 2016; Soriano et al., 2018)</w:t>
      </w:r>
      <w:r w:rsidR="00A10218">
        <w:fldChar w:fldCharType="end"/>
      </w:r>
      <w:r w:rsidR="00A10218">
        <w:t xml:space="preserve">, reptiles </w:t>
      </w:r>
      <w:r w:rsidR="00A10218">
        <w:fldChar w:fldCharType="begin"/>
      </w:r>
      <w:r w:rsidR="00A10218">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A10218">
        <w:fldChar w:fldCharType="separate"/>
      </w:r>
      <w:r w:rsidR="00A10218">
        <w:rPr>
          <w:noProof/>
        </w:rPr>
        <w:t>(Bestion et al., 2017; Moeller et al., 2020)</w:t>
      </w:r>
      <w:r w:rsidR="00A10218">
        <w:fldChar w:fldCharType="end"/>
      </w:r>
      <w:r w:rsidR="00A10218">
        <w:t xml:space="preserve">, amphibians </w:t>
      </w:r>
      <w:r w:rsidR="00A10218">
        <w:fldChar w:fldCharType="begin"/>
      </w:r>
      <w:r w:rsidR="00A10218">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A10218">
        <w:fldChar w:fldCharType="separate"/>
      </w:r>
      <w:r w:rsidR="00A10218">
        <w:rPr>
          <w:noProof/>
        </w:rPr>
        <w:t>(Kohl &amp; Yahn, 2016)</w:t>
      </w:r>
      <w:r w:rsidR="00A10218">
        <w:fldChar w:fldCharType="end"/>
      </w:r>
      <w:r w:rsidR="00A10218">
        <w:t xml:space="preserve">, mammals </w:t>
      </w:r>
      <w:r w:rsidR="00A10218">
        <w:fldChar w:fldCharType="begin"/>
      </w:r>
      <w:r w:rsidR="00A10218">
        <w:instrText xml:space="preserve"> ADDIN ZOTERO_ITEM CSL_CITATION {"citationID":"Li5YwQ3H","properties":{"formattedCitation":"(Bai et al., 2022; Tajima et al., 2007)","plainCitation":"(Bai et al., 2022; Tajima et al., 2007)","noteIndex":0},"citationItems":[{"id":3042,"uris":["http://zotero.org/users/13901503/items/AZMFVA5Z"],"itemData":{"id":3042,"type":"article-journal","abstract":"Heat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A10218">
        <w:fldChar w:fldCharType="separate"/>
      </w:r>
      <w:r w:rsidR="00A10218">
        <w:rPr>
          <w:noProof/>
        </w:rPr>
        <w:t>(Bai et al., 2022; Tajima et al., 2007)</w:t>
      </w:r>
      <w:r w:rsidR="00A10218">
        <w:fldChar w:fldCharType="end"/>
      </w:r>
      <w:r w:rsidR="00A10218">
        <w:t xml:space="preserve">, and birds </w:t>
      </w:r>
      <w:r w:rsidR="00A10218">
        <w:fldChar w:fldCharType="begin"/>
      </w:r>
      <w:r w:rsidR="00A10218">
        <w:instrText xml:space="preserve"> ADDIN ZOTERO_ITEM CSL_CITATION {"citationID":"o7W8eHcU","properties":{"formattedCitation":"(Zhu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A10218">
        <w:fldChar w:fldCharType="separate"/>
      </w:r>
      <w:r w:rsidR="00A10218">
        <w:rPr>
          <w:noProof/>
        </w:rPr>
        <w:t>(Zhu et al., 2019)</w:t>
      </w:r>
      <w:r w:rsidR="00A10218">
        <w:fldChar w:fldCharType="end"/>
      </w:r>
      <w:r w:rsidR="00A10218">
        <w:t>]. The decrease in obligate anaerobes is likely due to redox imbalance induced by high temperatures, where the production of reactive oxygen species (ROS) exceeds the antioxidant capacity of the gut environment. Obligate anaerobes</w:t>
      </w:r>
      <w:r w:rsidR="0000253A">
        <w:t xml:space="preserve"> possess</w:t>
      </w:r>
      <w:r w:rsidR="00AB6F8B">
        <w:t xml:space="preserve"> limited enzymatic defenses against ROS, and are therefore less able to tolerate changes in the oxygen environment compared to facultative taxa</w:t>
      </w:r>
      <w:r w:rsidR="0000253A">
        <w:t xml:space="preserve"> ()</w:t>
      </w:r>
      <w:r w:rsidR="00AB6F8B">
        <w:t>.</w:t>
      </w:r>
      <w:r>
        <w:t xml:space="preserve"> Although direct markers of redox balance are needed to assess the gut’s redox environment, the observed decline in redox-maintenance pathways suggests that rising temperatures impair microbial antioxidant capacity which can disrupt the redox environment (). We also observe an increase in DNA repair pathways that suggests cellular damage from the accumulation of ROS ()</w:t>
      </w:r>
      <w:r w:rsidR="000B1D63">
        <w:t>(Fig 3 C &amp; D)</w:t>
      </w:r>
      <w:r>
        <w:t>. Together, these results provide compelling evidence that capuchins experience periods of redox imbalance at high temperatures that drive shifts in the relative abundance of facultative versus obligate anaerobes. These findings also parallel physiological and microbiome compositional changes typically associated with heat stress (), suggesting that capuchins are experiencing periods of temperature that exceed the upper limit of their thermal tolerance. This trend is especially concerning given that capuchins in Northwestern Costa Rica, which are endemic to highly seasonal forests, are likely adapted to a broader temperature range than many tropical specialists</w:t>
      </w:r>
      <w:r w:rsidR="00FC509E">
        <w:t xml:space="preserve"> </w:t>
      </w:r>
      <w:r w:rsidR="00FC509E">
        <w:fldChar w:fldCharType="begin"/>
      </w:r>
      <w:r w:rsidR="00FC509E">
        <w:instrText xml:space="preserve"> ADDIN ZOTERO_ITEM CSL_CITATION {"citationID":"xhoCHL1h","properties":{"formattedCitation":"(Campos &amp; Fedigan, 2009; Orkin et al., 2021)","plainCitation":"(Campos &amp; Fedigan, 2009; Orkin et al., 2021)","noteIndex":0},"citationItems":[{"id":545,"uris":["http://zotero.org/users/13901503/items/DK9CP8XR"],"itemData":{"id":545,"type":"article-journal","abstract":"We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FC509E">
        <w:rPr>
          <w:rFonts w:ascii="Cambria Math" w:hAnsi="Cambria Math" w:cs="Cambria Math"/>
        </w:rPr>
        <w:instrText>∼</w:instrText>
      </w:r>
      <w:r w:rsidR="00FC509E">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rsidR="00FC509E">
        <w:fldChar w:fldCharType="separate"/>
      </w:r>
      <w:r w:rsidR="00FC509E">
        <w:rPr>
          <w:noProof/>
        </w:rPr>
        <w:t>(Campos &amp; Fedigan, 2009; Orkin et al., 2021)</w:t>
      </w:r>
      <w:r w:rsidR="00FC509E">
        <w:fldChar w:fldCharType="end"/>
      </w:r>
      <w:r>
        <w:t xml:space="preserve">, suggesting that other species may be experiencing even longer and more severe periods of heat stress with global </w:t>
      </w:r>
      <w:commentRangeStart w:id="86"/>
      <w:r>
        <w:t>climate change.</w:t>
      </w:r>
      <w:commentRangeEnd w:id="86"/>
      <w:r w:rsidR="00AD4EA0">
        <w:rPr>
          <w:rStyle w:val="CommentReference"/>
        </w:rPr>
        <w:commentReference w:id="86"/>
      </w:r>
    </w:p>
    <w:p w14:paraId="46718348" w14:textId="06FCC2DE" w:rsidR="00A835F8" w:rsidRDefault="00B02831" w:rsidP="00A7764E">
      <w:pPr>
        <w:ind w:firstLine="720"/>
      </w:pPr>
      <w:r>
        <w:t>A decline in obligate anaerobes during heat stress may disrupt the gut microbiome’s ability to regulate host immunity by impairing key immunomodulatory functions</w:t>
      </w:r>
      <w:r w:rsidR="00A835F8">
        <w:t>. Obligate anaerobes are essential SCFA producers that help regulate intestinal immunity and maintain host tolerance towards gut microbiomes, including the promotion of anti-inflammatory regulatory T</w:t>
      </w:r>
      <w:r w:rsidR="00FC509E">
        <w:t>-</w:t>
      </w:r>
      <w:r w:rsidR="00A835F8">
        <w:t>cell activity</w:t>
      </w:r>
      <w:r w:rsidR="00A835F8" w:rsidRPr="00E42C53">
        <w:t xml:space="preserve"> </w:t>
      </w:r>
      <w:r w:rsidR="00A835F8">
        <w:fldChar w:fldCharType="begin"/>
      </w:r>
      <w:r w:rsidR="00A835F8">
        <w:instrText xml:space="preserve"> ADDIN ZOTERO_ITEM CSL_CITATION {"citationID":"MC4WygPl","properties":{"formattedCitation":"(Arpaia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A835F8">
        <w:fldChar w:fldCharType="separate"/>
      </w:r>
      <w:r w:rsidR="00A835F8">
        <w:rPr>
          <w:noProof/>
        </w:rPr>
        <w:t>(Arpaia et al., 2013; Furusawa et al., 2013)</w:t>
      </w:r>
      <w:r w:rsidR="00A835F8">
        <w:fldChar w:fldCharType="end"/>
      </w:r>
      <w:r w:rsidR="00A835F8">
        <w:t xml:space="preserve"> and the suppression of proinflammatory cytokine signaling </w:t>
      </w:r>
      <w:r w:rsidR="00A835F8">
        <w:fldChar w:fldCharType="begin"/>
      </w:r>
      <w:r w:rsidR="00A835F8">
        <w:instrText xml:space="preserve"> ADDIN ZOTERO_ITEM CSL_CITATION {"citationID":"auQ74j9g","properties":{"formattedCitation":"(Hung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A835F8">
        <w:fldChar w:fldCharType="separate"/>
      </w:r>
      <w:r w:rsidR="00A835F8">
        <w:rPr>
          <w:noProof/>
        </w:rPr>
        <w:t>(Hung et al., 2023; Klampfer et al., 2003)</w:t>
      </w:r>
      <w:r w:rsidR="00A835F8">
        <w:fldChar w:fldCharType="end"/>
      </w:r>
      <w:r w:rsidR="00A835F8">
        <w:t>.</w:t>
      </w:r>
      <w:r w:rsidR="00A835F8" w:rsidRPr="00A835F8">
        <w:t xml:space="preserve"> </w:t>
      </w:r>
      <w:r w:rsidR="00A835F8">
        <w:t xml:space="preserve">The decrease in SCFA-producing </w:t>
      </w:r>
      <w:r w:rsidR="00A835F8">
        <w:lastRenderedPageBreak/>
        <w:t>pathways, particularly butyrate and pyruvate (Fig 3E), likely reflects the loss of obligate anaerobes at high temperatures due to redox imbalance and may decrease host tolerance towards gut microbiomes.</w:t>
      </w:r>
      <w:r w:rsidR="00A835F8" w:rsidRPr="00A835F8">
        <w:t xml:space="preserve"> </w:t>
      </w:r>
      <w:r w:rsidR="00A835F8">
        <w:t xml:space="preserve">The resulting increase in immune activity </w:t>
      </w:r>
      <w:r w:rsidR="008D69D1">
        <w:t>may</w:t>
      </w:r>
      <w:r w:rsidR="00A835F8">
        <w:t xml:space="preserve"> continue to exacerbate redox imbalance because activated immune cells, particularly phagocytes, release ROS as part of the inflammatory response (). Together, these interactions create a</w:t>
      </w:r>
      <w:r w:rsidR="004E0079">
        <w:t xml:space="preserve"> heat-driven</w:t>
      </w:r>
      <w:r w:rsidR="00A835F8">
        <w:t xml:space="preserve"> physiological cascade</w:t>
      </w:r>
      <w:r w:rsidR="00461B82">
        <w:t xml:space="preserve"> </w:t>
      </w:r>
      <w:r w:rsidR="00A835F8">
        <w:t>link</w:t>
      </w:r>
      <w:r w:rsidR="004E0079">
        <w:t>ing</w:t>
      </w:r>
      <w:r w:rsidR="00A835F8">
        <w:t xml:space="preserve"> redox imbalance, disruption of microbiome composition, and the breakdown of gut-immune homeostasis (Fig </w:t>
      </w:r>
      <w:r w:rsidR="000B1D63">
        <w:t>3</w:t>
      </w:r>
      <w:r w:rsidR="00A835F8">
        <w:t xml:space="preserve">F). Although these relationships have been explored in experimental and clinical research </w:t>
      </w:r>
      <w:r w:rsidR="00FC509E">
        <w:t>s</w:t>
      </w:r>
      <w:r w:rsidR="00A835F8">
        <w:fldChar w:fldCharType="begin"/>
      </w:r>
      <w:r w:rsidR="008D69D1">
        <w:instrText xml:space="preserve"> ADDIN ZOTERO_ITEM CSL_CITATION {"citationID":"ZVo4Iuph","properties":{"formattedCitation":"(Li et al., 2023; Mostafavi Abdolmaleky &amp; Zhou, 2024)","plainCitation":"(Li et al., 2023; Mostafavi Abdolmaleky &amp; Zhou, 2024)","noteIndex":0},"citationItems":[{"id":3497,"uris":["http://zotero.org/users/13901503/items/RMY7RJ4R"],"itemData":{"id":3497,"type":"article-journal","abstract":"Inflammatory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00A835F8">
        <w:fldChar w:fldCharType="separate"/>
      </w:r>
      <w:r w:rsidR="008D69D1">
        <w:rPr>
          <w:noProof/>
        </w:rPr>
        <w:t>(Li et al., 2023; Mostafavi Abdolmaleky &amp; Zhou, 2024)</w:t>
      </w:r>
      <w:r w:rsidR="00A835F8">
        <w:fldChar w:fldCharType="end"/>
      </w:r>
      <w:r w:rsidR="00A835F8">
        <w:t xml:space="preserve">, our findings provide the first evidence of this mechanism in a </w:t>
      </w:r>
      <w:r w:rsidR="004E0079">
        <w:t>natural population</w:t>
      </w:r>
      <w:r w:rsidR="00A835F8">
        <w:t xml:space="preserve"> in response to environmental change. </w:t>
      </w:r>
      <w:r w:rsidR="00461B82">
        <w:t xml:space="preserve">Our results highlight the crucial role of temperature in shaping essential gut microbiome functions in a wild endotherm species and offer insight into how rising temperatures due to climate change may affect wild animals via microbiome-mediated mechanisms. </w:t>
      </w:r>
    </w:p>
    <w:p w14:paraId="4D29E968" w14:textId="77777777" w:rsidR="00461B82" w:rsidRDefault="00461B82" w:rsidP="00A835F8"/>
    <w:p w14:paraId="773145B8" w14:textId="77777777" w:rsidR="00A7764E" w:rsidRDefault="00A7764E" w:rsidP="00A7764E">
      <w:pPr>
        <w:rPr>
          <w:u w:val="single"/>
        </w:rPr>
      </w:pPr>
      <w:commentRangeStart w:id="87"/>
      <w:commentRangeStart w:id="88"/>
      <w:r w:rsidRPr="00C64C3B">
        <w:rPr>
          <w:u w:val="single"/>
        </w:rPr>
        <w:t xml:space="preserve">Gut microbiome </w:t>
      </w:r>
      <w:r>
        <w:rPr>
          <w:u w:val="single"/>
        </w:rPr>
        <w:t>response to temperature is related to host immunity</w:t>
      </w:r>
      <w:commentRangeEnd w:id="87"/>
      <w:r w:rsidR="004D0CA0">
        <w:rPr>
          <w:rStyle w:val="CommentReference"/>
        </w:rPr>
        <w:commentReference w:id="87"/>
      </w:r>
      <w:commentRangeEnd w:id="88"/>
      <w:r w:rsidR="00EE58DE">
        <w:rPr>
          <w:rStyle w:val="CommentReference"/>
        </w:rPr>
        <w:commentReference w:id="88"/>
      </w:r>
    </w:p>
    <w:p w14:paraId="24701099" w14:textId="4E75353D" w:rsidR="008A00E6" w:rsidRPr="00B13FCB" w:rsidRDefault="00B13FCB" w:rsidP="008A00E6">
      <w:r>
        <w:t xml:space="preserve">The interaction between temperature and immune activation supports the idea that heat-driven taxonomic shifts influence the relationship between the gut microbiome and host immunity. Specifically, </w:t>
      </w:r>
      <w:r w:rsidR="00A7764E">
        <w:t xml:space="preserve">the decline in obligate anaerobes </w:t>
      </w:r>
      <w:r w:rsidR="007D498D">
        <w:t xml:space="preserve">at high temperatures </w:t>
      </w:r>
      <w:r w:rsidR="00A7764E">
        <w:t xml:space="preserve">disrupts </w:t>
      </w:r>
      <w:r w:rsidR="008A00E6">
        <w:t>microbiome</w:t>
      </w:r>
      <w:r w:rsidR="00A7764E">
        <w:t xml:space="preserve">-immune homeostasis by reducing anti-inflammatory signaling that </w:t>
      </w:r>
      <w:r w:rsidR="008A00E6">
        <w:t>typically</w:t>
      </w:r>
      <w:r w:rsidR="00A7764E">
        <w:t xml:space="preserve"> promotes immune tolerance toward the microbiome. For example, stronger declines in obligate genera </w:t>
      </w:r>
      <w:r w:rsidR="00A7764E">
        <w:rPr>
          <w:rStyle w:val="Emphasis"/>
          <w:rFonts w:eastAsiaTheme="majorEastAsia"/>
        </w:rPr>
        <w:t>Parabacteroides</w:t>
      </w:r>
      <w:r w:rsidR="00A7764E">
        <w:t xml:space="preserve"> and </w:t>
      </w:r>
      <w:proofErr w:type="spellStart"/>
      <w:r w:rsidR="00A7764E">
        <w:rPr>
          <w:rStyle w:val="Emphasis"/>
          <w:rFonts w:eastAsiaTheme="majorEastAsia"/>
        </w:rPr>
        <w:t>Alistipes</w:t>
      </w:r>
      <w:proofErr w:type="spellEnd"/>
      <w:r w:rsidR="00A7764E">
        <w:rPr>
          <w:rStyle w:val="Emphasis"/>
          <w:rFonts w:eastAsiaTheme="majorEastAsia"/>
          <w:i w:val="0"/>
          <w:iCs w:val="0"/>
        </w:rPr>
        <w:t xml:space="preserve"> that </w:t>
      </w:r>
      <w:r w:rsidR="008A00E6">
        <w:rPr>
          <w:rStyle w:val="Emphasis"/>
          <w:rFonts w:eastAsiaTheme="majorEastAsia"/>
          <w:i w:val="0"/>
          <w:iCs w:val="0"/>
        </w:rPr>
        <w:t xml:space="preserve">contribute to </w:t>
      </w:r>
      <w:r w:rsidR="00A7764E">
        <w:rPr>
          <w:rStyle w:val="Emphasis"/>
          <w:rFonts w:eastAsiaTheme="majorEastAsia"/>
          <w:i w:val="0"/>
          <w:iCs w:val="0"/>
        </w:rPr>
        <w:t>anti-inflammatory signaling</w:t>
      </w:r>
      <w:r w:rsidR="008A00E6">
        <w:rPr>
          <w:rStyle w:val="Emphasis"/>
          <w:rFonts w:eastAsiaTheme="majorEastAsia"/>
          <w:i w:val="0"/>
          <w:iCs w:val="0"/>
        </w:rPr>
        <w:t xml:space="preserve"> through the production of SCFAs</w:t>
      </w:r>
      <w:r w:rsidR="00A7764E">
        <w:rPr>
          <w:rStyle w:val="Emphasis"/>
          <w:rFonts w:eastAsiaTheme="majorEastAsia"/>
          <w:i w:val="0"/>
          <w:iCs w:val="0"/>
        </w:rPr>
        <w:t xml:space="preserve"> </w:t>
      </w:r>
      <w:r w:rsidR="00A7764E">
        <w:fldChar w:fldCharType="begin"/>
      </w:r>
      <w:r w:rsidR="00A7764E">
        <w:instrText xml:space="preserve"> ADDIN ZOTERO_ITEM CSL_CITATION {"citationID":"wESsU6it","properties":{"formattedCitation":"(Hiippala et al., 2020; Parker et al., 2020)","plainCitation":"(Hiippala et al., 2020; Parker et al., 2020)","noteIndex":0},"citationItems":[{"id":2193,"uris":["http://zotero.org/users/13901503/items/TK9QBJNS"],"itemData":{"id":2193,"type":"article-journal","abstract":"Altered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A7764E">
        <w:fldChar w:fldCharType="separate"/>
      </w:r>
      <w:r w:rsidR="00A7764E">
        <w:rPr>
          <w:noProof/>
        </w:rPr>
        <w:t>(Hiippala et al., 2020; Parker et al., 2020)</w:t>
      </w:r>
      <w:r w:rsidR="00A7764E">
        <w:fldChar w:fldCharType="end"/>
      </w:r>
      <w:r w:rsidR="00A7764E">
        <w:t xml:space="preserve"> </w:t>
      </w:r>
      <w:r w:rsidR="00A7764E">
        <w:rPr>
          <w:rStyle w:val="Emphasis"/>
          <w:rFonts w:eastAsiaTheme="majorEastAsia"/>
          <w:i w:val="0"/>
          <w:iCs w:val="0"/>
        </w:rPr>
        <w:t xml:space="preserve">are associated with higher neopterin levels (Fig 4A), suggesting that their </w:t>
      </w:r>
      <w:r w:rsidR="008A00E6">
        <w:rPr>
          <w:rStyle w:val="Emphasis"/>
          <w:rFonts w:eastAsiaTheme="majorEastAsia"/>
          <w:i w:val="0"/>
          <w:iCs w:val="0"/>
        </w:rPr>
        <w:t xml:space="preserve">decline </w:t>
      </w:r>
      <w:r w:rsidR="00A7764E">
        <w:rPr>
          <w:rStyle w:val="Emphasis"/>
          <w:rFonts w:eastAsiaTheme="majorEastAsia"/>
          <w:i w:val="0"/>
          <w:iCs w:val="0"/>
        </w:rPr>
        <w:t xml:space="preserve">may reduce immune tolerance towards the gut microbiome and trigger increased macrophage activity. Similarly, stronger declines in metabolic pathways that produce anti-inflammatory immunomodulators, including the </w:t>
      </w:r>
      <w:r w:rsidR="00A7764E">
        <w:t xml:space="preserve">synthesis of monounsaturated fatty acids </w:t>
      </w:r>
      <w:r w:rsidR="00A7764E">
        <w:fldChar w:fldCharType="begin"/>
      </w:r>
      <w:r w:rsidR="00A7764E">
        <w:instrText xml:space="preserve"> ADDIN ZOTERO_ITEM CSL_CITATION {"citationID":"Yyg97aqJ","properties":{"formattedCitation":"(Hung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7764E">
        <w:fldChar w:fldCharType="separate"/>
      </w:r>
      <w:r w:rsidR="00A7764E">
        <w:rPr>
          <w:noProof/>
        </w:rPr>
        <w:t>(Hung et al., 2023)</w:t>
      </w:r>
      <w:r w:rsidR="00A7764E">
        <w:fldChar w:fldCharType="end"/>
      </w:r>
      <w:r w:rsidR="00A7764E">
        <w:t xml:space="preserve"> and the amino acid derivatives tryptophan </w:t>
      </w:r>
      <w:r w:rsidR="00A7764E">
        <w:fldChar w:fldCharType="begin"/>
      </w:r>
      <w:r w:rsidR="00A7764E">
        <w:instrText xml:space="preserve"> ADDIN ZOTERO_ITEM CSL_CITATION {"citationID":"kcrryZeu","properties":{"formattedCitation":"(Zelante et al., 2013)","plainCitation":"(Zelante et al., 2013)","noteIndex":0},"citationItems":[{"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A7764E">
        <w:fldChar w:fldCharType="separate"/>
      </w:r>
      <w:r w:rsidR="00A7764E">
        <w:rPr>
          <w:noProof/>
        </w:rPr>
        <w:t>(Zelante et al., 2013)</w:t>
      </w:r>
      <w:r w:rsidR="00A7764E">
        <w:fldChar w:fldCharType="end"/>
      </w:r>
      <w:r w:rsidR="00A7764E">
        <w:t>, are also associated with high neopterin (Fig 5</w:t>
      </w:r>
      <w:r w:rsidR="000B1D63">
        <w:t>D &amp; E</w:t>
      </w:r>
      <w:r w:rsidR="00A7764E">
        <w:t xml:space="preserve">). </w:t>
      </w:r>
      <w:r w:rsidR="008A00E6">
        <w:t xml:space="preserve">Notably, the synthesis of tryptophan is characteristic of obligate taxa </w:t>
      </w:r>
      <w:r w:rsidR="008A00E6">
        <w:fldChar w:fldCharType="begin"/>
      </w:r>
      <w:r w:rsidR="008A00E6">
        <w:instrText xml:space="preserve"> ADDIN ZOTERO_ITEM CSL_CITATION {"citationID":"nHC3GdEJ","properties":{"formattedCitation":"(Dodd et al., 2017)","plainCitation":"(Dodd et al., 2017)","noteIndex":0},"citationItems":[{"id":3659,"uris":["http://zotero.org/users/13901503/items/WFUC2V8A"],"itemData":{"id":3659,"type":"article-journal","abstract":"A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L."}],"issued":{"date-parts":[["2017",11]]}}}],"schema":"https://github.com/citation-style-language/schema/raw/master/csl-citation.json"} </w:instrText>
      </w:r>
      <w:r w:rsidR="008A00E6">
        <w:fldChar w:fldCharType="separate"/>
      </w:r>
      <w:r w:rsidR="008A00E6">
        <w:rPr>
          <w:noProof/>
        </w:rPr>
        <w:t>(Dodd et al., 2017)</w:t>
      </w:r>
      <w:r w:rsidR="008A00E6">
        <w:fldChar w:fldCharType="end"/>
      </w:r>
      <w:r w:rsidR="008A00E6">
        <w:t xml:space="preserve">, reinforcing the idea that the loss of obligates at high temperatures reduces immune tolerance toward the gut microbiome. Together, these findings suggest that temperature-driven loss of obligate taxa disrupts gut-immune homeostasis and contributes to </w:t>
      </w:r>
      <w:r>
        <w:t xml:space="preserve">a risk of </w:t>
      </w:r>
      <w:r w:rsidR="008A00E6">
        <w:t>chronic inflammation</w:t>
      </w:r>
      <w:r>
        <w:t xml:space="preserve"> during prolonged heat exposure</w:t>
      </w:r>
      <w:r w:rsidR="008A00E6">
        <w:t xml:space="preserve"> </w:t>
      </w:r>
      <w:r>
        <w:t xml:space="preserve">due to </w:t>
      </w:r>
      <w:r w:rsidR="008A00E6">
        <w:t xml:space="preserve">increased immune activation. </w:t>
      </w:r>
    </w:p>
    <w:p w14:paraId="3BEFB0AA" w14:textId="018853AF" w:rsidR="00FC509E" w:rsidRDefault="008A00E6" w:rsidP="00FC509E">
      <w:pPr>
        <w:ind w:firstLine="720"/>
      </w:pPr>
      <w:r>
        <w:t xml:space="preserve">The interaction between temperature and neopterin also suggests that the combined effects of high temperatures and immune activation create particularly unfavorable conditions for obligate anaerobes. Taxa that exhibit stronger declines when neopterin is high are primarily from the phyla </w:t>
      </w:r>
      <w:proofErr w:type="spellStart"/>
      <w:r w:rsidRPr="00A41196">
        <w:rPr>
          <w:rStyle w:val="Strong"/>
          <w:rFonts w:eastAsiaTheme="majorEastAsia"/>
          <w:b w:val="0"/>
          <w:bCs w:val="0"/>
        </w:rPr>
        <w:t>Bacteroidota</w:t>
      </w:r>
      <w:proofErr w:type="spellEnd"/>
      <w:r w:rsidRPr="00A41196">
        <w:rPr>
          <w:b/>
          <w:bCs/>
        </w:rPr>
        <w:t xml:space="preserve"> </w:t>
      </w:r>
      <w:r w:rsidRPr="00A41196">
        <w:t>and</w:t>
      </w:r>
      <w:r w:rsidRPr="00A41196">
        <w:rPr>
          <w:b/>
          <w:bCs/>
        </w:rPr>
        <w:t xml:space="preserve"> </w:t>
      </w:r>
      <w:r w:rsidRPr="00A41196">
        <w:rPr>
          <w:rStyle w:val="Strong"/>
          <w:rFonts w:eastAsiaTheme="majorEastAsia"/>
          <w:b w:val="0"/>
          <w:bCs w:val="0"/>
        </w:rPr>
        <w:t>Firmicutes</w:t>
      </w:r>
      <w:r>
        <w:t xml:space="preserve"> which include many obligate anaerobes</w:t>
      </w:r>
      <w:r w:rsidR="000B1D63">
        <w:t xml:space="preserve"> (Fig 4A)</w:t>
      </w:r>
      <w:r>
        <w:t>. We also observed a stronger decline in pathways commonly associated with obligate taxa</w:t>
      </w:r>
      <w:r w:rsidRPr="00A41196">
        <w:t xml:space="preserve"> </w:t>
      </w:r>
      <w:r>
        <w:t xml:space="preserve">including complex carb </w:t>
      </w:r>
      <w:r w:rsidRPr="00A41196">
        <w:rPr>
          <w:rStyle w:val="Strong"/>
          <w:rFonts w:eastAsiaTheme="majorEastAsia"/>
          <w:b w:val="0"/>
          <w:bCs w:val="0"/>
        </w:rPr>
        <w:t>fermentation</w:t>
      </w:r>
      <w:r>
        <w:rPr>
          <w:rStyle w:val="Strong"/>
          <w:rFonts w:eastAsiaTheme="majorEastAsia"/>
          <w:b w:val="0"/>
          <w:bCs w:val="0"/>
        </w:rPr>
        <w:t xml:space="preserve"> </w:t>
      </w:r>
      <w:r>
        <w:rPr>
          <w:rStyle w:val="Strong"/>
          <w:rFonts w:eastAsiaTheme="majorEastAsia"/>
          <w:b w:val="0"/>
          <w:bCs w:val="0"/>
        </w:rPr>
        <w:fldChar w:fldCharType="begin"/>
      </w:r>
      <w:r>
        <w:rPr>
          <w:rStyle w:val="Strong"/>
          <w:rFonts w:eastAsiaTheme="majorEastAsia"/>
          <w:b w:val="0"/>
          <w:bCs w:val="0"/>
        </w:rPr>
        <w:instrText xml:space="preserve"> ADDIN ZOTERO_ITEM CSL_CITATION {"citationID":"tuESI0A9","properties":{"formattedCitation":"(Flint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Pr>
          <w:rStyle w:val="Strong"/>
          <w:rFonts w:eastAsiaTheme="majorEastAsia"/>
          <w:b w:val="0"/>
          <w:bCs w:val="0"/>
        </w:rPr>
        <w:fldChar w:fldCharType="separate"/>
      </w:r>
      <w:r>
        <w:rPr>
          <w:rStyle w:val="Strong"/>
          <w:rFonts w:eastAsiaTheme="majorEastAsia"/>
          <w:b w:val="0"/>
          <w:bCs w:val="0"/>
          <w:noProof/>
        </w:rPr>
        <w:t>(Flint et al., 2012)</w:t>
      </w:r>
      <w:r>
        <w:rPr>
          <w:rStyle w:val="Strong"/>
          <w:rFonts w:eastAsiaTheme="majorEastAsia"/>
          <w:b w:val="0"/>
          <w:bCs w:val="0"/>
        </w:rPr>
        <w:fldChar w:fldCharType="end"/>
      </w:r>
      <w:r w:rsidRPr="00A41196">
        <w:rPr>
          <w:b/>
          <w:bCs/>
        </w:rPr>
        <w:t xml:space="preserve">, </w:t>
      </w:r>
      <w:r w:rsidRPr="00A41196">
        <w:rPr>
          <w:rStyle w:val="Strong"/>
          <w:rFonts w:eastAsiaTheme="majorEastAsia"/>
          <w:b w:val="0"/>
          <w:bCs w:val="0"/>
        </w:rPr>
        <w:t>Gram-positive cell wall biosynthesis</w:t>
      </w:r>
      <w:r>
        <w:rPr>
          <w:rStyle w:val="Strong"/>
          <w:rFonts w:eastAsiaTheme="majorEastAsia"/>
          <w:b w:val="0"/>
          <w:bCs w:val="0"/>
        </w:rPr>
        <w:t xml:space="preserve"> ()</w:t>
      </w:r>
      <w:r w:rsidRPr="00A41196">
        <w:rPr>
          <w:b/>
          <w:bCs/>
        </w:rPr>
        <w:t xml:space="preserve">, </w:t>
      </w:r>
      <w:r w:rsidRPr="007F60C5">
        <w:t>and the</w:t>
      </w:r>
      <w:r w:rsidRPr="00A41196">
        <w:rPr>
          <w:b/>
          <w:bCs/>
        </w:rPr>
        <w:t xml:space="preserve"> </w:t>
      </w:r>
      <w:r w:rsidRPr="00A41196">
        <w:rPr>
          <w:rStyle w:val="Strong"/>
          <w:rFonts w:eastAsiaTheme="majorEastAsia"/>
          <w:b w:val="0"/>
          <w:bCs w:val="0"/>
        </w:rPr>
        <w:t>non-mevalonate (MEP) pathway</w:t>
      </w:r>
      <w:r w:rsidRPr="00A41196">
        <w:rPr>
          <w:b/>
          <w:bCs/>
        </w:rPr>
        <w:t xml:space="preserve"> </w:t>
      </w:r>
      <w:r>
        <w:t>for isoprenoid production (Fig 5</w:t>
      </w:r>
      <w:r w:rsidR="000B1D63">
        <w:t>D</w:t>
      </w:r>
      <w:r>
        <w:t xml:space="preserve">)(). Together these patterns suggest that the combination of high temperatures and macrophage activity contributes to the loss of obligate taxa, likely because immune activation exacerbates the redox imbalance initiated by high temperatures. In contrast, facultative anaerobes appear more resilient to these conditions and may persist where obligates decline. Several facultative taxa including </w:t>
      </w:r>
      <w:proofErr w:type="spellStart"/>
      <w:r w:rsidRPr="00396322">
        <w:rPr>
          <w:rStyle w:val="Strong"/>
          <w:rFonts w:eastAsiaTheme="majorEastAsia"/>
          <w:b w:val="0"/>
          <w:bCs w:val="0"/>
          <w:i/>
          <w:iCs/>
        </w:rPr>
        <w:t>Helicobacteraceae</w:t>
      </w:r>
      <w:proofErr w:type="spellEnd"/>
      <w:r>
        <w:rPr>
          <w:b/>
          <w:bCs/>
        </w:rPr>
        <w:t>,</w:t>
      </w:r>
      <w:r w:rsidRPr="00D95B6A">
        <w:rPr>
          <w:b/>
          <w:bCs/>
          <w:i/>
          <w:iCs/>
        </w:rPr>
        <w:t xml:space="preserve"> </w:t>
      </w:r>
      <w:proofErr w:type="spellStart"/>
      <w:r w:rsidRPr="00396322">
        <w:rPr>
          <w:rStyle w:val="Strong"/>
          <w:rFonts w:eastAsiaTheme="majorEastAsia"/>
          <w:b w:val="0"/>
          <w:bCs w:val="0"/>
          <w:i/>
          <w:iCs/>
        </w:rPr>
        <w:t>Erysipelotrichaceae</w:t>
      </w:r>
      <w:proofErr w:type="spellEnd"/>
      <w:r>
        <w:rPr>
          <w:rStyle w:val="Strong"/>
          <w:rFonts w:eastAsiaTheme="majorEastAsia"/>
          <w:b w:val="0"/>
          <w:bCs w:val="0"/>
        </w:rPr>
        <w:t xml:space="preserve">, and </w:t>
      </w:r>
      <w:proofErr w:type="spellStart"/>
      <w:r w:rsidRPr="00396322">
        <w:rPr>
          <w:i/>
          <w:iCs/>
        </w:rPr>
        <w:t>Anaerobiospirillum</w:t>
      </w:r>
      <w:proofErr w:type="spellEnd"/>
      <w:r>
        <w:t xml:space="preserve"> exhibit stronger increases in abundance when neopterin is high</w:t>
      </w:r>
      <w:r w:rsidR="000B1D63">
        <w:t xml:space="preserve"> (Fig 4B &amp; C)</w:t>
      </w:r>
      <w:r>
        <w:t>, suggesting they are better able to tolerate redox imbalance, and may exploit niches vacated by the loss of obligates.</w:t>
      </w:r>
      <w:r w:rsidRPr="00C24FA0">
        <w:t xml:space="preserve"> </w:t>
      </w:r>
      <w:r>
        <w:t xml:space="preserve">Similarly, several pathways commonly associated with facultative taxa exhibit a stronger increase at high neopterin levels, suggesting </w:t>
      </w:r>
      <w:r>
        <w:lastRenderedPageBreak/>
        <w:t>that these taxa may be actively responding to changes in the gut environment</w:t>
      </w:r>
      <w:r w:rsidR="006C5E10">
        <w:t xml:space="preserve"> (Fig 5B)</w:t>
      </w:r>
      <w:r>
        <w:t>. For example, the glyoxylate cycle and Rubisco shunt both increase under high neopterin which likely supports energy conservation</w:t>
      </w:r>
      <w:r w:rsidRPr="009647C8">
        <w:t xml:space="preserve"> </w:t>
      </w:r>
      <w:r>
        <w:t xml:space="preserve">under oxygen and energy-limited conditions </w:t>
      </w:r>
      <w:r>
        <w:fldChar w:fldCharType="begin"/>
      </w:r>
      <w:r>
        <w:instrText xml:space="preserve"> ADDIN ZOTERO_ITEM CSL_CITATION {"citationID":"PvilTIb8","properties":{"formattedCitation":"(Ahn et al., 2016; Badger &amp; Bek, 2008)","plainCitation":"(Ahn et al., 2016; Badger &amp; Bek, 2008)","noteIndex":0},"citationItems":[{"id":3666,"uris":["http://zotero.org/users/13901503/items/787C6UND"],"itemData":{"id":3666,"type":"article-journal","abstract":"&lt;p&gt;The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Pr>
          <w:noProof/>
        </w:rPr>
        <w:t>(Ahn et al., 2016; Badger &amp; Bek, 2008)</w:t>
      </w:r>
      <w:r>
        <w:fldChar w:fldCharType="end"/>
      </w:r>
      <w:r>
        <w:t xml:space="preserve">. In addition, redox maintenance pathways such as ubiquinone biosynthesis also increase which helps facultative anaerobes neutralize ROS </w:t>
      </w:r>
      <w:r>
        <w:fldChar w:fldCharType="begin"/>
      </w:r>
      <w:r>
        <w:instrText xml:space="preserve"> ADDIN ZOTERO_ITEM CSL_CITATION {"citationID":"Fk5o5734","properties":{"formattedCitation":"(Bekker et al., 2007)","plainCitation":"(Bekker et al., 2007)","noteIndex":0},"citationItems":[{"id":3665,"uris":["http://zotero.org/users/13901503/items/NVUGIX64"],"itemData":{"id":3665,"type":"article-journal","container-title":"Microbiology","DOI":"10.1099/mic.0.2007/006098-0","ISSN":"1350-0872,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Pr>
          <w:noProof/>
        </w:rPr>
        <w:t>(Bekker et al., 2007)</w:t>
      </w:r>
      <w:r>
        <w:fldChar w:fldCharType="end"/>
      </w:r>
      <w:r>
        <w:t>.</w:t>
      </w:r>
      <w:r w:rsidRPr="009647C8">
        <w:t xml:space="preserve"> </w:t>
      </w:r>
      <w:r>
        <w:t>Together these patterns indicate that high temperatures and increased immune activity reinforce one another by shifting gut microbiome composition away from obligates and towards facultative taxa capable of tolerating and potentially exploiting these conditions</w:t>
      </w:r>
      <w:commentRangeStart w:id="89"/>
      <w:r>
        <w:t xml:space="preserve">. </w:t>
      </w:r>
      <w:commentRangeEnd w:id="89"/>
      <w:r w:rsidR="00AD4EA0">
        <w:rPr>
          <w:rStyle w:val="CommentReference"/>
        </w:rPr>
        <w:commentReference w:id="89"/>
      </w:r>
      <w:r w:rsidR="00FC509E">
        <w:tab/>
      </w:r>
    </w:p>
    <w:p w14:paraId="0129ECA5" w14:textId="0CF2B8CF" w:rsidR="008A00E6" w:rsidRDefault="008A00E6" w:rsidP="00FC509E">
      <w:pPr>
        <w:ind w:firstLine="720"/>
      </w:pPr>
      <w:r>
        <w:t xml:space="preserve">The shift towards facultative taxa at high temperatures likely contributes to increased immune activation and further disrupts gut-immune homeostasis. For example, </w:t>
      </w:r>
      <w:proofErr w:type="spellStart"/>
      <w:r>
        <w:rPr>
          <w:rStyle w:val="Emphasis"/>
          <w:rFonts w:eastAsiaTheme="majorEastAsia"/>
        </w:rPr>
        <w:t>Helicobacteraceae</w:t>
      </w:r>
      <w:proofErr w:type="spellEnd"/>
      <w:r>
        <w:rPr>
          <w:rStyle w:val="Emphasis"/>
          <w:rFonts w:eastAsiaTheme="majorEastAsia"/>
          <w:i w:val="0"/>
          <w:iCs w:val="0"/>
        </w:rPr>
        <w:t>, which exhibits a stronger increase at higher neopterin,</w:t>
      </w:r>
      <w:r>
        <w:rPr>
          <w:rStyle w:val="Emphasis"/>
          <w:rFonts w:eastAsiaTheme="majorEastAsia"/>
        </w:rPr>
        <w:t xml:space="preserve"> </w:t>
      </w:r>
      <w:r>
        <w:rPr>
          <w:rStyle w:val="Emphasis"/>
          <w:rFonts w:eastAsiaTheme="majorEastAsia"/>
          <w:i w:val="0"/>
          <w:iCs w:val="0"/>
        </w:rPr>
        <w:t xml:space="preserve">is associated with </w:t>
      </w:r>
      <w:r>
        <w:t xml:space="preserve">inflammatory diseases and may promote macrophage activation by damaging the gut epithelium and disrupting the mucosal barrier </w:t>
      </w:r>
      <w:r>
        <w:fldChar w:fldCharType="begin"/>
      </w:r>
      <w:r>
        <w:instrText xml:space="preserve"> ADDIN ZOTERO_ITEM CSL_CITATION {"citationID":"cZJ2yfWg","properties":{"formattedCitation":"(Chu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Pr>
          <w:noProof/>
        </w:rPr>
        <w:t>(Chu et al., 2003)</w:t>
      </w:r>
      <w:r>
        <w:fldChar w:fldCharType="end"/>
      </w:r>
      <w:r>
        <w:t xml:space="preserve">. </w:t>
      </w:r>
      <w:proofErr w:type="spellStart"/>
      <w:r w:rsidRPr="00821E2E">
        <w:rPr>
          <w:i/>
          <w:iCs/>
        </w:rPr>
        <w:t>Erysipelotrichaceae</w:t>
      </w:r>
      <w:proofErr w:type="spellEnd"/>
      <w:r>
        <w:t xml:space="preserve">, another facultative taxon that shows a stronger increase, is also commonly associated with inflammatory disease and may directly contribute to immune activation </w:t>
      </w:r>
      <w:fldSimple w:instr=" ADDIN ZOTERO_TEMP ">
        <w:r>
          <w:rPr>
            <w:noProof/>
          </w:rPr>
          <w:t>(Kaakoush, 2015)</w:t>
        </w:r>
      </w:fldSimple>
      <w:r>
        <w:t>. In addition, we observed increases in pathways typical of facultative anaerobes involved in the synthesis of enterobacterial common antigen (ECA) and lipid A which form pathogen-associated molecular patterns (PAMPs) that are recognized by Toll-like receptors (TLRs) and can initiate pro-inflammatory signaling ()</w:t>
      </w:r>
      <w:r w:rsidR="006C5E10">
        <w:t>(Fig 5B)</w:t>
      </w:r>
      <w:r>
        <w:t>. Thus, the increased abundance of facultative taxa may actively stimulate immune responses by triggering common inflammatory mechanisms. These shifts coupled with the loss of anti-inflammatory support from obligate anaerobes could lead to sustained immune activation and increase the risk of chronic inflammation at high temperatures.</w:t>
      </w:r>
    </w:p>
    <w:p w14:paraId="2123C3C3" w14:textId="2B6EDE25" w:rsidR="00EE58DE" w:rsidRPr="00973225" w:rsidRDefault="00813BF5" w:rsidP="00973225">
      <w:pPr>
        <w:ind w:firstLine="720"/>
      </w:pPr>
      <w:r w:rsidRPr="00973225">
        <w:t xml:space="preserve">Taken together, these findings provide robust support for a </w:t>
      </w:r>
      <w:bookmarkStart w:id="90" w:name="_Hlk200366020"/>
      <w:commentRangeStart w:id="91"/>
      <w:r w:rsidRPr="00973225">
        <w:t xml:space="preserve">heat-induced physiological cascade that affects microbiome composition and disrupts immune homeostasis </w:t>
      </w:r>
      <w:bookmarkEnd w:id="90"/>
      <w:commentRangeEnd w:id="91"/>
      <w:r w:rsidR="00D725AE">
        <w:rPr>
          <w:rStyle w:val="CommentReference"/>
        </w:rPr>
        <w:commentReference w:id="91"/>
      </w:r>
      <w:r w:rsidRPr="00973225">
        <w:t xml:space="preserve">(Fig. 3F). The interaction effects reveal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t>
      </w:r>
      <w:r w:rsidR="00973225" w:rsidRPr="00973225">
        <w:t xml:space="preserve">we cannot demonstrate directionality among these relationships, </w:t>
      </w:r>
      <w:r w:rsidRPr="00973225">
        <w:t>the results highlight how each component can reinforce the others, creating a feedback loop during periods of heat stress.</w:t>
      </w:r>
      <w:r w:rsidR="00EE58DE" w:rsidRPr="00973225">
        <w:t xml:space="preserve"> These results also provide compelling evidence that capuchins are already experiencing episodes of heat stress that may impact long-term health and fitness by increasing the risk of chronic inflammatory disease. 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rsidR="008F79F9">
        <w:t>C</w:t>
      </w:r>
      <w:r w:rsidR="00EE58DE"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287293D6" w14:textId="77777777" w:rsidR="00CF2FB2" w:rsidRDefault="00CF2FB2" w:rsidP="00CF2FB2">
      <w:pPr>
        <w:pStyle w:val="NormalWeb"/>
      </w:pPr>
      <w:r>
        <w:t xml:space="preserve">Conclusion: </w:t>
      </w:r>
    </w:p>
    <w:p w14:paraId="537A6566" w14:textId="5BCA7B5B" w:rsidR="00CF2FB2" w:rsidRDefault="00670FF0" w:rsidP="00CF2FB2">
      <w:pPr>
        <w:pStyle w:val="NormalWeb"/>
      </w:pPr>
      <w:r>
        <w:t xml:space="preserve">Our results highlight the pivotal role of temperature in shaping </w:t>
      </w:r>
      <w:r w:rsidR="00CF2FB2">
        <w:t xml:space="preserve">the </w:t>
      </w:r>
      <w:r>
        <w:t xml:space="preserve">gut microbiome and its </w:t>
      </w:r>
      <w:r w:rsidR="00CF2FB2">
        <w:t>relationship</w:t>
      </w:r>
      <w:r>
        <w:t xml:space="preserve"> with host immunity in a wild primate species. </w:t>
      </w:r>
      <w:r w:rsidR="00CF2FB2">
        <w:t xml:space="preserve">Although some microbial responses may buffer against short-term heat exposure, the observed taxonomic and metabolic shifts are </w:t>
      </w:r>
      <w:r w:rsidR="00CF2FB2">
        <w:lastRenderedPageBreak/>
        <w:t xml:space="preserve">unlikely to be sustainable over time and may compromise essential microbiome functions. The decline in obligate taxa and shifts in metabolic pathways, alongside their association with neopterin, suggest that capuchins are experiencing periods of heat stress that may disrupt </w:t>
      </w:r>
      <w:commentRangeStart w:id="92"/>
      <w:r w:rsidR="00CF2FB2">
        <w:t>microbiome–immune homeostasis</w:t>
      </w:r>
      <w:commentRangeEnd w:id="92"/>
      <w:r w:rsidR="00D725AE">
        <w:rPr>
          <w:rStyle w:val="CommentReference"/>
        </w:rPr>
        <w:commentReference w:id="92"/>
      </w:r>
      <w:r w:rsidR="00CF2FB2">
        <w:t>.</w:t>
      </w:r>
      <w:r w:rsidR="00CF2FB2" w:rsidRPr="00CF2FB2">
        <w:t xml:space="preserve"> </w:t>
      </w:r>
      <w:r w:rsidR="00CF2FB2">
        <w:t>If prolonged, these shifts could reduce host tolerance toward gut microbes and increase the risk of chronic gut inflammation. Our findings represent some of the earliest evidence of climate-induced heat stress mediated by the gut microbiome in a wild primate population.</w:t>
      </w:r>
      <w:r w:rsidR="00CF2FB2" w:rsidRPr="00CF2FB2">
        <w:t xml:space="preserve"> </w:t>
      </w:r>
      <w:r w:rsidR="00CF2FB2">
        <w:t xml:space="preserve">They offer critical insight into how rising temperatures due to climate change may impact wild animals through their microbiomes.  </w:t>
      </w:r>
    </w:p>
    <w:p w14:paraId="27E9E374" w14:textId="77777777" w:rsidR="00B47D94" w:rsidRDefault="00B47D94"/>
    <w:p w14:paraId="703B8253" w14:textId="378AC793" w:rsidR="00A57FBF" w:rsidRDefault="00A57FBF" w:rsidP="00A57FBF">
      <w:commentRangeStart w:id="93"/>
      <w:commentRangeStart w:id="94"/>
      <w:r w:rsidRPr="00787E3A">
        <w:t>Methods:</w:t>
      </w:r>
      <w:commentRangeEnd w:id="93"/>
      <w:r w:rsidR="008F79F9">
        <w:rPr>
          <w:rStyle w:val="CommentReference"/>
        </w:rPr>
        <w:commentReference w:id="93"/>
      </w:r>
      <w:commentRangeEnd w:id="94"/>
      <w:r w:rsidR="00D70FAD">
        <w:rPr>
          <w:rStyle w:val="CommentReference"/>
        </w:rPr>
        <w:commentReference w:id="94"/>
      </w:r>
    </w:p>
    <w:p w14:paraId="360395E6" w14:textId="77777777" w:rsidR="00A57FBF" w:rsidRPr="00487A6E" w:rsidRDefault="00A57FBF" w:rsidP="00A57FBF">
      <w:pPr>
        <w:rPr>
          <w:u w:val="single"/>
        </w:rPr>
      </w:pPr>
      <w:r w:rsidRPr="00487A6E">
        <w:rPr>
          <w:u w:val="single"/>
        </w:rPr>
        <w:t xml:space="preserve">Site information and </w:t>
      </w:r>
      <w:r>
        <w:rPr>
          <w:u w:val="single"/>
        </w:rPr>
        <w:t>data</w:t>
      </w:r>
      <w:r w:rsidRPr="00487A6E">
        <w:rPr>
          <w:u w:val="single"/>
        </w:rPr>
        <w:t xml:space="preserve"> collection</w:t>
      </w:r>
    </w:p>
    <w:p w14:paraId="429A7A09" w14:textId="77777777" w:rsidR="00A57FBF" w:rsidRDefault="00A57FBF" w:rsidP="00A57FBF">
      <w:pPr>
        <w:ind w:firstLine="720"/>
      </w:pPr>
      <w:r>
        <w:t xml:space="preserve">Data was collected from a wild population of </w:t>
      </w:r>
      <w:r w:rsidRPr="00487A6E">
        <w:rPr>
          <w:i/>
          <w:iCs/>
        </w:rPr>
        <w:t>C. imitator</w:t>
      </w:r>
      <w:r>
        <w:t xml:space="preserve"> living in the Taboga Forest reserve in </w:t>
      </w:r>
      <w:r w:rsidRPr="00EB2753">
        <w:t>Guanacaste</w:t>
      </w:r>
      <w:r>
        <w:t xml:space="preserve">, </w:t>
      </w:r>
      <w:r w:rsidRPr="00EB2753">
        <w:t>Northwestern Costa Rica</w:t>
      </w:r>
      <w:r>
        <w:t xml:space="preserve">. </w:t>
      </w:r>
      <w:r w:rsidRPr="00EB2753">
        <w:t>The Taboga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The Capuchinos de Taboga Research project has collected daily behavioral and endocrine data on the three groups of white-faced capuchins since 2018. All individuals are individually identified and habituated to human presence.</w:t>
      </w:r>
      <w:r w:rsidRPr="0003332A">
        <w:t xml:space="preserve"> </w:t>
      </w:r>
      <w:r>
        <w:t xml:space="preserve">Individual age was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B48912C" w14:textId="77777777" w:rsidR="00A57FBF" w:rsidRPr="00FB297C" w:rsidRDefault="00A57FBF" w:rsidP="00A57FBF">
      <w:pPr>
        <w:ind w:firstLine="720"/>
        <w:rPr>
          <w:bCs/>
        </w:rPr>
      </w:pPr>
      <w:commentRangeStart w:id="95"/>
      <w:r>
        <w:t>Between September 2022 and July 2023, Fecal and urine samples</w:t>
      </w:r>
      <w:r w:rsidRPr="007A7158">
        <w:t xml:space="preserve"> </w:t>
      </w:r>
      <w:r>
        <w:t xml:space="preserve">were collected </w:t>
      </w:r>
      <w:r w:rsidRPr="00196F3A">
        <w:t>opportunistically</w:t>
      </w:r>
      <w:r>
        <w:t xml:space="preserve"> 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Pr="007A7158">
        <w:t xml:space="preserve"> </w:t>
      </w:r>
      <w:r>
        <w:t xml:space="preserve">Fecal samples were collected immediately after defecation and placed in 4mL of 98% ethanol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w:t>
      </w:r>
      <w:r w:rsidRPr="00196F3A">
        <w:t xml:space="preserve">Sample contamination </w:t>
      </w:r>
      <w:r>
        <w:t xml:space="preserve">was </w:t>
      </w:r>
      <w:r w:rsidRPr="00196F3A">
        <w:t xml:space="preserve">avoided by wearing gloves and only collecting feces that </w:t>
      </w:r>
      <w:r>
        <w:t xml:space="preserve">were </w:t>
      </w:r>
      <w:r w:rsidRPr="00196F3A">
        <w:t>not in contact with the soil.</w:t>
      </w:r>
      <w:r>
        <w:t xml:space="preserve"> </w:t>
      </w:r>
      <w:r>
        <w:rPr>
          <w:bCs/>
        </w:rPr>
        <w:t xml:space="preserve">Feces contaminated with urine were discarded to prevent potential contamination from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Urine samples were collected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Pr>
          <w:bCs/>
        </w:rPr>
        <w:t xml:space="preserve"> </w:t>
      </w:r>
      <w:r w:rsidRPr="001771F9">
        <w:rPr>
          <w:bCs/>
        </w:rPr>
        <w:t>to avoid rainfall and fecal contamination</w:t>
      </w:r>
      <w:r>
        <w:rPr>
          <w:bCs/>
        </w:rPr>
        <w:t xml:space="preserve">. Urine samples were collected from leaves or the ground only when they did not appear </w:t>
      </w:r>
      <w:r w:rsidRPr="001771F9">
        <w:t>contaminated with soil or feces.</w:t>
      </w:r>
      <w:r>
        <w:t xml:space="preserve"> Both fecal and urine samples were immediately stored in a</w:t>
      </w:r>
      <w:r w:rsidRPr="00196F3A">
        <w:t xml:space="preserve"> portable cooler and transferred to a -20°F freezer at the end of the</w:t>
      </w:r>
      <w:r>
        <w:t xml:space="preserve"> field</w:t>
      </w:r>
      <w:r w:rsidRPr="00196F3A">
        <w:t xml:space="preserve"> day</w:t>
      </w:r>
      <w:r>
        <w:t xml:space="preserve">. Fecal samples were stored in the freezer until shipment to </w:t>
      </w:r>
      <w:r w:rsidRPr="00196F3A">
        <w:t xml:space="preserve">the </w:t>
      </w:r>
      <w:r w:rsidRPr="00196F3A">
        <w:rPr>
          <w:bCs/>
        </w:rPr>
        <w:t>Amato Microbiome Lab at Northwestern University in Evanston IL for DNA extraction and sequencing.</w:t>
      </w:r>
      <w:r>
        <w:rPr>
          <w:bCs/>
        </w:rPr>
        <w:t xml:space="preserve"> Urine samples remained in the freezer until assay analysis was conducted onsite in the Capuchinos de Taboga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commentRangeEnd w:id="95"/>
      <w:r>
        <w:rPr>
          <w:rStyle w:val="CommentReference"/>
        </w:rPr>
        <w:commentReference w:id="95"/>
      </w:r>
    </w:p>
    <w:p w14:paraId="69F62005" w14:textId="77777777" w:rsidR="00A57FBF" w:rsidRDefault="00A57FBF" w:rsidP="00A57FBF">
      <w:pPr>
        <w:ind w:firstLine="720"/>
      </w:pPr>
      <w:r>
        <w:t xml:space="preserve">Temperature observations for this analysis came from the </w:t>
      </w:r>
      <w:r w:rsidRPr="000A6861">
        <w:rPr>
          <w:rStyle w:val="Emphasis"/>
        </w:rPr>
        <w:t>Palo Verde</w:t>
      </w:r>
      <w:r>
        <w:t xml:space="preserve"> meteorological station, located at the </w:t>
      </w:r>
      <w:r w:rsidRPr="000A6861">
        <w:rPr>
          <w:rStyle w:val="Emphasis"/>
        </w:rPr>
        <w:t>Organization for Tropical Studies (OTS) Palo Verde</w:t>
      </w:r>
      <w:r>
        <w:t xml:space="preserve"> research station (10.345°N, 85.339°E), approximately 20.81 km southwest of </w:t>
      </w:r>
      <w:r w:rsidRPr="0041510E">
        <w:t>the</w:t>
      </w:r>
      <w:r w:rsidRPr="000A6861">
        <w:rPr>
          <w:i/>
          <w:iCs/>
        </w:rPr>
        <w:t xml:space="preserve"> </w:t>
      </w:r>
      <w:r w:rsidRPr="00CF2FB2">
        <w:rPr>
          <w:rStyle w:val="Emphasis"/>
          <w:i w:val="0"/>
          <w:iCs w:val="0"/>
        </w:rPr>
        <w:t>Taboga Forest Reserve</w:t>
      </w:r>
      <w:r>
        <w:t xml:space="preserve">. Like </w:t>
      </w:r>
      <w:r w:rsidRPr="00CF2FB2">
        <w:rPr>
          <w:rStyle w:val="Emphasis"/>
          <w:i w:val="0"/>
          <w:iCs w:val="0"/>
        </w:rPr>
        <w:t>Taboga</w:t>
      </w:r>
      <w:r w:rsidRPr="00CF2FB2">
        <w:rPr>
          <w:i/>
          <w:iCs/>
        </w:rPr>
        <w:t xml:space="preserve">, </w:t>
      </w:r>
      <w:r w:rsidRPr="00CF2FB2">
        <w:rPr>
          <w:rStyle w:val="Emphasis"/>
          <w:i w:val="0"/>
          <w:iCs w:val="0"/>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rPr>
        <w:t>Palo Verde</w:t>
      </w:r>
      <w:r>
        <w:t xml:space="preserve"> temperature data have been used in previous studies of the </w:t>
      </w:r>
      <w:r w:rsidRPr="00CF2FB2">
        <w:rPr>
          <w:rStyle w:val="Emphasis"/>
          <w:i w:val="0"/>
          <w:iCs w:val="0"/>
        </w:rPr>
        <w:lastRenderedPageBreak/>
        <w:t>Taboga</w:t>
      </w:r>
      <w:r w:rsidRPr="00CF2FB2">
        <w:rPr>
          <w:i/>
          <w:iCs/>
        </w:rPr>
        <w:t xml:space="preserve"> </w:t>
      </w:r>
      <w:r w:rsidRPr="000A6861">
        <w:t>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given the habitat similarity and close proximity to Taboga. The station records maximum and minimum air temperature every 15 minutes.</w:t>
      </w:r>
    </w:p>
    <w:p w14:paraId="22375442" w14:textId="77777777" w:rsidR="00A57FBF" w:rsidRDefault="00A57FBF" w:rsidP="00A57FBF">
      <w:pPr>
        <w:rPr>
          <w:bCs/>
        </w:rPr>
      </w:pPr>
    </w:p>
    <w:p w14:paraId="3FA825CB" w14:textId="77777777" w:rsidR="00A57FBF" w:rsidRDefault="00A57FBF" w:rsidP="00A57FBF">
      <w:pPr>
        <w:rPr>
          <w:u w:val="single"/>
        </w:rPr>
      </w:pPr>
      <w:r w:rsidRPr="00487A6E">
        <w:rPr>
          <w:u w:val="single"/>
        </w:rPr>
        <w:t>Neopterin analysis</w:t>
      </w:r>
    </w:p>
    <w:p w14:paraId="30BEB0F7" w14:textId="77777777" w:rsidR="00A57FBF" w:rsidRDefault="00A57FBF" w:rsidP="00A57FBF">
      <w:pPr>
        <w:ind w:firstLine="720"/>
      </w:pPr>
      <w:r>
        <w:t xml:space="preserve">The neopterin concentration of the urine samples was measured using a </w:t>
      </w:r>
      <w:r w:rsidRPr="00F90FF8">
        <w:t>commercially available competitive exclusion neopterin enzyme</w:t>
      </w:r>
      <w:r>
        <w:t>-</w:t>
      </w:r>
      <w:r w:rsidRPr="00F90FF8">
        <w:t>linked immunosorbent assay (Neopterin ELISA, Ref. RE59321, IBL International GMBH, Hamburg, Germany) in the Capuchinos de Taboga field laboratory.</w:t>
      </w:r>
      <w:r>
        <w:t xml:space="preserve"> The assay has been validated for use in the Taboga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Samples were controlled for water volume using specific gravity and diluted using </w:t>
      </w:r>
      <w:r w:rsidRPr="00F90FF8">
        <w:t>manufacturer assay buffer</w:t>
      </w:r>
      <w:r>
        <w:t xml:space="preserve">. Assays were run using </w:t>
      </w:r>
      <w:r w:rsidRPr="00F90FF8">
        <w:t>manufacturer protocol</w:t>
      </w:r>
      <w:r>
        <w:t xml:space="preserve">, see </w:t>
      </w:r>
      <w:r>
        <w:fldChar w:fldCharType="begin"/>
      </w:r>
      <w:r>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2022, 2024)</w:t>
      </w:r>
      <w:r>
        <w:fldChar w:fldCharType="end"/>
      </w:r>
      <w:r>
        <w:t xml:space="preserve"> for details. </w:t>
      </w:r>
    </w:p>
    <w:p w14:paraId="1E97D3DE" w14:textId="77777777" w:rsidR="00A57FBF" w:rsidRPr="00787E3A" w:rsidRDefault="00A57FBF" w:rsidP="00A57FBF"/>
    <w:p w14:paraId="41A7A0D9" w14:textId="2BFB9C4A" w:rsidR="00A57FBF" w:rsidRPr="0097690E" w:rsidRDefault="00A57FBF" w:rsidP="00A57FBF">
      <w:pPr>
        <w:rPr>
          <w:u w:val="single"/>
        </w:rPr>
      </w:pPr>
      <w:r w:rsidRPr="0097690E">
        <w:rPr>
          <w:u w:val="single"/>
        </w:rPr>
        <w:t xml:space="preserve">16S rRNA </w:t>
      </w:r>
      <w:r w:rsidR="00BF7B11">
        <w:rPr>
          <w:u w:val="single"/>
        </w:rPr>
        <w:t xml:space="preserve">and </w:t>
      </w:r>
      <w:commentRangeStart w:id="96"/>
      <w:r w:rsidR="00BF7B11">
        <w:rPr>
          <w:u w:val="single"/>
        </w:rPr>
        <w:t xml:space="preserve">shotgun metagenomics </w:t>
      </w:r>
      <w:commentRangeEnd w:id="96"/>
      <w:r w:rsidR="00BF7B11">
        <w:rPr>
          <w:rStyle w:val="CommentReference"/>
        </w:rPr>
        <w:commentReference w:id="96"/>
      </w:r>
      <w:r w:rsidRPr="0097690E">
        <w:rPr>
          <w:u w:val="single"/>
        </w:rPr>
        <w:t>extraction, sequencing, and processing</w:t>
      </w:r>
    </w:p>
    <w:p w14:paraId="56D27D52" w14:textId="536C1D22" w:rsidR="00A57FBF" w:rsidRDefault="00A57FBF" w:rsidP="00A57FBF">
      <w:pPr>
        <w:ind w:firstLine="720"/>
      </w:pPr>
      <w:r>
        <w:t xml:space="preserve">To measure gut microbiome taxonomic composition, 16S rRNA sequencing was performed at the </w:t>
      </w:r>
      <w:r w:rsidRPr="00196F3A">
        <w:rPr>
          <w:bCs/>
        </w:rPr>
        <w:t>Amato Microbiome Lab at Northwestern University</w:t>
      </w:r>
      <w:r>
        <w:rPr>
          <w:bCs/>
        </w:rPr>
        <w:t>,</w:t>
      </w:r>
      <w:r w:rsidRPr="00196F3A">
        <w:rPr>
          <w:bCs/>
        </w:rPr>
        <w:t xml:space="preserve"> Evanston IL</w:t>
      </w:r>
      <w:r>
        <w:t xml:space="preserve">. DNA was extracted from all samples using the </w:t>
      </w:r>
      <w:proofErr w:type="spellStart"/>
      <w:r w:rsidRPr="00CF493A">
        <w:t>DNeasy</w:t>
      </w:r>
      <w:proofErr w:type="spellEnd"/>
      <w:r w:rsidRPr="00CF493A">
        <w:t xml:space="preserve"> </w:t>
      </w:r>
      <w:proofErr w:type="spellStart"/>
      <w:r w:rsidRPr="00CF493A">
        <w:t>PowerLyzer</w:t>
      </w:r>
      <w:proofErr w:type="spellEnd"/>
      <w:r w:rsidRPr="00CF493A">
        <w:t xml:space="preserve"> </w:t>
      </w:r>
      <w:proofErr w:type="spellStart"/>
      <w:r w:rsidRPr="00CF493A">
        <w:t>PowerSoil</w:t>
      </w:r>
      <w:proofErr w:type="spellEnd"/>
      <w:r w:rsidRPr="00CF493A">
        <w:t xml:space="preserve"> Kit</w:t>
      </w:r>
      <w:r>
        <w:t xml:space="preserve"> </w:t>
      </w:r>
      <w:r w:rsidRPr="003D4519">
        <w:t>(Qiagen, Germantown, MD, USA)</w:t>
      </w:r>
      <w:r>
        <w:t xml:space="preserve"> with minor modifications to manufacturer protocol. Samples were incubated at 65</w:t>
      </w:r>
      <w:r w:rsidRPr="00E1605E">
        <w:t>°C</w:t>
      </w:r>
      <w:r>
        <w:t xml:space="preserve"> for 10 minutes after adding the C1 and </w:t>
      </w:r>
      <w:proofErr w:type="spellStart"/>
      <w:r>
        <w:t>Powerbead</w:t>
      </w:r>
      <w:proofErr w:type="spellEnd"/>
      <w:r>
        <w:t xml:space="preserve"> solutions. Incubations of the C2 and C3 solutions were conducted </w:t>
      </w:r>
      <w:r w:rsidR="00BF7B11">
        <w:t>under refrigeration</w:t>
      </w:r>
      <w:r>
        <w:t xml:space="preserve">. The C6 solution was prewarmed before the final elution step. Modifications to the manufacturer’s protocol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 xml:space="preserve">. The hypervariable V4-V5 region of the 16s rRNA gene was amplified with PCR primer set 515F and 926R from the Earth Microbiome Project </w:t>
      </w:r>
      <w:r w:rsidRPr="009C594A">
        <w:t>(</w:t>
      </w:r>
      <w:hyperlink r:id="rId8" w:history="1">
        <w:r w:rsidRPr="00383820">
          <w:rPr>
            <w:rStyle w:val="Hyperlink"/>
          </w:rPr>
          <w:t>www.earthmicrobiome.org</w:t>
        </w:r>
      </w:hyperlink>
      <w:r w:rsidRPr="009C594A">
        <w:t>)</w:t>
      </w:r>
      <w:r>
        <w:t xml:space="preserve"> using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 xml:space="preserve">. Negative controls from the DNA extraction and PCR amplifications were used to control for contamination. </w:t>
      </w:r>
      <w:proofErr w:type="spellStart"/>
      <w:r w:rsidRPr="00FC47B0">
        <w:t>SequalPrep</w:t>
      </w:r>
      <w:proofErr w:type="spellEnd"/>
      <w:r w:rsidRPr="00FC47B0">
        <w:t xml:space="preserve"> Normalization</w:t>
      </w:r>
      <w:r>
        <w:t xml:space="preserve"> was used to purify and normalize the PCR products, and products were sequenced on the</w:t>
      </w:r>
      <w:r w:rsidRPr="00FC47B0">
        <w:t xml:space="preserve"> Illumina </w:t>
      </w:r>
      <w:proofErr w:type="spellStart"/>
      <w:r w:rsidRPr="00FC47B0">
        <w:t>MiSeq</w:t>
      </w:r>
      <w:proofErr w:type="spellEnd"/>
      <w:r w:rsidRPr="00FC47B0">
        <w:t xml:space="preserve"> V4 platform by the Rush Genomics and Microbiome core facility</w:t>
      </w:r>
      <w:r>
        <w:t>.</w:t>
      </w:r>
      <w:r w:rsidRPr="0097690E">
        <w:t xml:space="preserve"> Raw DNA sequences are available in the sequence read archive (insert allocation number)</w:t>
      </w:r>
    </w:p>
    <w:p w14:paraId="641EA07B" w14:textId="77777777" w:rsidR="00A57FBF" w:rsidRDefault="00A57FBF" w:rsidP="00A57FBF">
      <w:pPr>
        <w:ind w:firstLine="720"/>
      </w:pPr>
      <w:r>
        <w:t xml:space="preserve">The resulting </w:t>
      </w:r>
      <w:commentRangeStart w:id="97"/>
      <w:r>
        <w:t xml:space="preserve">data was </w:t>
      </w:r>
      <w:commentRangeEnd w:id="97"/>
      <w:r>
        <w:rPr>
          <w:rStyle w:val="CommentReference"/>
        </w:rPr>
        <w:commentReference w:id="97"/>
      </w:r>
      <w:r>
        <w:t xml:space="preserve">analyzed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xml:space="preserve">, v2023.9. 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Forward and reverse reads were trimmed to 216 bases and 206 bases, respectively, to remove low-quality base pairs using a minimum Phred score of 33. Sequences were quality filtered and denoised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DADA2 </w:t>
      </w:r>
      <w:r w:rsidRPr="00805F15">
        <w:t>infers Amplicon Sequence Variants (ASVs) by identifying exact sequences</w:t>
      </w:r>
      <w:r>
        <w:t xml:space="preserve">. Taxonomy was assigned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t xml:space="preserve"> Sequences assigned to chloroplasts and mitochondria were removed using the q2-taxa-filter-table to retain only microbial sequences </w:t>
      </w:r>
      <w:r w:rsidRPr="0073053D">
        <w:t>for further analysis</w:t>
      </w:r>
      <w:r>
        <w:t xml:space="preserve">. All negative controls contained fewer than 507 reads per sample (average 29 reads per sample). All negative controls were removed after visually comparing the taxonomic composition of negative controls to non-negative samples and finding no indication of contamination. One fecal sample was also removed containing less than 1000 reads to avoid potential bias from low-coverage </w:t>
      </w:r>
      <w:r>
        <w:lastRenderedPageBreak/>
        <w:t xml:space="preserve">samples. After filtering, 797 samples were retained, containing an average of 16898 reads (range 4,944—38,941). </w:t>
      </w:r>
    </w:p>
    <w:p w14:paraId="05FF8BE5" w14:textId="0E7447FB" w:rsidR="00A57FBF" w:rsidRDefault="00A57FBF" w:rsidP="00A57FBF">
      <w:pPr>
        <w:ind w:firstLine="720"/>
      </w:pPr>
      <w:r>
        <w:t xml:space="preserve">The ASV count and taxonomy files generated by QIIME2 were imported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t xml:space="preserve">Fig </w:t>
      </w:r>
      <w:r w:rsidR="00D70FAD">
        <w:t>3</w:t>
      </w:r>
      <w:r>
        <w:t>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ASV’s found in less than 0.5% of total samples were removed. After filtering, 102 additional ASV’s were removed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37A67150" w14:textId="77777777" w:rsidR="00A57FBF" w:rsidRDefault="00A57FBF" w:rsidP="00A57FBF"/>
    <w:p w14:paraId="0755C87B" w14:textId="77777777" w:rsidR="00A57FBF" w:rsidRPr="00521E9D" w:rsidRDefault="00A57FBF" w:rsidP="00A57FBF">
      <w:pPr>
        <w:rPr>
          <w:u w:val="single"/>
        </w:rPr>
      </w:pPr>
      <w:r>
        <w:rPr>
          <w:u w:val="single"/>
        </w:rPr>
        <w:t>Metadata assembly</w:t>
      </w:r>
    </w:p>
    <w:p w14:paraId="00F8D5ED" w14:textId="77777777" w:rsidR="00A57FBF" w:rsidRDefault="00A57FBF" w:rsidP="00A57FBF">
      <w:pPr>
        <w:ind w:firstLine="720"/>
      </w:pPr>
      <w:r>
        <w:t xml:space="preserve">Each gut microbiome sample was matched with relevant metadata to facilitate subsequent analyses. Microbiome samples were paired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Maximum temperature (collected every 15 minutes) was averaged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p>
    <w:p w14:paraId="6533A443" w14:textId="60C953A8" w:rsidR="00A57FBF" w:rsidRDefault="00A57FBF" w:rsidP="00A57FBF">
      <w:pPr>
        <w:ind w:firstLine="720"/>
      </w:pPr>
      <w:r>
        <w:t xml:space="preserve">Each gut microbiome sample was also paired with all diet observations from the same individual within two weeks before sample collection, following time frames used in previous white-faced capuchin gut microbiome studies </w:t>
      </w:r>
      <w:r>
        <w:fldChar w:fldCharType="begin"/>
      </w:r>
      <w:r w:rsidR="008D69D1">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8D69D1">
        <w:rPr>
          <w:noProof/>
        </w:rPr>
        <w:t>(E. K. Mallott et al., 2018; Orkin et al., 2019)</w:t>
      </w:r>
      <w:r>
        <w:fldChar w:fldCharType="end"/>
      </w:r>
      <w:r>
        <w:t xml:space="preserve">. Diet diversity was quantified by modeling diet richness (i.e. the total number of unique food items recorded) as a function of the total number of feeding observations. The residuals were used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Pr>
          <w:noProof/>
        </w:rPr>
        <w:t>(Marshall et al., 2021)</w:t>
      </w:r>
      <w:r>
        <w:fldChar w:fldCharType="end"/>
      </w:r>
      <w:r>
        <w:t>. Percent consumption of each food type was calculated by dividing the total number of feeding observations for each food category (animal, flower, fruit, fungi, insect, leaves, nectar, nurse, pith, seeds) by the total number of feeding observations. Each food type was then plotted against temperature to identify diet categories that vary with temperature to control for these factors when assessing the direct effect of temperature on the microbiome.</w:t>
      </w:r>
      <w:r w:rsidRPr="00C53131">
        <w:t xml:space="preserve"> </w:t>
      </w:r>
      <w:r>
        <w:t xml:space="preserve">Percent fruit consumption was found to have a strong, positive relationship with temperature (Fig </w:t>
      </w:r>
      <w:r w:rsidR="00D70FAD">
        <w:t>4</w:t>
      </w:r>
      <w:r>
        <w:t xml:space="preserve">S) and is controlled for in our subsequent analyses. </w:t>
      </w:r>
    </w:p>
    <w:p w14:paraId="09317CE7" w14:textId="77777777" w:rsidR="00A57FBF" w:rsidRDefault="00A57FBF" w:rsidP="00A57FBF"/>
    <w:p w14:paraId="4A9171B3" w14:textId="77777777" w:rsidR="00A57FBF" w:rsidRDefault="00A57FBF" w:rsidP="00A57FBF">
      <w:pPr>
        <w:rPr>
          <w:u w:val="single"/>
        </w:rPr>
      </w:pPr>
      <w:r w:rsidRPr="00D807D7">
        <w:rPr>
          <w:u w:val="single"/>
        </w:rPr>
        <w:t>Community</w:t>
      </w:r>
      <w:r>
        <w:rPr>
          <w:u w:val="single"/>
        </w:rPr>
        <w:t>-level composition a</w:t>
      </w:r>
      <w:r w:rsidRPr="00D807D7">
        <w:rPr>
          <w:u w:val="single"/>
        </w:rPr>
        <w:t>nalysis</w:t>
      </w:r>
    </w:p>
    <w:p w14:paraId="48C3BA51" w14:textId="77777777" w:rsidR="00A57FBF" w:rsidRDefault="00A57FBF" w:rsidP="00A57FBF">
      <w:pPr>
        <w:ind w:firstLine="720"/>
      </w:pPr>
      <w:r>
        <w:t xml:space="preserve">To evaluate how gut microbiome composition is related to temperature, we generated metrics of community composition including alpha and beta diversity. 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 All subsequent analyses were performed using R v4.3.1.</w:t>
      </w:r>
    </w:p>
    <w:p w14:paraId="17CF8A8C" w14:textId="623EE44A" w:rsidR="00A57FBF" w:rsidRDefault="00A57FBF" w:rsidP="00A57FBF">
      <w:pPr>
        <w:ind w:firstLine="720"/>
      </w:pPr>
      <w:r>
        <w:t xml:space="preserve">To measure alpha diversity, we calculated two widely used indices: Shannon’s diversity index (which accounts for both ASV richness and evenness) and observed richness (the total </w:t>
      </w:r>
      <w:r>
        <w:lastRenderedPageBreak/>
        <w:t xml:space="preserve">number of ASVs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A pseudo count was added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(Palarea-Albaladejo &amp; Martín-Fernández, 2015)</w:t>
      </w:r>
      <w:r w:rsidRPr="00FB297C">
        <w:fldChar w:fldCharType="end"/>
      </w:r>
      <w:r w:rsidRPr="00FB297C">
        <w:t>. Aitchison</w:t>
      </w:r>
      <w:r>
        <w:t xml:space="preserve"> distances were used because microbiome datasets are compositional, meaning that observed read counts are constrained by sequencing depth and do not reflect absolute DNA abundances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Pr>
          <w:noProof/>
        </w:rPr>
        <w:t>(Gloor &amp; Reid, 2016)</w:t>
      </w:r>
      <w:r>
        <w:fldChar w:fldCharType="end"/>
      </w:r>
      <w:r>
        <w:t xml:space="preserve">. </w:t>
      </w:r>
      <w:commentRangeStart w:id="98"/>
      <w:commentRangeStart w:id="99"/>
      <w:r>
        <w:t xml:space="preserve">Aitchison distances account for the compositional nature of microbiome data by using log-ratio transformed counts, making them less sensitive to differences in sequencing depth and the removal of rare taxa </w:t>
      </w:r>
      <w:r>
        <w:fldChar w:fldCharType="begin"/>
      </w:r>
      <w:r>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fldChar w:fldCharType="separate"/>
      </w:r>
      <w:r>
        <w:rPr>
          <w:noProof/>
        </w:rPr>
        <w:t>(Aitchison et al., 2000)</w:t>
      </w:r>
      <w:r>
        <w:fldChar w:fldCharType="end"/>
      </w:r>
      <w:r>
        <w:t xml:space="preserve"> compared to traditional beta diversity metrics (e.g., Bray-Curtis, </w:t>
      </w:r>
      <w:proofErr w:type="spellStart"/>
      <w:r>
        <w:t>Unifrac</w:t>
      </w:r>
      <w:proofErr w:type="spellEnd"/>
      <w:r>
        <w:t xml:space="preserve">, Jensen-Shannon divergence) </w:t>
      </w:r>
      <w:commentRangeEnd w:id="98"/>
      <w:r>
        <w:rPr>
          <w:rStyle w:val="CommentReference"/>
        </w:rPr>
        <w:commentReference w:id="98"/>
      </w:r>
      <w:commentRangeEnd w:id="99"/>
      <w:r>
        <w:rPr>
          <w:rStyle w:val="CommentReference"/>
        </w:rPr>
        <w:commentReference w:id="99"/>
      </w:r>
      <w:r>
        <w:t xml:space="preserve">that use raw counts or proportions </w:t>
      </w:r>
      <w:r>
        <w:fldChar w:fldCharType="begin"/>
      </w:r>
      <w:r>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Pr>
          <w:noProof/>
        </w:rPr>
        <w:t>(Gloor et al., 2017)</w:t>
      </w:r>
      <w:r>
        <w:fldChar w:fldCharType="end"/>
      </w:r>
      <w:r>
        <w:t>. A Principle Components Analysis was performed on the Aitchison distance matrix and the scores for the first four principal components (PC1–PC</w:t>
      </w:r>
      <w:r w:rsidR="00D04DB3">
        <w:t>3</w:t>
      </w:r>
      <w:r>
        <w:t>) were extracted to capture major axes of variation in community composition. Components PC1-PC</w:t>
      </w:r>
      <w:r w:rsidR="00D04DB3">
        <w:t>3</w:t>
      </w:r>
      <w:r>
        <w:t xml:space="preserve"> were selected because they explained </w:t>
      </w:r>
      <w:r w:rsidR="00D04DB3">
        <w:t xml:space="preserve">greater than 5% of the variation </w:t>
      </w:r>
      <w:r>
        <w:t xml:space="preserve">(Fig </w:t>
      </w:r>
      <w:r w:rsidR="00D04DB3">
        <w:t>5</w:t>
      </w:r>
      <w:r>
        <w:t>S).</w:t>
      </w:r>
    </w:p>
    <w:p w14:paraId="1002DD87" w14:textId="2B0D7D18" w:rsidR="00A57FBF" w:rsidRDefault="00A57FBF" w:rsidP="00A57FBF">
      <w:pPr>
        <w:ind w:firstLine="720"/>
      </w:pPr>
      <w:r>
        <w:t>To evaluate the relationship between temperature and community composition, we built mixed models using alpha diversity indices and the first four principal components as the outcome variables. Each community metric was modeled twice, and the model fit was compared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first model, </w:t>
      </w:r>
      <w:proofErr w:type="spellStart"/>
      <w:r w:rsidRPr="00B133A3">
        <w:rPr>
          <w:i/>
          <w:iCs/>
        </w:rPr>
        <w:t>m_main</w:t>
      </w:r>
      <w:proofErr w:type="spellEnd"/>
      <w:r>
        <w:t xml:space="preserve">, included predictors for social group, age, sex, rainfall, diet diversity and fruit consumption. The second model, </w:t>
      </w:r>
      <w:proofErr w:type="spellStart"/>
      <w:r w:rsidRPr="00B133A3">
        <w:rPr>
          <w:i/>
          <w:iCs/>
        </w:rPr>
        <w:t>m_full</w:t>
      </w:r>
      <w:proofErr w:type="spellEnd"/>
      <w:r>
        <w:t xml:space="preserve">,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(Fig </w:t>
      </w:r>
      <w:r w:rsidR="00D04DB3">
        <w:t>4</w:t>
      </w:r>
      <w:r>
        <w:t xml:space="preserve">S), and we wanted to control for this effect to better isolate the relationship between temperature and community features. We scaled all continuous predictors (i.e. age, rainfall, diet diversity, fruit consumption, temperature) for ease of coefficient interpretation.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58F92E27" w14:textId="77777777" w:rsidR="00A57FBF" w:rsidRDefault="00A57FBF" w:rsidP="00A57FBF">
      <w:pPr>
        <w:ind w:firstLine="720"/>
      </w:pPr>
      <w:r>
        <w:t xml:space="preserve">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Pr>
          <w:noProof/>
        </w:rPr>
        <w:t>(Anderson et al., 2000; Burnham et al., 2011)</w:t>
      </w:r>
      <w:r>
        <w:fldChar w:fldCharType="end"/>
      </w:r>
      <w:r>
        <w:t>. In contrast, null hypothesis testing relies on a null hypothesis that is never directly observed and i</w:t>
      </w:r>
      <w:commentRangeStart w:id="100"/>
      <w:commentRangeStart w:id="101"/>
      <w:commentRangeStart w:id="102"/>
      <w:commentRangeStart w:id="103"/>
      <w:r>
        <w:t xml:space="preserve">s therefore poorly suited  for drawing biologically meaningful conclusions </w:t>
      </w:r>
      <w:r>
        <w:fldChar w:fldCharType="begin"/>
      </w:r>
      <w:r>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fldChar w:fldCharType="separate"/>
      </w:r>
      <w:r>
        <w:rPr>
          <w:noProof/>
        </w:rPr>
        <w:t>(Burnham et al., 2011; Yoccoz, 1991)</w:t>
      </w:r>
      <w:r>
        <w:fldChar w:fldCharType="end"/>
      </w:r>
      <w:r>
        <w:t xml:space="preserve">. </w:t>
      </w:r>
      <w:commentRangeEnd w:id="100"/>
      <w:r>
        <w:rPr>
          <w:rStyle w:val="CommentReference"/>
        </w:rPr>
        <w:commentReference w:id="100"/>
      </w:r>
      <w:commentRangeEnd w:id="101"/>
      <w:r>
        <w:rPr>
          <w:rStyle w:val="CommentReference"/>
        </w:rPr>
        <w:commentReference w:id="101"/>
      </w:r>
      <w:commentRangeEnd w:id="102"/>
      <w:r>
        <w:rPr>
          <w:rStyle w:val="CommentReference"/>
        </w:rPr>
        <w:commentReference w:id="102"/>
      </w:r>
      <w:commentRangeEnd w:id="103"/>
      <w:r w:rsidR="00BF7B11">
        <w:rPr>
          <w:rStyle w:val="CommentReference"/>
        </w:rPr>
        <w:commentReference w:id="103"/>
      </w:r>
      <w:r>
        <w:t xml:space="preserve">Say something like “more informative” </w:t>
      </w:r>
    </w:p>
    <w:p w14:paraId="6A6C6B27" w14:textId="77777777" w:rsidR="00A57FBF" w:rsidRDefault="00A57FBF" w:rsidP="00A57FBF"/>
    <w:p w14:paraId="5C57A0F7" w14:textId="77777777" w:rsidR="00A57FBF" w:rsidRDefault="00A57FBF" w:rsidP="00A57FBF">
      <w:pPr>
        <w:rPr>
          <w:u w:val="single"/>
        </w:rPr>
      </w:pPr>
      <w:r>
        <w:rPr>
          <w:u w:val="single"/>
        </w:rPr>
        <w:t>Temperature d</w:t>
      </w:r>
      <w:r w:rsidRPr="00A32281">
        <w:rPr>
          <w:u w:val="single"/>
        </w:rPr>
        <w:t xml:space="preserve">ifferential abundance </w:t>
      </w:r>
      <w:r>
        <w:rPr>
          <w:u w:val="single"/>
        </w:rPr>
        <w:t>analysis</w:t>
      </w:r>
    </w:p>
    <w:p w14:paraId="28C70FDB" w14:textId="77777777" w:rsidR="00A57FBF" w:rsidRDefault="00A57FBF" w:rsidP="00A57FBF">
      <w:pPr>
        <w:ind w:firstLine="720"/>
      </w:pPr>
      <w:commentRangeStart w:id="104"/>
      <w:commentRangeStart w:id="105"/>
      <w:commentRangeStart w:id="106"/>
      <w:r>
        <w:t>Similar to our community-level analysis, we used a comparative modeling approach to evaluate which individual taxa abundances are related to temperature</w:t>
      </w:r>
      <w:commentRangeEnd w:id="104"/>
      <w:r>
        <w:rPr>
          <w:rStyle w:val="CommentReference"/>
        </w:rPr>
        <w:commentReference w:id="104"/>
      </w:r>
      <w:commentRangeEnd w:id="105"/>
      <w:r>
        <w:rPr>
          <w:rStyle w:val="CommentReference"/>
        </w:rPr>
        <w:commentReference w:id="105"/>
      </w:r>
      <w:commentRangeEnd w:id="106"/>
      <w:r>
        <w:rPr>
          <w:rStyle w:val="CommentReference"/>
        </w:rPr>
        <w:commentReference w:id="106"/>
      </w:r>
      <w:r>
        <w:t xml:space="preserve">. The number of reads per taxa was aggregated on the family and genus levels using the </w:t>
      </w:r>
      <w:proofErr w:type="spellStart"/>
      <w:r>
        <w:t>tax_glom</w:t>
      </w:r>
      <w:proofErr w:type="spellEnd"/>
      <w:r>
        <w:t xml:space="preserve">() function in the </w:t>
      </w:r>
      <w:r>
        <w:lastRenderedPageBreak/>
        <w:t>{</w:t>
      </w:r>
      <w:proofErr w:type="spellStart"/>
      <w:r>
        <w:t>phyloseq</w:t>
      </w:r>
      <w:proofErr w:type="spellEnd"/>
      <w:r>
        <w:t xml:space="preserve">} package and then used to calculate the relative abundance of each taxon by dividing the number of reads per taxon by the total number of reads per sample. Taxa with less than 0.2% average relative abundance across all samples were removed to avoid analyzing extremely low abundance taxa, resulting in 134 genera and 79 families to be used for differential abundance testing. </w:t>
      </w:r>
    </w:p>
    <w:p w14:paraId="77B7FC27" w14:textId="77777777" w:rsidR="00A57FBF" w:rsidRDefault="00A57FBF" w:rsidP="00A57FBF">
      <w:pPr>
        <w:ind w:firstLine="720"/>
      </w:pPr>
      <w:r>
        <w:t xml:space="preserve">We built two generalized linear mixed models (GLMMs) using a negative binomial distribution with a log link function and used individual family and genera abundances as our outcome variables. Negative binomial GLMMs were used because they can effectively model over-dispersed count data with an abundance of zeros, a pattern typical of microbiome datasets. We accounted for repeated measurements in by </w:t>
      </w:r>
      <w:commentRangeStart w:id="107"/>
      <w:r>
        <w:t xml:space="preserve">incorporating random effects </w:t>
      </w:r>
      <w:commentRangeEnd w:id="107"/>
      <w:r>
        <w:rPr>
          <w:rStyle w:val="CommentReference"/>
        </w:rPr>
        <w:commentReference w:id="107"/>
      </w:r>
      <w:r>
        <w:fldChar w:fldCharType="begin"/>
      </w:r>
      <w:r>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Pr>
          <w:noProof/>
        </w:rPr>
        <w:t>(X. Zhang et al., 2018)</w:t>
      </w:r>
      <w:r>
        <w:fldChar w:fldCharType="end"/>
      </w:r>
      <w:r>
        <w:t xml:space="preserve">. Each </w:t>
      </w:r>
      <w:commentRangeStart w:id="108"/>
      <w:r>
        <w:t>taxon</w:t>
      </w:r>
      <w:commentRangeEnd w:id="108"/>
      <w:r>
        <w:rPr>
          <w:rStyle w:val="CommentReference"/>
        </w:rPr>
        <w:commentReference w:id="108"/>
      </w:r>
      <w:r>
        <w:t xml:space="preserve"> was modeled twice and model fit was compared using </w:t>
      </w:r>
      <w:proofErr w:type="spellStart"/>
      <w:r>
        <w:t>AICc</w:t>
      </w:r>
      <w:proofErr w:type="spellEnd"/>
      <w:r>
        <w:t xml:space="preserve">. The first model, </w:t>
      </w:r>
      <w:proofErr w:type="spellStart"/>
      <w:r w:rsidRPr="00AA1E85">
        <w:rPr>
          <w:i/>
          <w:iCs/>
        </w:rPr>
        <w:t>m_main</w:t>
      </w:r>
      <w:proofErr w:type="spellEnd"/>
      <w:r>
        <w:t xml:space="preserve">, included predictors for social group, age, sex, rainfall, and fruit consumption. The second model, </w:t>
      </w:r>
      <w:proofErr w:type="spellStart"/>
      <w:r w:rsidRPr="00AA1E85">
        <w:rPr>
          <w:i/>
          <w:iCs/>
        </w:rPr>
        <w:t>m_full</w:t>
      </w:r>
      <w:proofErr w:type="spellEnd"/>
      <w:r>
        <w:t xml:space="preserve">, included all of the same predictors with an additional predictor for temperature.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taxa abundance. Taxa where </w:t>
      </w:r>
      <w:proofErr w:type="spellStart"/>
      <w:r w:rsidRPr="00AA1E85">
        <w:rPr>
          <w:i/>
          <w:iCs/>
        </w:rPr>
        <w:t>m_full</w:t>
      </w:r>
      <w:proofErr w:type="spellEnd"/>
      <w:r>
        <w:t xml:space="preserve"> held greater than 50% of the model weight were considered temperature sensitive. </w:t>
      </w:r>
    </w:p>
    <w:p w14:paraId="775F36CC" w14:textId="77777777" w:rsidR="00A57FBF" w:rsidRDefault="00A57FBF" w:rsidP="00A57FBF"/>
    <w:p w14:paraId="1AC61C3C" w14:textId="77777777" w:rsidR="00A57FBF" w:rsidRPr="0081434A" w:rsidRDefault="00A57FBF" w:rsidP="00A57FBF">
      <w:pPr>
        <w:rPr>
          <w:u w:val="single"/>
        </w:rPr>
      </w:pPr>
      <w:r w:rsidRPr="0081434A">
        <w:rPr>
          <w:u w:val="single"/>
        </w:rPr>
        <w:t>Immune and temperature interaction analysis</w:t>
      </w:r>
    </w:p>
    <w:p w14:paraId="3D35E178" w14:textId="77777777" w:rsidR="00A57FBF" w:rsidRDefault="00A57FBF" w:rsidP="00A57FBF">
      <w:pPr>
        <w:ind w:firstLine="720"/>
      </w:pPr>
      <w:r>
        <w:t xml:space="preserve">To assess whether the relationship between temperature and community composition is associated with immune performance, we employed a third comparative modeling approach and used alpha diversity and the first four principal components as outcome variables. Similar to our previous approach, each community feature was modeled twice, once with each model, and model fit was compared using </w:t>
      </w:r>
      <w:proofErr w:type="spellStart"/>
      <w:r>
        <w:t>AICc</w:t>
      </w:r>
      <w:proofErr w:type="spellEnd"/>
      <w:r>
        <w:t xml:space="preserve">. The first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second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w:t>
      </w:r>
    </w:p>
    <w:p w14:paraId="4B911EA2" w14:textId="77777777" w:rsidR="008F79F9" w:rsidRDefault="00A57FBF" w:rsidP="008F79F9">
      <w:pPr>
        <w:ind w:firstLine="720"/>
      </w:pPr>
      <w:r>
        <w:t xml:space="preserve">To assess whether the relationship between temperature and individual taxa is associated with immune performance, we employed the same model comparison approach but used taxon abundances as outcome variables. First, we filtered for taxa that were temperature-sensitive (i.e. </w:t>
      </w:r>
      <w:proofErr w:type="spellStart"/>
      <w:r w:rsidRPr="00E17CBD">
        <w:rPr>
          <w:i/>
          <w:iCs/>
        </w:rPr>
        <w:t>m_full</w:t>
      </w:r>
      <w:proofErr w:type="spellEnd"/>
      <w:r>
        <w:t xml:space="preserve"> held greater than 50% of the model weight). Then, each taxon was fitted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Model fit was compared using </w:t>
      </w:r>
      <w:proofErr w:type="spellStart"/>
      <w:r>
        <w:t>AICc</w:t>
      </w:r>
      <w:proofErr w:type="spellEnd"/>
      <w:r>
        <w:t xml:space="preserve">. The only difference between these models and the community feature models is that these models were GLMMs with a negative binomial distribution and a log link function. Taxa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r>
        <w:lastRenderedPageBreak/>
        <w:t xml:space="preserve">These taxa were then visualized using a coplot, where the relationship between taxa abundance and temperature was plotted over three ranges of neopterin values. </w:t>
      </w:r>
    </w:p>
    <w:p w14:paraId="264C4574" w14:textId="09D1AAC6" w:rsidR="00B47D94" w:rsidRDefault="00B47D94" w:rsidP="008F79F9">
      <w:commentRangeStart w:id="109"/>
      <w:commentRangeStart w:id="110"/>
      <w:r>
        <w:rPr>
          <w:noProof/>
          <w14:ligatures w14:val="standardContextual"/>
        </w:rPr>
        <w:drawing>
          <wp:anchor distT="0" distB="0" distL="114300" distR="114300" simplePos="0" relativeHeight="251658240" behindDoc="0" locked="0" layoutInCell="1" allowOverlap="1" wp14:anchorId="3B504E8E" wp14:editId="7137F560">
            <wp:simplePos x="0" y="0"/>
            <wp:positionH relativeFrom="column">
              <wp:posOffset>0</wp:posOffset>
            </wp:positionH>
            <wp:positionV relativeFrom="paragraph">
              <wp:posOffset>485616</wp:posOffset>
            </wp:positionV>
            <wp:extent cx="5943600" cy="3962400"/>
            <wp:effectExtent l="0" t="0" r="0" b="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9"/>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commentRangeEnd w:id="110"/>
      <w:r w:rsidR="00F15056">
        <w:rPr>
          <w:rStyle w:val="CommentReference"/>
        </w:rPr>
        <w:commentReference w:id="110"/>
      </w:r>
      <w:r>
        <w:t>Figures:</w:t>
      </w:r>
      <w:commentRangeEnd w:id="109"/>
      <w:r w:rsidR="00A26137">
        <w:rPr>
          <w:rStyle w:val="CommentReference"/>
        </w:rPr>
        <w:commentReference w:id="109"/>
      </w:r>
      <w:r>
        <w:t xml:space="preserve"> </w:t>
      </w:r>
    </w:p>
    <w:p w14:paraId="266786E6" w14:textId="77777777" w:rsidR="00B47D94" w:rsidRDefault="00B47D94"/>
    <w:p w14:paraId="72965DE7" w14:textId="77777777" w:rsidR="00B47D94" w:rsidRDefault="00B47D94"/>
    <w:p w14:paraId="5AF54118" w14:textId="7AB50A51" w:rsidR="003041F4" w:rsidRDefault="00B47D94" w:rsidP="00AB75B9">
      <w:r w:rsidRPr="00F86AC3">
        <w:rPr>
          <w:b/>
          <w:bCs/>
        </w:rPr>
        <w:t>Figure 1:</w:t>
      </w:r>
      <w:r w:rsidR="003041F4">
        <w:rPr>
          <w:b/>
          <w:bCs/>
        </w:rPr>
        <w:t xml:space="preserve"> </w:t>
      </w:r>
      <w:r w:rsidR="003041F4">
        <w:t xml:space="preserve">Model comparison results assessing whether adding temperature to a base model of known microbiome predictors improves the explanation of community-level taxonomic and metabolic diversity. </w:t>
      </w:r>
      <w:r w:rsidR="00411A24">
        <w:t xml:space="preserve">Panels </w:t>
      </w:r>
      <w:r w:rsidR="00411A24" w:rsidRPr="00F86AC3">
        <w:rPr>
          <w:b/>
          <w:bCs/>
        </w:rPr>
        <w:t>A</w:t>
      </w:r>
      <w:r w:rsidR="00411A24">
        <w:t xml:space="preserve"> and </w:t>
      </w:r>
      <w:r w:rsidR="00411A24" w:rsidRPr="00F86AC3">
        <w:rPr>
          <w:b/>
          <w:bCs/>
        </w:rPr>
        <w:t>C</w:t>
      </w:r>
      <w:r w:rsidR="00411A24">
        <w:t xml:space="preserve"> show the coefficients </w:t>
      </w:r>
      <w:r w:rsidR="00F86AC3">
        <w:t>of</w:t>
      </w:r>
      <w:r w:rsidR="00411A24">
        <w:t xml:space="preserve"> the temperature predictor for community diversity metrics including </w:t>
      </w:r>
      <w:r w:rsidR="00411A24" w:rsidRPr="009B4C2B">
        <w:t>beta diversity (measured by principal coordinates 1-</w:t>
      </w:r>
      <w:r w:rsidR="00411A24">
        <w:t>3</w:t>
      </w:r>
      <w:r w:rsidR="00411A24" w:rsidRPr="009B4C2B">
        <w:t>) and alpha diversity (measured by the Shannon Index and the observed number of ASVs</w:t>
      </w:r>
      <w:r w:rsidR="00411A24">
        <w:t xml:space="preserve"> or metabolic pathways</w:t>
      </w:r>
      <w:r w:rsidR="00411A24" w:rsidRPr="009B4C2B">
        <w:t>).</w:t>
      </w:r>
      <w:r w:rsidR="00411A24">
        <w:t xml:space="preserve"> </w:t>
      </w:r>
      <w:r w:rsidR="00411A24" w:rsidRPr="009B4C2B">
        <w:t>The</w:t>
      </w:r>
      <w:r w:rsidR="00411A24">
        <w:t xml:space="preserve"> thick</w:t>
      </w:r>
      <w:r w:rsidR="00411A24" w:rsidRPr="009B4C2B">
        <w:t xml:space="preserve"> bars represent 50% confidence intervals (CI), while the thin bars represent 95% CI.</w:t>
      </w:r>
      <w:r w:rsidR="00411A24">
        <w:t xml:space="preserve"> Panels </w:t>
      </w:r>
      <w:r w:rsidR="00411A24" w:rsidRPr="00F86AC3">
        <w:rPr>
          <w:b/>
          <w:bCs/>
        </w:rPr>
        <w:t>B</w:t>
      </w:r>
      <w:r w:rsidR="00411A24">
        <w:t xml:space="preserve"> and </w:t>
      </w:r>
      <w:r w:rsidR="00411A24" w:rsidRPr="00F86AC3">
        <w:rPr>
          <w:b/>
          <w:bCs/>
        </w:rPr>
        <w:t>D</w:t>
      </w:r>
      <w:r w:rsidR="00411A24">
        <w:t xml:space="preserve"> compare </w:t>
      </w:r>
      <w:r w:rsidR="00F86AC3">
        <w:t xml:space="preserve">the </w:t>
      </w:r>
      <w:r w:rsidR="00411A24">
        <w:t xml:space="preserve">model weights of the base model (in green) to the temperature model (in yellow). The weights of the base model plus the temperature model equal 100%. </w:t>
      </w:r>
      <w:r w:rsidR="00F86AC3">
        <w:t xml:space="preserve">The top panels </w:t>
      </w:r>
      <w:r w:rsidR="00F86AC3" w:rsidRPr="00F86AC3">
        <w:rPr>
          <w:b/>
          <w:bCs/>
        </w:rPr>
        <w:t>A</w:t>
      </w:r>
      <w:r w:rsidR="00F86AC3">
        <w:t xml:space="preserve"> and </w:t>
      </w:r>
      <w:r w:rsidR="00F86AC3" w:rsidRPr="00F86AC3">
        <w:rPr>
          <w:b/>
          <w:bCs/>
        </w:rPr>
        <w:t>B</w:t>
      </w:r>
      <w:r w:rsidR="00F86AC3">
        <w:t xml:space="preserve"> show the results for community-level taxonomic diversity while the bottom panels </w:t>
      </w:r>
      <w:r w:rsidR="00F86AC3" w:rsidRPr="00F86AC3">
        <w:rPr>
          <w:b/>
          <w:bCs/>
        </w:rPr>
        <w:t>C</w:t>
      </w:r>
      <w:r w:rsidR="00F86AC3">
        <w:t xml:space="preserve"> and </w:t>
      </w:r>
      <w:r w:rsidR="00F86AC3" w:rsidRPr="00F86AC3">
        <w:rPr>
          <w:b/>
          <w:bCs/>
        </w:rPr>
        <w:t>D</w:t>
      </w:r>
      <w:r w:rsidR="00F86AC3">
        <w:t xml:space="preserve"> show the results for metabolic pathway diversity. </w:t>
      </w:r>
      <w:r w:rsidR="003041F4">
        <w:t xml:space="preserve">Results show a strong association between temperature and beta diversity for both taxonomic and metabolic community composition. In contrast, </w:t>
      </w:r>
      <w:r w:rsidR="00AB75B9">
        <w:t xml:space="preserve">the association between </w:t>
      </w:r>
      <w:r w:rsidR="003041F4">
        <w:t xml:space="preserve">temperature </w:t>
      </w:r>
      <w:r w:rsidR="00AB75B9">
        <w:t>and</w:t>
      </w:r>
      <w:r w:rsidR="003041F4">
        <w:t xml:space="preserve"> alpha diversity differs by data type: taxonomic alpha diversity declines with rising temperature, whereas metabolic alpha diversity indicates a possible reduction in the number of unique pathways at higher temperatures</w:t>
      </w:r>
      <w:r w:rsidR="00AB75B9">
        <w:t xml:space="preserve"> but no relationship with </w:t>
      </w:r>
      <w:r w:rsidR="003041F4">
        <w:t>pathway evenness</w:t>
      </w:r>
    </w:p>
    <w:p w14:paraId="5B38B6C2" w14:textId="77777777" w:rsidR="003041F4" w:rsidRDefault="003041F4" w:rsidP="003041F4">
      <w:pPr>
        <w:ind w:firstLine="720"/>
      </w:pPr>
    </w:p>
    <w:p w14:paraId="7CB33AE7" w14:textId="77777777" w:rsidR="003041F4" w:rsidRDefault="003041F4" w:rsidP="003041F4">
      <w:pPr>
        <w:ind w:firstLine="720"/>
      </w:pPr>
    </w:p>
    <w:p w14:paraId="0AE40377" w14:textId="77777777" w:rsidR="003041F4" w:rsidRDefault="003041F4" w:rsidP="003041F4">
      <w:pPr>
        <w:ind w:firstLine="720"/>
      </w:pPr>
    </w:p>
    <w:p w14:paraId="576868B6" w14:textId="77777777" w:rsidR="00B47D94" w:rsidRDefault="00B47D94"/>
    <w:p w14:paraId="03CA7AF0" w14:textId="617EAD2E" w:rsidR="00AB75B9" w:rsidRDefault="00B47D94">
      <w:commentRangeStart w:id="111"/>
      <w:commentRangeStart w:id="112"/>
      <w:r w:rsidRPr="001B7A29">
        <w:rPr>
          <w:b/>
          <w:bCs/>
          <w:noProof/>
          <w14:ligatures w14:val="standardContextual"/>
        </w:rPr>
        <w:drawing>
          <wp:anchor distT="0" distB="0" distL="114300" distR="114300" simplePos="0" relativeHeight="251659264" behindDoc="0" locked="0" layoutInCell="1" allowOverlap="1" wp14:anchorId="25F000C9" wp14:editId="624DBE93">
            <wp:simplePos x="0" y="0"/>
            <wp:positionH relativeFrom="column">
              <wp:posOffset>0</wp:posOffset>
            </wp:positionH>
            <wp:positionV relativeFrom="paragraph">
              <wp:posOffset>476</wp:posOffset>
            </wp:positionV>
            <wp:extent cx="4843463" cy="7699670"/>
            <wp:effectExtent l="0" t="0" r="0" b="0"/>
            <wp:wrapTopAndBottom/>
            <wp:docPr id="2142230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30469" name="Picture 2142230469"/>
                    <pic:cNvPicPr/>
                  </pic:nvPicPr>
                  <pic:blipFill>
                    <a:blip r:embed="rId10"/>
                    <a:stretch>
                      <a:fillRect/>
                    </a:stretch>
                  </pic:blipFill>
                  <pic:spPr>
                    <a:xfrm>
                      <a:off x="0" y="0"/>
                      <a:ext cx="4843463" cy="7699670"/>
                    </a:xfrm>
                    <a:prstGeom prst="rect">
                      <a:avLst/>
                    </a:prstGeom>
                  </pic:spPr>
                </pic:pic>
              </a:graphicData>
            </a:graphic>
            <wp14:sizeRelH relativeFrom="page">
              <wp14:pctWidth>0</wp14:pctWidth>
            </wp14:sizeRelH>
            <wp14:sizeRelV relativeFrom="page">
              <wp14:pctHeight>0</wp14:pctHeight>
            </wp14:sizeRelV>
          </wp:anchor>
        </w:drawing>
      </w:r>
      <w:commentRangeEnd w:id="111"/>
      <w:r w:rsidR="00F15056">
        <w:rPr>
          <w:rStyle w:val="CommentReference"/>
        </w:rPr>
        <w:commentReference w:id="111"/>
      </w:r>
      <w:commentRangeEnd w:id="112"/>
      <w:r w:rsidR="00F15056">
        <w:rPr>
          <w:rStyle w:val="CommentReference"/>
        </w:rPr>
        <w:commentReference w:id="112"/>
      </w:r>
      <w:r w:rsidRPr="001B7A29">
        <w:rPr>
          <w:b/>
          <w:bCs/>
        </w:rPr>
        <w:t>Figure 2:</w:t>
      </w:r>
      <w:r>
        <w:t xml:space="preserve"> </w:t>
      </w:r>
      <w:r w:rsidR="00AB75B9">
        <w:t xml:space="preserve">Cladogram showing ancestral state reconstruction of temperature sensitivity for </w:t>
      </w:r>
      <w:r w:rsidR="009435E8">
        <w:t>97</w:t>
      </w:r>
      <w:r w:rsidR="00AB75B9">
        <w:t xml:space="preserve"> genera with ≥</w:t>
      </w:r>
      <w:r w:rsidR="009435E8">
        <w:t xml:space="preserve"> 0.2% average </w:t>
      </w:r>
      <w:r w:rsidR="00AB75B9">
        <w:t xml:space="preserve">relative abundance. Branch color indicates model weight for the </w:t>
      </w:r>
      <w:r w:rsidR="00AB75B9">
        <w:lastRenderedPageBreak/>
        <w:t>temperature model</w:t>
      </w:r>
      <w:r w:rsidR="009435E8">
        <w:t xml:space="preserve"> (includes base predictors plus temperature)</w:t>
      </w:r>
      <w:r w:rsidR="00AB75B9">
        <w:t>, with yellow representing high model weight (greater temperature sensitivity) and green representing low model weight. Genera where the temperature model accounts for ≥50% of the model weight are classified as temperature sensitive and are marked with red (negative association) or blue (positive association) circles</w:t>
      </w:r>
      <w:ins w:id="113" w:author="Marshall, Andrew" w:date="2025-06-09T12:05:00Z" w16du:dateUtc="2025-06-09T16:05:00Z">
        <w:r w:rsidR="00F15056">
          <w:t xml:space="preserve"> at the branch tips</w:t>
        </w:r>
      </w:ins>
      <w:r w:rsidR="00AB75B9">
        <w:t>. Genera with &lt;50% model weight are considered not temperature sensitive and are shown with grey circles. Most temperature-sensitive taxa decline</w:t>
      </w:r>
      <w:r w:rsidR="005105B0">
        <w:t xml:space="preserve"> in abundance</w:t>
      </w:r>
      <w:r w:rsidR="00AB75B9">
        <w:t xml:space="preserve"> with rising temperatures, especially within the Firmicutes and </w:t>
      </w:r>
      <w:proofErr w:type="spellStart"/>
      <w:r w:rsidR="00AB75B9">
        <w:t>Bacteroidota</w:t>
      </w:r>
      <w:proofErr w:type="spellEnd"/>
      <w:r w:rsidR="00AB75B9">
        <w:t xml:space="preserve"> phyla. In contrast, Proteobacteria appear less temperature sensitive compared to the other phyla. </w:t>
      </w:r>
    </w:p>
    <w:p w14:paraId="2FEE0503" w14:textId="77777777" w:rsidR="00AB75B9" w:rsidRDefault="00AB75B9"/>
    <w:p w14:paraId="7AAA15A0" w14:textId="77777777" w:rsidR="00AB75B9" w:rsidRDefault="00AB75B9"/>
    <w:p w14:paraId="023F4537" w14:textId="1B5C27B2" w:rsidR="00AB75B9" w:rsidRDefault="00AB75B9"/>
    <w:p w14:paraId="5AF8EB34" w14:textId="5D6B23B2" w:rsidR="00AB75B9" w:rsidRDefault="00AB75B9">
      <w:commentRangeStart w:id="114"/>
      <w:r>
        <w:rPr>
          <w:noProof/>
          <w14:ligatures w14:val="standardContextual"/>
        </w:rPr>
        <w:drawing>
          <wp:anchor distT="0" distB="0" distL="114300" distR="114300" simplePos="0" relativeHeight="251660288" behindDoc="0" locked="0" layoutInCell="1" allowOverlap="1" wp14:anchorId="28904EDC" wp14:editId="26062A38">
            <wp:simplePos x="0" y="0"/>
            <wp:positionH relativeFrom="column">
              <wp:posOffset>-830580</wp:posOffset>
            </wp:positionH>
            <wp:positionV relativeFrom="paragraph">
              <wp:posOffset>236220</wp:posOffset>
            </wp:positionV>
            <wp:extent cx="7688580" cy="3064708"/>
            <wp:effectExtent l="0" t="0" r="3810" b="0"/>
            <wp:wrapTopAndBottom/>
            <wp:docPr id="183397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7689" name="Picture 1833977689"/>
                    <pic:cNvPicPr/>
                  </pic:nvPicPr>
                  <pic:blipFill>
                    <a:blip r:embed="rId11"/>
                    <a:stretch>
                      <a:fillRect/>
                    </a:stretch>
                  </pic:blipFill>
                  <pic:spPr>
                    <a:xfrm>
                      <a:off x="0" y="0"/>
                      <a:ext cx="7688580" cy="3064708"/>
                    </a:xfrm>
                    <a:prstGeom prst="rect">
                      <a:avLst/>
                    </a:prstGeom>
                  </pic:spPr>
                </pic:pic>
              </a:graphicData>
            </a:graphic>
            <wp14:sizeRelH relativeFrom="page">
              <wp14:pctWidth>0</wp14:pctWidth>
            </wp14:sizeRelH>
            <wp14:sizeRelV relativeFrom="page">
              <wp14:pctHeight>0</wp14:pctHeight>
            </wp14:sizeRelV>
          </wp:anchor>
        </w:drawing>
      </w:r>
      <w:commentRangeEnd w:id="114"/>
      <w:r w:rsidR="00FE1C44">
        <w:rPr>
          <w:rStyle w:val="CommentReference"/>
        </w:rPr>
        <w:commentReference w:id="114"/>
      </w:r>
    </w:p>
    <w:p w14:paraId="37B4EF82" w14:textId="798676B9" w:rsidR="00AB75B9" w:rsidRDefault="00AB75B9"/>
    <w:p w14:paraId="7C18F44D" w14:textId="6A18D3FE" w:rsidR="00CF040A" w:rsidRDefault="00B47D94" w:rsidP="00CF040A">
      <w:r w:rsidRPr="00CA25BE">
        <w:rPr>
          <w:b/>
          <w:bCs/>
        </w:rPr>
        <w:t xml:space="preserve">Figure </w:t>
      </w:r>
      <w:commentRangeStart w:id="115"/>
      <w:r w:rsidRPr="00CA25BE">
        <w:rPr>
          <w:b/>
          <w:bCs/>
        </w:rPr>
        <w:t>3:</w:t>
      </w:r>
      <w:r>
        <w:t xml:space="preserve"> </w:t>
      </w:r>
      <w:r w:rsidR="005105B0">
        <w:t xml:space="preserve">Model results for the </w:t>
      </w:r>
      <w:r w:rsidR="007D498D">
        <w:t xml:space="preserve">microbial metabolic pathways associated with temperature. </w:t>
      </w:r>
      <w:r w:rsidR="00CF040A">
        <w:t xml:space="preserve">Pathways </w:t>
      </w:r>
      <w:r w:rsidR="007D498D">
        <w:t>are grouped into five functional</w:t>
      </w:r>
      <w:r w:rsidR="00CF040A">
        <w:t xml:space="preserve"> categories (P</w:t>
      </w:r>
      <w:r w:rsidR="007D498D">
        <w:t xml:space="preserve">anels </w:t>
      </w:r>
      <w:r w:rsidR="007D498D" w:rsidRPr="007D498D">
        <w:rPr>
          <w:b/>
          <w:bCs/>
        </w:rPr>
        <w:t>A-F</w:t>
      </w:r>
      <w:r w:rsidR="00CF040A">
        <w:t>)</w:t>
      </w:r>
      <w:r w:rsidR="007D498D">
        <w:t xml:space="preserve"> based on shared biological roles and </w:t>
      </w:r>
      <w:r w:rsidR="00CF040A">
        <w:t xml:space="preserve">their associations </w:t>
      </w:r>
      <w:r w:rsidR="007D498D">
        <w:t xml:space="preserve">with temperature. </w:t>
      </w:r>
      <w:r w:rsidR="007D498D" w:rsidRPr="009B4C2B">
        <w:t>The</w:t>
      </w:r>
      <w:r w:rsidR="007D498D">
        <w:t xml:space="preserve"> thick</w:t>
      </w:r>
      <w:r w:rsidR="007D498D" w:rsidRPr="009B4C2B">
        <w:t xml:space="preserve"> bars represent 50% confidence intervals (CI), while the thin bars represent 95% CI.</w:t>
      </w:r>
      <w:r w:rsidR="007D498D">
        <w:t xml:space="preserve"> </w:t>
      </w:r>
      <w:r w:rsidR="00CF040A">
        <w:t xml:space="preserve">Summary annotations to the right of each panel describe the broad functional roles of the pathways within each category. </w:t>
      </w:r>
      <w:r w:rsidR="007D498D">
        <w:t xml:space="preserve">Panel </w:t>
      </w:r>
      <w:r w:rsidR="007D498D" w:rsidRPr="007D498D">
        <w:rPr>
          <w:b/>
          <w:bCs/>
        </w:rPr>
        <w:t>F</w:t>
      </w:r>
      <w:r w:rsidR="007D498D">
        <w:t xml:space="preserve"> visualizes </w:t>
      </w:r>
      <w:r w:rsidR="00CF040A">
        <w:t>the</w:t>
      </w:r>
      <w:r w:rsidR="007D498D">
        <w:t xml:space="preserve"> hypothesized physiological cascade induced by exposure to high temperatures</w:t>
      </w:r>
      <w:r w:rsidR="00CF040A">
        <w:t>, in which redox imbalance, the decline of obligate anaerobes, and disruption of gut-immune homeostasis form a negative feedback loop. Bidirectional arrows highlight that each relationship likely amplifies the others and may lead to</w:t>
      </w:r>
      <w:r w:rsidR="00CF040A" w:rsidRPr="00CF040A">
        <w:t xml:space="preserve"> </w:t>
      </w:r>
      <w:r w:rsidR="00CF040A">
        <w:t xml:space="preserve">chronic gut inflammation and negative health outcomes for the host. </w:t>
      </w:r>
      <w:commentRangeEnd w:id="115"/>
      <w:r w:rsidR="00CB1C5C">
        <w:rPr>
          <w:rStyle w:val="CommentReference"/>
        </w:rPr>
        <w:commentReference w:id="115"/>
      </w:r>
    </w:p>
    <w:p w14:paraId="559681C7" w14:textId="130D91BF" w:rsidR="00B47D94" w:rsidRDefault="00F03201">
      <w:commentRangeStart w:id="116"/>
      <w:r>
        <w:rPr>
          <w:noProof/>
          <w14:ligatures w14:val="standardContextual"/>
        </w:rPr>
        <w:lastRenderedPageBreak/>
        <w:drawing>
          <wp:anchor distT="0" distB="0" distL="114300" distR="114300" simplePos="0" relativeHeight="251661312" behindDoc="0" locked="0" layoutInCell="1" allowOverlap="1" wp14:anchorId="300EE165" wp14:editId="5A96FA2D">
            <wp:simplePos x="0" y="0"/>
            <wp:positionH relativeFrom="column">
              <wp:posOffset>0</wp:posOffset>
            </wp:positionH>
            <wp:positionV relativeFrom="paragraph">
              <wp:posOffset>279322</wp:posOffset>
            </wp:positionV>
            <wp:extent cx="6157461" cy="4545821"/>
            <wp:effectExtent l="0" t="0" r="2540" b="1270"/>
            <wp:wrapTopAndBottom/>
            <wp:docPr id="163470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1043" name="Picture 1634701043"/>
                    <pic:cNvPicPr/>
                  </pic:nvPicPr>
                  <pic:blipFill rotWithShape="1">
                    <a:blip r:embed="rId12"/>
                    <a:srcRect l="13189" t="19639" r="18035" b="14653"/>
                    <a:stretch/>
                  </pic:blipFill>
                  <pic:spPr bwMode="auto">
                    <a:xfrm>
                      <a:off x="0" y="0"/>
                      <a:ext cx="6157461" cy="45458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4754D2" w14:textId="6461C8F5" w:rsidR="00B47D94" w:rsidRDefault="00F03201">
      <w:r w:rsidRPr="00CA25BE">
        <w:rPr>
          <w:b/>
          <w:bCs/>
        </w:rPr>
        <w:t>Figure 4:</w:t>
      </w:r>
      <w:r>
        <w:t xml:space="preserve"> </w:t>
      </w:r>
      <w:r w:rsidR="00F54A57">
        <w:t>The relationship between taxa abundance and temperature plotted across three distinct</w:t>
      </w:r>
      <w:r w:rsidR="00622318">
        <w:t xml:space="preserve"> ranges of</w:t>
      </w:r>
      <w:r w:rsidR="00F54A57">
        <w:t xml:space="preserve"> neopterin </w:t>
      </w:r>
      <w:r w:rsidR="00622318">
        <w:t>concentration</w:t>
      </w:r>
      <w:r w:rsidR="00F54A57">
        <w:t xml:space="preserve">. There are two main effects. Row </w:t>
      </w:r>
      <w:r w:rsidR="00F54A57" w:rsidRPr="00622318">
        <w:rPr>
          <w:b/>
          <w:bCs/>
        </w:rPr>
        <w:t>A</w:t>
      </w:r>
      <w:r w:rsidR="00F54A57">
        <w:t xml:space="preserve"> </w:t>
      </w:r>
      <w:r w:rsidR="00622318">
        <w:t xml:space="preserve">includes taxa for which the relationship between temperature and abundance becomes </w:t>
      </w:r>
      <w:r w:rsidR="002E4868">
        <w:t>increasingly</w:t>
      </w:r>
      <w:r w:rsidR="00622318">
        <w:t xml:space="preserve"> negative at higher neopterin</w:t>
      </w:r>
      <w:ins w:id="117" w:author="Marshall, Andrew" w:date="2025-06-09T12:18:00Z" w16du:dateUtc="2025-06-09T16:18:00Z">
        <w:r w:rsidR="001A4445">
          <w:t xml:space="preserve"> concentrations</w:t>
        </w:r>
      </w:ins>
      <w:r w:rsidR="00622318">
        <w:t xml:space="preserve">. Rows </w:t>
      </w:r>
      <w:r w:rsidR="00622318" w:rsidRPr="00622318">
        <w:rPr>
          <w:b/>
          <w:bCs/>
        </w:rPr>
        <w:t>B</w:t>
      </w:r>
      <w:r w:rsidR="00622318">
        <w:t xml:space="preserve"> and </w:t>
      </w:r>
      <w:r w:rsidR="00622318" w:rsidRPr="00622318">
        <w:rPr>
          <w:b/>
          <w:bCs/>
        </w:rPr>
        <w:t>C</w:t>
      </w:r>
      <w:r w:rsidR="00622318">
        <w:t xml:space="preserve"> include taxa for which the relationship becomes </w:t>
      </w:r>
      <w:r w:rsidR="002E4868">
        <w:t>increasingly</w:t>
      </w:r>
      <w:r w:rsidR="00622318">
        <w:t xml:space="preserve"> positive, either through an increasingly positive slope (Row </w:t>
      </w:r>
      <w:r w:rsidR="00622318" w:rsidRPr="00622318">
        <w:rPr>
          <w:b/>
          <w:bCs/>
        </w:rPr>
        <w:t>B</w:t>
      </w:r>
      <w:r w:rsidR="00622318">
        <w:t xml:space="preserve">) or a slope that switches from negative to positive (Row </w:t>
      </w:r>
      <w:r w:rsidR="00622318" w:rsidRPr="00622318">
        <w:rPr>
          <w:b/>
          <w:bCs/>
        </w:rPr>
        <w:t>C</w:t>
      </w:r>
      <w:r w:rsidR="00622318">
        <w:t xml:space="preserve">). The taxa in each group are listed on the right side of the row. </w:t>
      </w:r>
      <w:commentRangeEnd w:id="116"/>
      <w:r w:rsidR="001A4445">
        <w:rPr>
          <w:rStyle w:val="CommentReference"/>
        </w:rPr>
        <w:commentReference w:id="116"/>
      </w:r>
    </w:p>
    <w:p w14:paraId="43A9C726" w14:textId="4E14235B" w:rsidR="00B47D94" w:rsidRDefault="00B47D94"/>
    <w:p w14:paraId="18FF541E" w14:textId="0A9D0F14" w:rsidR="00CA25BE" w:rsidRDefault="0043088E" w:rsidP="00CA25BE">
      <w:r>
        <w:rPr>
          <w:noProof/>
          <w14:ligatures w14:val="standardContextual"/>
        </w:rPr>
        <w:lastRenderedPageBreak/>
        <w:drawing>
          <wp:anchor distT="0" distB="0" distL="114300" distR="114300" simplePos="0" relativeHeight="251664384" behindDoc="0" locked="0" layoutInCell="1" allowOverlap="1" wp14:anchorId="65653C80" wp14:editId="6213426E">
            <wp:simplePos x="0" y="0"/>
            <wp:positionH relativeFrom="column">
              <wp:posOffset>-497064</wp:posOffset>
            </wp:positionH>
            <wp:positionV relativeFrom="paragraph">
              <wp:posOffset>0</wp:posOffset>
            </wp:positionV>
            <wp:extent cx="6979285" cy="7969885"/>
            <wp:effectExtent l="0" t="0" r="5715" b="0"/>
            <wp:wrapTopAndBottom/>
            <wp:docPr id="36647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045" name="Picture 36647045"/>
                    <pic:cNvPicPr/>
                  </pic:nvPicPr>
                  <pic:blipFill rotWithShape="1">
                    <a:blip r:embed="rId13"/>
                    <a:srcRect l="18280" t="1156" r="14023" b="-1156"/>
                    <a:stretch>
                      <a:fillRect/>
                    </a:stretch>
                  </pic:blipFill>
                  <pic:spPr bwMode="auto">
                    <a:xfrm>
                      <a:off x="0" y="0"/>
                      <a:ext cx="6979285" cy="796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Start w:id="118"/>
      <w:commentRangeStart w:id="119"/>
      <w:r w:rsidR="00F03201">
        <w:t>Figure 5</w:t>
      </w:r>
      <w:commentRangeEnd w:id="118"/>
      <w:r w:rsidR="00F03201">
        <w:rPr>
          <w:rStyle w:val="CommentReference"/>
        </w:rPr>
        <w:commentReference w:id="118"/>
      </w:r>
      <w:commentRangeEnd w:id="119"/>
      <w:r w:rsidR="00B45448">
        <w:rPr>
          <w:rStyle w:val="CommentReference"/>
        </w:rPr>
        <w:commentReference w:id="119"/>
      </w:r>
      <w:r w:rsidR="00F03201">
        <w:t xml:space="preserve">: </w:t>
      </w:r>
      <w:r w:rsidR="00CA25BE">
        <w:t>The relationship between metabolic path</w:t>
      </w:r>
      <w:r w:rsidR="002E4868">
        <w:t>w</w:t>
      </w:r>
      <w:r w:rsidR="00CA25BE">
        <w:t xml:space="preserve">ay abundance and temperature plotted across </w:t>
      </w:r>
      <w:r w:rsidR="00CA25BE">
        <w:lastRenderedPageBreak/>
        <w:t xml:space="preserve">two distinct ranges of neopterin concentration. There are two main effects. Rows </w:t>
      </w:r>
      <w:r w:rsidR="00CA25BE" w:rsidRPr="00622318">
        <w:rPr>
          <w:b/>
          <w:bCs/>
        </w:rPr>
        <w:t>A</w:t>
      </w:r>
      <w:r w:rsidR="00CA25BE">
        <w:rPr>
          <w:b/>
          <w:bCs/>
        </w:rPr>
        <w:t xml:space="preserve"> </w:t>
      </w:r>
      <w:r w:rsidR="00CA25BE">
        <w:t xml:space="preserve">and </w:t>
      </w:r>
      <w:r w:rsidR="00CA25BE">
        <w:rPr>
          <w:b/>
          <w:bCs/>
        </w:rPr>
        <w:t xml:space="preserve">B </w:t>
      </w:r>
      <w:r w:rsidR="00CA25BE">
        <w:t xml:space="preserve"> include pathways for which the relationship between temperature and abundance becomes increasingly positive at higher neopterin either through an increasingly positive slope (Row </w:t>
      </w:r>
      <w:r w:rsidR="00CA25BE">
        <w:rPr>
          <w:b/>
          <w:bCs/>
        </w:rPr>
        <w:t>A</w:t>
      </w:r>
      <w:r w:rsidR="00CA25BE">
        <w:t xml:space="preserve">) or a slope that switches from negative to positive (Row </w:t>
      </w:r>
      <w:r w:rsidR="00CA25BE">
        <w:rPr>
          <w:b/>
          <w:bCs/>
        </w:rPr>
        <w:t>B</w:t>
      </w:r>
      <w:r w:rsidR="00CA25BE">
        <w:t>).</w:t>
      </w:r>
      <w:r w:rsidR="002E4868">
        <w:t xml:space="preserve"> </w:t>
      </w:r>
      <w:r w:rsidR="00CA25BE">
        <w:t xml:space="preserve">Rows </w:t>
      </w:r>
      <w:r w:rsidR="00CA25BE" w:rsidRPr="00622318">
        <w:rPr>
          <w:b/>
          <w:bCs/>
        </w:rPr>
        <w:t>C</w:t>
      </w:r>
      <w:r w:rsidR="00CA25BE">
        <w:rPr>
          <w:b/>
          <w:bCs/>
        </w:rPr>
        <w:t>-E</w:t>
      </w:r>
      <w:r w:rsidR="00CA25BE">
        <w:t xml:space="preserve"> include pathways for which the relationship becomes increasingly negative, either through an increasingly negative slope (Row </w:t>
      </w:r>
      <w:r w:rsidR="00CA25BE">
        <w:rPr>
          <w:b/>
          <w:bCs/>
        </w:rPr>
        <w:t>C</w:t>
      </w:r>
      <w:r w:rsidR="00CA25BE">
        <w:t xml:space="preserve">), a slope that switches from positive to negative (Row </w:t>
      </w:r>
      <w:r w:rsidR="00CA25BE">
        <w:rPr>
          <w:b/>
          <w:bCs/>
        </w:rPr>
        <w:t>D</w:t>
      </w:r>
      <w:r w:rsidR="00CA25BE">
        <w:t xml:space="preserve">), or a slope that </w:t>
      </w:r>
      <w:r w:rsidR="002E4868">
        <w:t xml:space="preserve">becomes less positive (Row </w:t>
      </w:r>
      <w:r w:rsidR="002E4868" w:rsidRPr="002E4868">
        <w:rPr>
          <w:b/>
          <w:bCs/>
        </w:rPr>
        <w:t>E</w:t>
      </w:r>
      <w:r w:rsidR="002E4868">
        <w:t>).</w:t>
      </w:r>
      <w:r w:rsidR="00CA25BE">
        <w:t xml:space="preserve"> The </w:t>
      </w:r>
      <w:r w:rsidR="002E4868">
        <w:t>pathways</w:t>
      </w:r>
      <w:r w:rsidR="00CA25BE">
        <w:t xml:space="preserve"> in each group are listed on the right side of the row. </w:t>
      </w:r>
    </w:p>
    <w:p w14:paraId="164AB75A" w14:textId="77777777" w:rsidR="00CA25BE" w:rsidRDefault="00CA25BE" w:rsidP="00CA25BE"/>
    <w:p w14:paraId="0BB13840" w14:textId="4B68B0DD" w:rsidR="00B47D94" w:rsidRDefault="00B47D94"/>
    <w:p w14:paraId="5865857B" w14:textId="61D01338" w:rsidR="002E4868" w:rsidRDefault="002E4868">
      <w:r>
        <w:t xml:space="preserve">Supplemental Figures: </w:t>
      </w:r>
      <w:r>
        <w:rPr>
          <w:noProof/>
          <w14:ligatures w14:val="standardContextual"/>
        </w:rPr>
        <w:drawing>
          <wp:anchor distT="0" distB="0" distL="114300" distR="114300" simplePos="0" relativeHeight="251663360" behindDoc="0" locked="0" layoutInCell="1" allowOverlap="1" wp14:anchorId="46D8B35B" wp14:editId="20D9CB9F">
            <wp:simplePos x="0" y="0"/>
            <wp:positionH relativeFrom="column">
              <wp:posOffset>0</wp:posOffset>
            </wp:positionH>
            <wp:positionV relativeFrom="paragraph">
              <wp:posOffset>333917</wp:posOffset>
            </wp:positionV>
            <wp:extent cx="5943600" cy="2971800"/>
            <wp:effectExtent l="0" t="0" r="0" b="0"/>
            <wp:wrapTopAndBottom/>
            <wp:docPr id="375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553" name="Picture 37589553"/>
                    <pic:cNvPicPr/>
                  </pic:nvPicPr>
                  <pic:blipFill>
                    <a:blip r:embed="rId14"/>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345BAA14" w14:textId="2AFD102E" w:rsidR="002E4868" w:rsidRDefault="002E4868"/>
    <w:p w14:paraId="1CD90DD7" w14:textId="4CF47F98" w:rsidR="002E4868" w:rsidRDefault="002E4868" w:rsidP="002E4868">
      <w:pPr>
        <w:rPr>
          <w:sz w:val="32"/>
          <w:szCs w:val="32"/>
        </w:rPr>
      </w:pPr>
      <w:r w:rsidRPr="002E4868">
        <w:rPr>
          <w:b/>
          <w:bCs/>
        </w:rPr>
        <w:t>Figure 1</w:t>
      </w:r>
      <w:r w:rsidR="00D70FAD">
        <w:rPr>
          <w:b/>
          <w:bCs/>
        </w:rPr>
        <w:t>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w:t>
      </w:r>
      <w:proofErr w:type="spellStart"/>
      <w:ins w:id="120" w:author="Marshall, Andrew" w:date="2025-06-09T11:52:00Z" w16du:dateUtc="2025-06-09T15:52:00Z">
        <w:r w:rsidR="00710C02">
          <w:t>realiable</w:t>
        </w:r>
        <w:proofErr w:type="spellEnd"/>
        <w:r w:rsidR="00710C02">
          <w:t xml:space="preserve"> </w:t>
        </w:r>
      </w:ins>
      <w:r w:rsidRPr="009B4C2B">
        <w:t xml:space="preserve">decrease in </w:t>
      </w:r>
      <w:r>
        <w:t>tax</w:t>
      </w:r>
      <w:r w:rsidR="00E2183B">
        <w:t>o</w:t>
      </w:r>
      <w:r>
        <w:t xml:space="preserve">nomic </w:t>
      </w:r>
      <w:r w:rsidRPr="009B4C2B">
        <w:t>alpha diversity as temperature increases.</w:t>
      </w:r>
    </w:p>
    <w:p w14:paraId="393791C1" w14:textId="4DF4AF98" w:rsidR="002E4868" w:rsidRDefault="002E4868"/>
    <w:p w14:paraId="65C70D10" w14:textId="77777777" w:rsidR="002E4868" w:rsidRDefault="002E4868"/>
    <w:p w14:paraId="453F2114" w14:textId="77777777" w:rsidR="002E4868" w:rsidRDefault="002E4868"/>
    <w:p w14:paraId="64C286C9" w14:textId="77777777" w:rsidR="002E4868" w:rsidRDefault="002E4868"/>
    <w:p w14:paraId="12DDA293" w14:textId="77777777" w:rsidR="002E4868" w:rsidRDefault="002E4868"/>
    <w:p w14:paraId="6CB5D107" w14:textId="77777777" w:rsidR="002E4868" w:rsidRDefault="002E4868"/>
    <w:p w14:paraId="0A142665" w14:textId="77777777" w:rsidR="002E4868" w:rsidRDefault="002E4868"/>
    <w:p w14:paraId="3C0A1DD1" w14:textId="77777777" w:rsidR="002E4868" w:rsidRDefault="002E4868"/>
    <w:p w14:paraId="45F1C063" w14:textId="77777777" w:rsidR="002E4868" w:rsidRDefault="002E4868"/>
    <w:p w14:paraId="332EE141" w14:textId="77777777" w:rsidR="002E4868" w:rsidRDefault="002E4868"/>
    <w:p w14:paraId="75E84BFC" w14:textId="77777777" w:rsidR="002E4868" w:rsidRDefault="002E4868"/>
    <w:p w14:paraId="0BD8A250" w14:textId="77777777" w:rsidR="002E4868" w:rsidRDefault="002E4868"/>
    <w:p w14:paraId="38B3D8C1" w14:textId="77777777" w:rsidR="002E4868" w:rsidRDefault="002E4868"/>
    <w:p w14:paraId="1D3AAE7E" w14:textId="77777777" w:rsidR="002E4868" w:rsidRDefault="002E4868"/>
    <w:p w14:paraId="3E66DA37" w14:textId="77777777" w:rsidR="002E4868" w:rsidRDefault="002E4868"/>
    <w:p w14:paraId="4526D356" w14:textId="77777777" w:rsidR="002E4868" w:rsidRDefault="002E4868"/>
    <w:p w14:paraId="29CB3382" w14:textId="77777777" w:rsidR="002E4868" w:rsidRDefault="002E4868"/>
    <w:p w14:paraId="220F27FC" w14:textId="77777777" w:rsidR="002E4868" w:rsidRDefault="002E4868"/>
    <w:p w14:paraId="05131FF0" w14:textId="75C2461F" w:rsidR="002E4868" w:rsidRDefault="002E4868">
      <w:r>
        <w:rPr>
          <w:noProof/>
          <w14:ligatures w14:val="standardContextual"/>
        </w:rPr>
        <w:drawing>
          <wp:inline distT="0" distB="0" distL="0" distR="0" wp14:anchorId="390918A3" wp14:editId="4A8066B7">
            <wp:extent cx="5943600" cy="3962400"/>
            <wp:effectExtent l="0" t="0" r="0" b="0"/>
            <wp:docPr id="63456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0887" name="Picture 634560887"/>
                    <pic:cNvPicPr/>
                  </pic:nvPicPr>
                  <pic:blipFill>
                    <a:blip r:embed="rId15"/>
                    <a:stretch>
                      <a:fillRect/>
                    </a:stretch>
                  </pic:blipFill>
                  <pic:spPr>
                    <a:xfrm>
                      <a:off x="0" y="0"/>
                      <a:ext cx="5943600" cy="3962400"/>
                    </a:xfrm>
                    <a:prstGeom prst="rect">
                      <a:avLst/>
                    </a:prstGeom>
                  </pic:spPr>
                </pic:pic>
              </a:graphicData>
            </a:graphic>
          </wp:inline>
        </w:drawing>
      </w:r>
    </w:p>
    <w:p w14:paraId="6D3903FC" w14:textId="77777777" w:rsidR="002E4868" w:rsidRDefault="002E4868"/>
    <w:p w14:paraId="16EC3E86" w14:textId="77777777" w:rsidR="002E4868" w:rsidRDefault="002E4868"/>
    <w:p w14:paraId="2B2A2F4F" w14:textId="77777777" w:rsidR="002E4868" w:rsidRDefault="002E4868"/>
    <w:p w14:paraId="3ACCA64B" w14:textId="253E4B00" w:rsidR="00797A66" w:rsidRDefault="002E4868" w:rsidP="00797A66">
      <w:r w:rsidRPr="00F86AC3">
        <w:rPr>
          <w:b/>
          <w:bCs/>
        </w:rPr>
        <w:t xml:space="preserve">Figure </w:t>
      </w:r>
      <w:r w:rsidR="00BB0775">
        <w:rPr>
          <w:b/>
          <w:bCs/>
        </w:rPr>
        <w:t>2S</w:t>
      </w:r>
      <w:r w:rsidRPr="00F86AC3">
        <w:rPr>
          <w:b/>
          <w:bCs/>
        </w:rPr>
        <w:t>:</w:t>
      </w:r>
      <w:r>
        <w:rPr>
          <w:b/>
          <w:bCs/>
        </w:rPr>
        <w:t xml:space="preserve"> </w:t>
      </w:r>
      <w:r>
        <w:t xml:space="preserve">Model </w:t>
      </w:r>
      <w:commentRangeStart w:id="121"/>
      <w:r>
        <w:t>comparison results assessing whether adding</w:t>
      </w:r>
      <w:r w:rsidR="00FE7F2E">
        <w:t xml:space="preserve"> an interaction between</w:t>
      </w:r>
      <w:r>
        <w:t xml:space="preserve"> temperature</w:t>
      </w:r>
      <w:r w:rsidR="00FE7F2E">
        <w:t xml:space="preserve"> and neopterin to the temperature model (model with base predictors plus temperature)</w:t>
      </w:r>
      <w:r>
        <w:t xml:space="preserve"> improves the explanation of community-level taxonomic and metabolic diversity. Panels </w:t>
      </w:r>
      <w:r w:rsidRPr="00F86AC3">
        <w:rPr>
          <w:b/>
          <w:bCs/>
        </w:rPr>
        <w:t>A</w:t>
      </w:r>
      <w:r>
        <w:t xml:space="preserve"> and </w:t>
      </w:r>
      <w:r w:rsidRPr="00F86AC3">
        <w:rPr>
          <w:b/>
          <w:bCs/>
        </w:rPr>
        <w:t>C</w:t>
      </w:r>
      <w:r>
        <w:t xml:space="preserve"> show the coefficients of the </w:t>
      </w:r>
      <w:r w:rsidR="00797A66">
        <w:t xml:space="preserve">interaction effect </w:t>
      </w:r>
      <w:r>
        <w:t xml:space="preserve">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w:t>
      </w:r>
      <w:r w:rsidR="00797A66">
        <w:t>temperature</w:t>
      </w:r>
      <w:r>
        <w:t xml:space="preserve"> model (in green) to the </w:t>
      </w:r>
      <w:r w:rsidR="00797A66">
        <w:t>interaction</w:t>
      </w:r>
      <w:r>
        <w:t xml:space="preserve"> model (in yellow). The weights of the </w:t>
      </w:r>
      <w:r w:rsidR="00797A66">
        <w:t>temperature</w:t>
      </w:r>
      <w:r>
        <w:t xml:space="preserve"> model plus the </w:t>
      </w:r>
      <w:r w:rsidR="00797A66">
        <w:t xml:space="preserve">interaction </w:t>
      </w:r>
      <w:r>
        <w:t xml:space="preserve">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w:t>
      </w:r>
      <w:r w:rsidR="00797A66">
        <w:t>that the relationship between temperature and beta diversity is associated with neopterin concentration for both taxonomic and metabolic community composition, but the relationship between alpha diversity and temperature is independent of neopterin concentration.</w:t>
      </w:r>
      <w:commentRangeEnd w:id="121"/>
      <w:r w:rsidR="00526149">
        <w:rPr>
          <w:rStyle w:val="CommentReference"/>
        </w:rPr>
        <w:commentReference w:id="121"/>
      </w:r>
    </w:p>
    <w:p w14:paraId="07434577" w14:textId="77777777" w:rsidR="00797A66" w:rsidRDefault="00797A66" w:rsidP="002E4868"/>
    <w:p w14:paraId="3831A8EF" w14:textId="77777777" w:rsidR="0013097D" w:rsidRDefault="0013097D" w:rsidP="002E4868"/>
    <w:p w14:paraId="5637485E" w14:textId="77777777" w:rsidR="0013097D" w:rsidRDefault="0013097D" w:rsidP="002E4868"/>
    <w:p w14:paraId="2DD12D67" w14:textId="77777777" w:rsidR="0013097D" w:rsidRDefault="0013097D" w:rsidP="002E4868"/>
    <w:p w14:paraId="1DFC99F1" w14:textId="7EAA6A72" w:rsidR="0013097D" w:rsidRDefault="0013097D" w:rsidP="002E4868">
      <w:r w:rsidRPr="000F7471">
        <w:rPr>
          <w:noProof/>
        </w:rPr>
        <w:drawing>
          <wp:anchor distT="0" distB="0" distL="114300" distR="114300" simplePos="0" relativeHeight="251666432" behindDoc="0" locked="0" layoutInCell="1" allowOverlap="1" wp14:anchorId="6AC28495" wp14:editId="7A367812">
            <wp:simplePos x="0" y="0"/>
            <wp:positionH relativeFrom="column">
              <wp:posOffset>0</wp:posOffset>
            </wp:positionH>
            <wp:positionV relativeFrom="paragraph">
              <wp:posOffset>176530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6"/>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p>
    <w:p w14:paraId="290C1F3C" w14:textId="4B90EFC2" w:rsidR="002E4868" w:rsidRDefault="0013097D">
      <w:r w:rsidRPr="00B50231">
        <w:rPr>
          <w:b/>
          <w:bCs/>
        </w:rPr>
        <w:t xml:space="preserve">Fig </w:t>
      </w:r>
      <w:r>
        <w:rPr>
          <w:b/>
          <w:bCs/>
        </w:rPr>
        <w:t>3</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1E493B39" w14:textId="6D4C6696" w:rsidR="0013097D" w:rsidRDefault="0013097D">
      <w:r>
        <w:rPr>
          <w:noProof/>
        </w:rPr>
        <w:drawing>
          <wp:anchor distT="0" distB="0" distL="114300" distR="114300" simplePos="0" relativeHeight="251668480" behindDoc="0" locked="0" layoutInCell="1" allowOverlap="1" wp14:anchorId="3E08B16D" wp14:editId="49629839">
            <wp:simplePos x="0" y="0"/>
            <wp:positionH relativeFrom="column">
              <wp:posOffset>0</wp:posOffset>
            </wp:positionH>
            <wp:positionV relativeFrom="paragraph">
              <wp:posOffset>226913</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7"/>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27088014" w14:textId="59B12B8D" w:rsidR="0013097D" w:rsidRPr="00CE235A" w:rsidRDefault="0013097D" w:rsidP="0013097D">
      <w:r w:rsidRPr="00B50231">
        <w:rPr>
          <w:b/>
          <w:bCs/>
        </w:rPr>
        <w:t xml:space="preserve">Fig </w:t>
      </w:r>
      <w:r>
        <w:rPr>
          <w:b/>
          <w:bCs/>
        </w:rPr>
        <w:t>4</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76B74E1D" w14:textId="3517CE26" w:rsidR="0013097D" w:rsidRDefault="0013097D"/>
    <w:p w14:paraId="25872B50" w14:textId="77777777" w:rsidR="0013097D" w:rsidRDefault="0013097D"/>
    <w:p w14:paraId="77733C33" w14:textId="77777777" w:rsidR="0013097D" w:rsidRDefault="0013097D"/>
    <w:p w14:paraId="1F768DC2" w14:textId="77777777" w:rsidR="0013097D" w:rsidRDefault="0013097D"/>
    <w:p w14:paraId="78FFDD6D" w14:textId="77777777" w:rsidR="0013097D" w:rsidRDefault="0013097D"/>
    <w:p w14:paraId="7E00313A" w14:textId="6DF17E62" w:rsidR="00D04DB3" w:rsidRDefault="0013097D" w:rsidP="0013097D">
      <w:r w:rsidRPr="00B50231">
        <w:rPr>
          <w:noProof/>
          <w:sz w:val="32"/>
          <w:szCs w:val="32"/>
        </w:rPr>
        <w:lastRenderedPageBreak/>
        <w:drawing>
          <wp:anchor distT="0" distB="0" distL="114300" distR="114300" simplePos="0" relativeHeight="251670528" behindDoc="0" locked="0" layoutInCell="1" allowOverlap="1" wp14:anchorId="4DEDDAC9" wp14:editId="32699C1B">
            <wp:simplePos x="0" y="0"/>
            <wp:positionH relativeFrom="column">
              <wp:posOffset>6985</wp:posOffset>
            </wp:positionH>
            <wp:positionV relativeFrom="paragraph">
              <wp:posOffset>427</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18"/>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sidR="00D04DB3">
        <w:rPr>
          <w:b/>
          <w:bCs/>
        </w:rPr>
        <w:t>5</w:t>
      </w:r>
      <w:r w:rsidRPr="00B50231">
        <w:rPr>
          <w:b/>
          <w:bCs/>
        </w:rPr>
        <w:t>S:</w:t>
      </w:r>
      <w:r>
        <w:t xml:space="preserve"> </w:t>
      </w:r>
      <w:r w:rsidRPr="00B50231">
        <w:t xml:space="preserve">Visualization of the eigenvalues for each principal component in descending order. Principal components 1 through </w:t>
      </w:r>
      <w:r w:rsidR="00D04DB3">
        <w:t xml:space="preserve">3 </w:t>
      </w:r>
      <w:r w:rsidRPr="00B50231">
        <w:t>were used for analysis</w:t>
      </w:r>
      <w:r w:rsidR="00D04DB3">
        <w:t xml:space="preserve"> because they explain &gt;5% of the variation. </w:t>
      </w:r>
    </w:p>
    <w:p w14:paraId="4C9A8947" w14:textId="77777777" w:rsidR="00D04DB3" w:rsidRDefault="00D04DB3" w:rsidP="0013097D"/>
    <w:p w14:paraId="1A39C7BE" w14:textId="374BCBE6" w:rsidR="0013097D" w:rsidRDefault="0013097D"/>
    <w:sectPr w:rsidR="0013097D"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5-31T09:32:00Z" w:initials="JL">
    <w:p w14:paraId="242FCD2E" w14:textId="77777777" w:rsidR="007D7046" w:rsidRDefault="003F5E3D" w:rsidP="007D7046">
      <w:r>
        <w:rPr>
          <w:rStyle w:val="CommentReference"/>
        </w:rPr>
        <w:annotationRef/>
      </w:r>
      <w:r w:rsidR="007D7046">
        <w:rPr>
          <w:sz w:val="20"/>
          <w:szCs w:val="20"/>
        </w:rPr>
        <w:t xml:space="preserve">This is the part of the title I’m worried about stretching too far “response to temperature” can we claim it is a response if the modeling isn’t directional? We’ll need to stick with the “related to immunity” phrasing.  </w:t>
      </w:r>
    </w:p>
  </w:comment>
  <w:comment w:id="1" w:author="Lucore, Jordan" w:date="2025-06-01T15:51:00Z" w:initials="JL">
    <w:p w14:paraId="4C845FD0" w14:textId="77777777" w:rsidR="00C47F59" w:rsidRDefault="00C47F59" w:rsidP="00C47F59">
      <w:r>
        <w:rPr>
          <w:rStyle w:val="CommentReference"/>
        </w:rPr>
        <w:annotationRef/>
      </w:r>
      <w:r>
        <w:rPr>
          <w:color w:val="000000"/>
          <w:sz w:val="20"/>
          <w:szCs w:val="20"/>
        </w:rPr>
        <w:t>A more conservative title would be Gut microbiome relationship with temperature is associated with host immunity in a wild primate</w:t>
      </w:r>
    </w:p>
  </w:comment>
  <w:comment w:id="2" w:author="Marshall, Andrew" w:date="2025-06-05T11:28:00Z" w:initials="AM">
    <w:p w14:paraId="48061F52" w14:textId="77777777" w:rsidR="00F30F39" w:rsidRDefault="00F30F39" w:rsidP="00F30F39">
      <w:r>
        <w:rPr>
          <w:rStyle w:val="CommentReference"/>
        </w:rPr>
        <w:annotationRef/>
      </w:r>
      <w:r>
        <w:rPr>
          <w:color w:val="000000"/>
          <w:sz w:val="20"/>
          <w:szCs w:val="20"/>
        </w:rPr>
        <w:t>Okay, I’ll see what I think after I read the paper. I wonder if there is something catchier we can suggest that is better than either of those.</w:t>
      </w:r>
    </w:p>
  </w:comment>
  <w:comment w:id="3" w:author="Marshall, Andrew" w:date="2025-06-09T11:40:00Z" w:initials="AM">
    <w:p w14:paraId="5EA73ACF" w14:textId="77777777" w:rsidR="00E44F63" w:rsidRDefault="00E44F63" w:rsidP="00E44F63">
      <w:r>
        <w:rPr>
          <w:rStyle w:val="CommentReference"/>
        </w:rPr>
        <w:annotationRef/>
      </w:r>
      <w:r>
        <w:rPr>
          <w:color w:val="000000"/>
          <w:sz w:val="20"/>
          <w:szCs w:val="20"/>
        </w:rPr>
        <w:t>Host immunity mediates how high temperatures alter the gut microbiome of a wild primate?</w:t>
      </w:r>
    </w:p>
    <w:p w14:paraId="5087F2EA" w14:textId="77777777" w:rsidR="00E44F63" w:rsidRDefault="00E44F63" w:rsidP="00E44F63"/>
    <w:p w14:paraId="5001AF0C" w14:textId="77777777" w:rsidR="00E44F63" w:rsidRDefault="00E44F63" w:rsidP="00E44F63">
      <w:r>
        <w:rPr>
          <w:color w:val="000000"/>
          <w:sz w:val="20"/>
          <w:szCs w:val="20"/>
        </w:rPr>
        <w:t>Host immunity influences the effects of high temperatures on the gut microbiome of a wild primate?</w:t>
      </w:r>
    </w:p>
  </w:comment>
  <w:comment w:id="4" w:author="Marshall, Andrew" w:date="2025-06-09T12:54:00Z" w:initials="AM">
    <w:p w14:paraId="25405E5B" w14:textId="77777777" w:rsidR="00D725AE" w:rsidRDefault="00D725AE" w:rsidP="00D725AE">
      <w:r>
        <w:rPr>
          <w:rStyle w:val="CommentReference"/>
        </w:rPr>
        <w:annotationRef/>
      </w:r>
      <w:r>
        <w:rPr>
          <w:color w:val="000000"/>
          <w:sz w:val="20"/>
          <w:szCs w:val="20"/>
        </w:rPr>
        <w:t>Heat-induced physiological cascade affects microbiome composition and disrupts immune homeostasis in a wild primate</w:t>
      </w:r>
    </w:p>
  </w:comment>
  <w:comment w:id="5" w:author="Lucore, Jordan" w:date="2025-06-01T15:53:00Z" w:initials="JL">
    <w:p w14:paraId="5B30FC5F" w14:textId="646721B6" w:rsidR="00ED553A" w:rsidRDefault="00C47F59" w:rsidP="00ED553A">
      <w:r>
        <w:rPr>
          <w:rStyle w:val="CommentReference"/>
        </w:rPr>
        <w:annotationRef/>
      </w:r>
      <w:r w:rsidR="00ED553A">
        <w:rPr>
          <w:sz w:val="20"/>
          <w:szCs w:val="20"/>
        </w:rPr>
        <w:t>You’ll see this throughout where I say “host immunity” but I’m wondering if it is unnecessarily redundant because microbes don’t have their own immune system so “immunity” automatically refers to the host…. but I do wonder if it helps with readibility to keep host</w:t>
      </w:r>
    </w:p>
  </w:comment>
  <w:comment w:id="6" w:author="Marshall, Andrew" w:date="2025-06-09T11:42:00Z" w:initials="AM">
    <w:p w14:paraId="7039D10F" w14:textId="77777777" w:rsidR="00E44F63" w:rsidRDefault="00E44F63" w:rsidP="00E44F63">
      <w:r>
        <w:rPr>
          <w:rStyle w:val="CommentReference"/>
        </w:rPr>
        <w:annotationRef/>
      </w:r>
      <w:r>
        <w:rPr>
          <w:color w:val="000000"/>
          <w:sz w:val="20"/>
          <w:szCs w:val="20"/>
        </w:rPr>
        <w:t xml:space="preserve">Okay, I’ll see what I think– so far I don’t have concerns about how this is presented </w:t>
      </w:r>
    </w:p>
  </w:comment>
  <w:comment w:id="7" w:author="Lucore, Jordan" w:date="2025-06-01T19:52:00Z" w:initials="JL">
    <w:p w14:paraId="5B275A8D" w14:textId="3F88366B" w:rsidR="00730ECF" w:rsidRDefault="00730ECF" w:rsidP="00730ECF">
      <w:r>
        <w:rPr>
          <w:rStyle w:val="CommentReference"/>
        </w:rPr>
        <w:annotationRef/>
      </w:r>
      <w:r>
        <w:rPr>
          <w:color w:val="000000"/>
          <w:sz w:val="20"/>
          <w:szCs w:val="20"/>
        </w:rPr>
        <w:t>I just threw everyone in here but order is tbd</w:t>
      </w:r>
    </w:p>
  </w:comment>
  <w:comment w:id="8" w:author="Lucore, Jordan" w:date="2025-05-31T09:30:00Z" w:initials="JL">
    <w:p w14:paraId="405FC7F5" w14:textId="200604F8" w:rsidR="003F5E3D" w:rsidRDefault="003F5E3D" w:rsidP="003F5E3D">
      <w:r>
        <w:rPr>
          <w:rStyle w:val="CommentReference"/>
        </w:rPr>
        <w:annotationRef/>
      </w:r>
      <w:r>
        <w:rPr>
          <w:color w:val="000000"/>
          <w:sz w:val="20"/>
          <w:szCs w:val="20"/>
        </w:rPr>
        <w:t xml:space="preserve">There are two main questions that would be helpful for the intro:  1. does it emphasize the novelty and big picture enough and 2. does it set you up for success to understand the results and discussion </w:t>
      </w:r>
    </w:p>
  </w:comment>
  <w:comment w:id="9" w:author="Lucore, Jordan" w:date="2025-06-02T07:56:00Z" w:initials="JL">
    <w:p w14:paraId="48FC4E76" w14:textId="6ABAE571" w:rsidR="00ED553A" w:rsidRDefault="00B47D94" w:rsidP="00ED553A">
      <w:r>
        <w:rPr>
          <w:rStyle w:val="CommentReference"/>
        </w:rPr>
        <w:annotationRef/>
      </w:r>
      <w:r w:rsidR="00ED553A">
        <w:rPr>
          <w:sz w:val="20"/>
          <w:szCs w:val="20"/>
        </w:rPr>
        <w:t>Also, the citations unfortunately aren’t done throughout the draft but you will see () where I plan to add them</w:t>
      </w:r>
    </w:p>
  </w:comment>
  <w:comment w:id="15" w:author="Marshall, Andrew" w:date="2025-06-09T11:03:00Z" w:initials="AM">
    <w:p w14:paraId="21722997" w14:textId="77777777" w:rsidR="00894545" w:rsidRDefault="00894545" w:rsidP="00894545">
      <w:r>
        <w:rPr>
          <w:rStyle w:val="CommentReference"/>
        </w:rPr>
        <w:annotationRef/>
      </w:r>
      <w:r>
        <w:rPr>
          <w:color w:val="000000"/>
          <w:sz w:val="20"/>
          <w:szCs w:val="20"/>
        </w:rPr>
        <w:t>I don’t love my new wording either, but the initial words felt clunky to me. Maybe this could be tinkered with?</w:t>
      </w:r>
    </w:p>
  </w:comment>
  <w:comment w:id="16" w:author="Marshall, Andrew" w:date="2025-06-09T11:03:00Z" w:initials="AM">
    <w:p w14:paraId="75AA3D1F" w14:textId="77777777" w:rsidR="00894545" w:rsidRDefault="00894545" w:rsidP="00894545">
      <w:r>
        <w:rPr>
          <w:rStyle w:val="CommentReference"/>
        </w:rPr>
        <w:annotationRef/>
      </w:r>
      <w:r>
        <w:rPr>
          <w:color w:val="000000"/>
          <w:sz w:val="20"/>
          <w:szCs w:val="20"/>
        </w:rPr>
        <w:t>Does behavior have a unique thermal limit, for example?</w:t>
      </w:r>
    </w:p>
  </w:comment>
  <w:comment w:id="17" w:author="Marshall, Andrew" w:date="2025-06-09T11:04:00Z" w:initials="AM">
    <w:p w14:paraId="2FF6560E" w14:textId="77777777" w:rsidR="00894545" w:rsidRDefault="00894545" w:rsidP="00894545">
      <w:r>
        <w:rPr>
          <w:rStyle w:val="CommentReference"/>
        </w:rPr>
        <w:annotationRef/>
      </w:r>
      <w:r>
        <w:rPr>
          <w:color w:val="000000"/>
          <w:sz w:val="20"/>
          <w:szCs w:val="20"/>
        </w:rPr>
        <w:t>Do we need the first sentence at all?</w:t>
      </w:r>
    </w:p>
  </w:comment>
  <w:comment w:id="20" w:author="Marshall, Andrew" w:date="2025-06-09T11:06:00Z" w:initials="AM">
    <w:p w14:paraId="344659E0" w14:textId="77777777" w:rsidR="00894545" w:rsidRDefault="00894545" w:rsidP="00894545">
      <w:r>
        <w:rPr>
          <w:rStyle w:val="CommentReference"/>
        </w:rPr>
        <w:annotationRef/>
      </w:r>
      <w:r>
        <w:rPr>
          <w:sz w:val="20"/>
          <w:szCs w:val="20"/>
        </w:rPr>
        <w:t xml:space="preserve">plural might be better here? To reflect this occurs in multiple different species and, if the first sentence stays, that there are multiple thermal tolerances within an individual </w:t>
      </w:r>
    </w:p>
  </w:comment>
  <w:comment w:id="22" w:author="Marshall, Andrew" w:date="2025-06-09T11:19:00Z" w:initials="AM">
    <w:p w14:paraId="64FA0464" w14:textId="77777777" w:rsidR="002D5B2C" w:rsidRDefault="002D5B2C" w:rsidP="002D5B2C">
      <w:r>
        <w:rPr>
          <w:rStyle w:val="CommentReference"/>
        </w:rPr>
        <w:annotationRef/>
      </w:r>
      <w:r>
        <w:rPr>
          <w:sz w:val="20"/>
          <w:szCs w:val="20"/>
        </w:rPr>
        <w:t>It takes a long time to get to this, and I wonder if we need as much detail in the preceding paragraphs. Overall, this intro feels long- 7 long paragraphs. I think this may be too long for a punchy PNAS style paper. I know how hard you have worked to get on top of all these important details and understand the system, and this text clearly reflects that. But it also feels to my inexpert eye as perhaps too much in the weeds</w:t>
      </w:r>
    </w:p>
  </w:comment>
  <w:comment w:id="23" w:author="Marshall, Andrew" w:date="2025-06-09T11:22:00Z" w:initials="AM">
    <w:p w14:paraId="7B8A58D3" w14:textId="77777777" w:rsidR="002D5B2C" w:rsidRDefault="002D5B2C" w:rsidP="002D5B2C">
      <w:r>
        <w:rPr>
          <w:rStyle w:val="CommentReference"/>
        </w:rPr>
        <w:annotationRef/>
      </w:r>
      <w:r>
        <w:rPr>
          <w:sz w:val="20"/>
          <w:szCs w:val="20"/>
        </w:rPr>
        <w:t>This sentence is a helpful recentering and grounding, and made me feel more clear about where things were going– in places I feel I lost the thread a bit in the preceding paragraphs. Maybe we could think of cutting the previous four paragraphs down to two or three that provide enough justification for this sentence, without going so deep into some of the mechanisms by which this occurs?</w:t>
      </w:r>
    </w:p>
  </w:comment>
  <w:comment w:id="24" w:author="Lucore, Jordan" w:date="2025-06-01T12:13:00Z" w:initials="JL">
    <w:p w14:paraId="5F480A40" w14:textId="5AE10916" w:rsidR="007D7046" w:rsidRDefault="007D7046" w:rsidP="007D7046">
      <w:r>
        <w:rPr>
          <w:rStyle w:val="CommentReference"/>
        </w:rPr>
        <w:annotationRef/>
      </w:r>
      <w:r>
        <w:rPr>
          <w:color w:val="000000"/>
          <w:sz w:val="20"/>
          <w:szCs w:val="20"/>
        </w:rPr>
        <w:t>Would it be weird to cite the diagram in the intro? It would probably need to stand alone if so because it’s combined with figure 3 right now</w:t>
      </w:r>
    </w:p>
  </w:comment>
  <w:comment w:id="25" w:author="Marshall, Andrew" w:date="2025-06-09T11:26:00Z" w:initials="AM">
    <w:p w14:paraId="2EA056A3" w14:textId="77777777" w:rsidR="00F67BC3" w:rsidRDefault="00F67BC3" w:rsidP="00F67BC3">
      <w:r>
        <w:rPr>
          <w:rStyle w:val="CommentReference"/>
        </w:rPr>
        <w:annotationRef/>
      </w:r>
      <w:r>
        <w:rPr>
          <w:color w:val="000000"/>
          <w:sz w:val="20"/>
          <w:szCs w:val="20"/>
        </w:rPr>
        <w:t>It might be a little odd, but worth a try to just refer to Fig 3F here. Some journals will let you get away with that. It is a helpful framing figure, but making it a stand alone is using up a usually limited resource (the # of figures) that is maybe not worth it?</w:t>
      </w:r>
    </w:p>
  </w:comment>
  <w:comment w:id="32" w:author="Marshall, Andrew" w:date="2025-06-09T11:29:00Z" w:initials="AM">
    <w:p w14:paraId="3FE5C9E9" w14:textId="77777777" w:rsidR="00F67BC3" w:rsidRDefault="00F67BC3" w:rsidP="00F67BC3">
      <w:r>
        <w:rPr>
          <w:rStyle w:val="CommentReference"/>
        </w:rPr>
        <w:annotationRef/>
      </w:r>
      <w:r>
        <w:rPr>
          <w:color w:val="000000"/>
          <w:sz w:val="20"/>
          <w:szCs w:val="20"/>
        </w:rPr>
        <w:t>I think this is fine, but some readers might balk at this phrase. Does currently utility necessarily indicate initial evolutionary pressure?</w:t>
      </w:r>
    </w:p>
  </w:comment>
  <w:comment w:id="33" w:author="Lucore, Jordan" w:date="2025-06-01T12:15:00Z" w:initials="JL">
    <w:p w14:paraId="30A127F9" w14:textId="6934C715" w:rsidR="007D7046" w:rsidRDefault="007D7046" w:rsidP="007D7046">
      <w:r>
        <w:rPr>
          <w:rStyle w:val="CommentReference"/>
        </w:rPr>
        <w:annotationRef/>
      </w:r>
      <w:r>
        <w:rPr>
          <w:color w:val="000000"/>
          <w:sz w:val="20"/>
          <w:szCs w:val="20"/>
        </w:rPr>
        <w:t>I’m frustrated that this is the first place where I say what we are doing but I tried to fit it in earlier and I felt like it broke up the flow of the background info</w:t>
      </w:r>
    </w:p>
  </w:comment>
  <w:comment w:id="34" w:author="Marshall, Andrew" w:date="2025-06-09T11:30:00Z" w:initials="AM">
    <w:p w14:paraId="6B083F03" w14:textId="77777777" w:rsidR="00F67BC3" w:rsidRDefault="00F67BC3" w:rsidP="00F67BC3">
      <w:r>
        <w:rPr>
          <w:rStyle w:val="CommentReference"/>
        </w:rPr>
        <w:annotationRef/>
      </w:r>
      <w:r>
        <w:rPr>
          <w:color w:val="000000"/>
          <w:sz w:val="20"/>
          <w:szCs w:val="20"/>
        </w:rPr>
        <w:t>Yes, I agree– and one possible response would be to scale back the background some</w:t>
      </w:r>
    </w:p>
  </w:comment>
  <w:comment w:id="37" w:author="Marshall, Andrew" w:date="2025-06-05T11:42:00Z" w:initials="AM">
    <w:p w14:paraId="00424968" w14:textId="4A9987DF" w:rsidR="00C202C9" w:rsidRDefault="00C202C9" w:rsidP="00C202C9">
      <w:r>
        <w:rPr>
          <w:rStyle w:val="CommentReference"/>
        </w:rPr>
        <w:annotationRef/>
      </w:r>
      <w:r>
        <w:rPr>
          <w:color w:val="000000"/>
          <w:sz w:val="20"/>
          <w:szCs w:val="20"/>
        </w:rPr>
        <w:t>or local environmental conditions? I don’t think that variation between sites affects the microbiome at a particular site, right? It is dependent on local conditions and these differ among sites</w:t>
      </w:r>
    </w:p>
  </w:comment>
  <w:comment w:id="39" w:author="Marshall, Andrew" w:date="2025-06-09T11:32:00Z" w:initials="AM">
    <w:p w14:paraId="56EFC2FF" w14:textId="77777777" w:rsidR="00F67BC3" w:rsidRDefault="00F67BC3" w:rsidP="00F67BC3">
      <w:r>
        <w:rPr>
          <w:rStyle w:val="CommentReference"/>
        </w:rPr>
        <w:annotationRef/>
      </w:r>
      <w:r>
        <w:rPr>
          <w:color w:val="000000"/>
          <w:sz w:val="20"/>
          <w:szCs w:val="20"/>
        </w:rPr>
        <w:t>Nice. I wonder if the clause at the end of the sentence might be incorporated into a title?</w:t>
      </w:r>
    </w:p>
  </w:comment>
  <w:comment w:id="40" w:author="Marshall, Andrew" w:date="2025-06-09T11:34:00Z" w:initials="AM">
    <w:p w14:paraId="77ABEF85" w14:textId="77777777" w:rsidR="00F67BC3" w:rsidRDefault="00F67BC3" w:rsidP="00F67BC3">
      <w:r>
        <w:rPr>
          <w:rStyle w:val="CommentReference"/>
        </w:rPr>
        <w:annotationRef/>
      </w:r>
      <w:r>
        <w:rPr>
          <w:color w:val="000000"/>
          <w:sz w:val="20"/>
          <w:szCs w:val="20"/>
        </w:rPr>
        <w:t>Does eliminating this explanation detract from the point? To me its doesn’t, and might be an example of how some mechanistic steps could be omitted to improve readability for non-experts</w:t>
      </w:r>
    </w:p>
  </w:comment>
  <w:comment w:id="42" w:author="Marshall, Andrew" w:date="2025-06-09T11:35:00Z" w:initials="AM">
    <w:p w14:paraId="18F1009E" w14:textId="77777777" w:rsidR="00F67BC3" w:rsidRDefault="00F67BC3" w:rsidP="00F67BC3">
      <w:r>
        <w:rPr>
          <w:rStyle w:val="CommentReference"/>
        </w:rPr>
        <w:annotationRef/>
      </w:r>
      <w:r>
        <w:rPr>
          <w:color w:val="000000"/>
          <w:sz w:val="20"/>
          <w:szCs w:val="20"/>
        </w:rPr>
        <w:t xml:space="preserve">Nice. This is a simpler summary of some of what came before, and is clearer and more accessible </w:t>
      </w:r>
    </w:p>
  </w:comment>
  <w:comment w:id="43" w:author="Marshall, Andrew" w:date="2025-06-09T11:43:00Z" w:initials="AM">
    <w:p w14:paraId="7802AFAD" w14:textId="77777777" w:rsidR="00E44F63" w:rsidRDefault="00E44F63" w:rsidP="00E44F63">
      <w:r>
        <w:rPr>
          <w:rStyle w:val="CommentReference"/>
        </w:rPr>
        <w:annotationRef/>
      </w:r>
      <w:r>
        <w:rPr>
          <w:color w:val="000000"/>
          <w:sz w:val="20"/>
          <w:szCs w:val="20"/>
        </w:rPr>
        <w:t>Good</w:t>
      </w:r>
    </w:p>
  </w:comment>
  <w:comment w:id="45" w:author="Marshall, Andrew" w:date="2025-06-09T11:47:00Z" w:initials="AM">
    <w:p w14:paraId="4AEB2329" w14:textId="77777777" w:rsidR="00710C02" w:rsidRDefault="00710C02" w:rsidP="00710C02">
      <w:r>
        <w:rPr>
          <w:rStyle w:val="CommentReference"/>
        </w:rPr>
        <w:annotationRef/>
      </w:r>
      <w:r>
        <w:rPr>
          <w:color w:val="000000"/>
          <w:sz w:val="20"/>
          <w:szCs w:val="20"/>
        </w:rPr>
        <w:t>Good. I feel that the last three paragraphs are clearer and more broadly accessible. As I said above, if we can reduce a fair bit of the preceding four paragraphs to remove  some detail I think this will pull in a wider audience – and have a higher chance of success at a high profile journal. (But I am wiling to be overruled here– this is not a literature I engage with at all, so I might be off base)</w:t>
      </w:r>
    </w:p>
  </w:comment>
  <w:comment w:id="46" w:author="Lucore, Jordan" w:date="2025-06-01T18:51:00Z" w:initials="JL">
    <w:p w14:paraId="27112A4C" w14:textId="672390EC" w:rsidR="003F0931" w:rsidRDefault="006B03C8" w:rsidP="003F0931">
      <w:r>
        <w:rPr>
          <w:rStyle w:val="CommentReference"/>
        </w:rPr>
        <w:annotationRef/>
      </w:r>
      <w:r w:rsidR="003F0931">
        <w:rPr>
          <w:sz w:val="20"/>
          <w:szCs w:val="20"/>
        </w:rPr>
        <w:t>I moved the methods to the end since writing this for a higher profile journal</w:t>
      </w:r>
    </w:p>
  </w:comment>
  <w:comment w:id="47" w:author="Marshall, Andrew" w:date="2025-06-05T13:52:00Z" w:initials="AM">
    <w:p w14:paraId="0F05A6B9" w14:textId="77777777" w:rsidR="00985247" w:rsidRDefault="00985247" w:rsidP="00985247">
      <w:r>
        <w:rPr>
          <w:rStyle w:val="CommentReference"/>
        </w:rPr>
        <w:annotationRef/>
      </w:r>
      <w:r>
        <w:rPr>
          <w:color w:val="000000"/>
          <w:sz w:val="20"/>
          <w:szCs w:val="20"/>
        </w:rPr>
        <w:t>This sounds weird to me, just checking this is an appropriate term in this research area</w:t>
      </w:r>
    </w:p>
  </w:comment>
  <w:comment w:id="50" w:author="Lucore, Jordan" w:date="2025-06-01T14:22:00Z" w:initials="JL">
    <w:p w14:paraId="6B1FBA9F" w14:textId="336DB474" w:rsidR="00A14DCC" w:rsidRDefault="006B4B63" w:rsidP="00A14DCC">
      <w:r>
        <w:rPr>
          <w:rStyle w:val="CommentReference"/>
        </w:rPr>
        <w:annotationRef/>
      </w:r>
      <w:r w:rsidR="00A14DCC">
        <w:rPr>
          <w:sz w:val="20"/>
          <w:szCs w:val="20"/>
        </w:rPr>
        <w:t>I know we talked about this wording a bit but is “fit” okay in this context?</w:t>
      </w:r>
    </w:p>
  </w:comment>
  <w:comment w:id="51" w:author="Lucore, Jordan" w:date="2025-06-01T16:39:00Z" w:initials="JL">
    <w:p w14:paraId="6EFD52A2" w14:textId="6E73FE0A" w:rsidR="005052A6" w:rsidRDefault="005052A6" w:rsidP="005052A6">
      <w:r>
        <w:rPr>
          <w:rStyle w:val="CommentReference"/>
        </w:rPr>
        <w:annotationRef/>
      </w:r>
      <w:r>
        <w:rPr>
          <w:color w:val="000000"/>
          <w:sz w:val="20"/>
          <w:szCs w:val="20"/>
        </w:rPr>
        <w:t>also, should this be past or present tense? I always get confused about this</w:t>
      </w:r>
    </w:p>
  </w:comment>
  <w:comment w:id="52" w:author="Marshall, Andrew" w:date="2025-06-05T13:53:00Z" w:initials="AM">
    <w:p w14:paraId="0FB12D25" w14:textId="77777777" w:rsidR="00985247" w:rsidRDefault="00985247" w:rsidP="00985247">
      <w:r>
        <w:rPr>
          <w:rStyle w:val="CommentReference"/>
        </w:rPr>
        <w:annotationRef/>
      </w:r>
      <w:r>
        <w:rPr>
          <w:color w:val="000000"/>
          <w:sz w:val="20"/>
          <w:szCs w:val="20"/>
        </w:rPr>
        <w:t>I think this is okay– and yes, past tense sounds better to me here, I think</w:t>
      </w:r>
    </w:p>
  </w:comment>
  <w:comment w:id="53" w:author="Marshall, Andrew" w:date="2025-06-09T11:54:00Z" w:initials="AM">
    <w:p w14:paraId="64ED9491" w14:textId="77777777" w:rsidR="009C7FEC" w:rsidRDefault="009C7FEC" w:rsidP="009C7FEC">
      <w:r>
        <w:rPr>
          <w:rStyle w:val="CommentReference"/>
        </w:rPr>
        <w:annotationRef/>
      </w:r>
      <w:r>
        <w:rPr>
          <w:color w:val="000000"/>
          <w:sz w:val="20"/>
          <w:szCs w:val="20"/>
        </w:rPr>
        <w:t>We haven’t explained what this means yet…I know the methods come at the end, but this might be worth explaining briefly before presenting the result (similar to the way the second sentence explains the general approach)</w:t>
      </w:r>
    </w:p>
  </w:comment>
  <w:comment w:id="54" w:author="Marshall, Andrew" w:date="2025-06-09T11:51:00Z" w:initials="AM">
    <w:p w14:paraId="4B3F0FDE" w14:textId="25A5AB2A" w:rsidR="00710C02" w:rsidRDefault="00710C02" w:rsidP="00710C02">
      <w:r>
        <w:rPr>
          <w:rStyle w:val="CommentReference"/>
        </w:rPr>
        <w:annotationRef/>
      </w:r>
      <w:r>
        <w:rPr>
          <w:color w:val="000000"/>
          <w:sz w:val="20"/>
          <w:szCs w:val="20"/>
        </w:rPr>
        <w:t>Good</w:t>
      </w:r>
    </w:p>
  </w:comment>
  <w:comment w:id="55" w:author="Marshall, Andrew" w:date="2025-06-09T11:57:00Z" w:initials="AM">
    <w:p w14:paraId="5CA8FD74" w14:textId="77777777" w:rsidR="009C6261" w:rsidRDefault="009C6261" w:rsidP="009C6261">
      <w:r>
        <w:rPr>
          <w:rStyle w:val="CommentReference"/>
        </w:rPr>
        <w:annotationRef/>
      </w:r>
      <w:r>
        <w:rPr>
          <w:color w:val="000000"/>
          <w:sz w:val="20"/>
          <w:szCs w:val="20"/>
        </w:rPr>
        <w:t>As I mentioned above, readers don’t know what this is</w:t>
      </w:r>
    </w:p>
  </w:comment>
  <w:comment w:id="57" w:author="Marshall, Andrew" w:date="2025-06-09T11:59:00Z" w:initials="AM">
    <w:p w14:paraId="61F33E67" w14:textId="77777777" w:rsidR="00F15056" w:rsidRDefault="00F15056" w:rsidP="00F15056">
      <w:r>
        <w:rPr>
          <w:rStyle w:val="CommentReference"/>
        </w:rPr>
        <w:annotationRef/>
      </w:r>
      <w:r>
        <w:rPr>
          <w:color w:val="000000"/>
          <w:sz w:val="20"/>
          <w:szCs w:val="20"/>
        </w:rPr>
        <w:t>Nice summary</w:t>
      </w:r>
    </w:p>
  </w:comment>
  <w:comment w:id="58" w:author="Marshall, Andrew" w:date="2025-06-09T12:02:00Z" w:initials="AM">
    <w:p w14:paraId="3F716C9E" w14:textId="77777777" w:rsidR="00F15056" w:rsidRDefault="00F15056" w:rsidP="00F15056">
      <w:r>
        <w:rPr>
          <w:rStyle w:val="CommentReference"/>
        </w:rPr>
        <w:annotationRef/>
      </w:r>
      <w:r>
        <w:rPr>
          <w:color w:val="000000"/>
          <w:sz w:val="20"/>
          <w:szCs w:val="20"/>
        </w:rPr>
        <w:t>I don’t see this</w:t>
      </w:r>
    </w:p>
  </w:comment>
  <w:comment w:id="59" w:author="Lucore, Jordan" w:date="2025-06-01T16:18:00Z" w:initials="JL">
    <w:p w14:paraId="52B4B6AC" w14:textId="3C45CD32" w:rsidR="005B0D78" w:rsidRDefault="005B0D78" w:rsidP="005B0D78">
      <w:r>
        <w:rPr>
          <w:rStyle w:val="CommentReference"/>
        </w:rPr>
        <w:annotationRef/>
      </w:r>
      <w:r>
        <w:rPr>
          <w:color w:val="000000"/>
          <w:sz w:val="20"/>
          <w:szCs w:val="20"/>
        </w:rPr>
        <w:t xml:space="preserve">This is where I think I start riding the line between results and discussion… but I am trying to set you up for the discussion which will go more in depth. </w:t>
      </w:r>
    </w:p>
  </w:comment>
  <w:comment w:id="60" w:author="Lucore, Jordan" w:date="2025-06-01T16:29:00Z" w:initials="JL">
    <w:p w14:paraId="26A70EB3" w14:textId="77777777" w:rsidR="005B0D78" w:rsidRDefault="005B0D78" w:rsidP="005B0D78">
      <w:r>
        <w:rPr>
          <w:rStyle w:val="CommentReference"/>
        </w:rPr>
        <w:annotationRef/>
      </w:r>
      <w:r>
        <w:rPr>
          <w:color w:val="000000"/>
          <w:sz w:val="20"/>
          <w:szCs w:val="20"/>
        </w:rPr>
        <w:t>riding the line between results and discussion</w:t>
      </w:r>
    </w:p>
  </w:comment>
  <w:comment w:id="61" w:author="Marshall, Andrew" w:date="2025-06-09T12:04:00Z" w:initials="AM">
    <w:p w14:paraId="33F49DEA" w14:textId="77777777" w:rsidR="00F15056" w:rsidRDefault="00F15056" w:rsidP="00F15056">
      <w:r>
        <w:rPr>
          <w:rStyle w:val="CommentReference"/>
        </w:rPr>
        <w:annotationRef/>
      </w:r>
      <w:r>
        <w:rPr>
          <w:color w:val="000000"/>
          <w:sz w:val="20"/>
          <w:szCs w:val="20"/>
        </w:rPr>
        <w:t>Yeah, I see what you mean here and in the previous comment. This is riding the line, but I think it makes sense to leave it in here as it does help readers understand things. And editor can always suggest we move it</w:t>
      </w:r>
    </w:p>
  </w:comment>
  <w:comment w:id="63" w:author="Lucore, Jordan" w:date="2025-06-01T16:52:00Z" w:initials="JL">
    <w:p w14:paraId="1D3F262C" w14:textId="1883E186" w:rsidR="008A1185" w:rsidRDefault="008A1185" w:rsidP="008A1185">
      <w:r>
        <w:rPr>
          <w:rStyle w:val="CommentReference"/>
        </w:rPr>
        <w:annotationRef/>
      </w:r>
      <w:r>
        <w:rPr>
          <w:color w:val="000000"/>
          <w:sz w:val="20"/>
          <w:szCs w:val="20"/>
        </w:rPr>
        <w:t>You can see here that I try to list examples of specific pathways shown in the figure without naming each specific one. This sacrifices total transparency of the results for the narrative… but I think it is okay because the pathway names are listed on the figure</w:t>
      </w:r>
    </w:p>
  </w:comment>
  <w:comment w:id="64" w:author="Marshall, Andrew" w:date="2025-06-09T12:08:00Z" w:initials="AM">
    <w:p w14:paraId="340611CC" w14:textId="77777777" w:rsidR="00FE1C44" w:rsidRDefault="00FE1C44" w:rsidP="00FE1C44">
      <w:r>
        <w:rPr>
          <w:rStyle w:val="CommentReference"/>
        </w:rPr>
        <w:annotationRef/>
      </w:r>
      <w:r>
        <w:rPr>
          <w:color w:val="000000"/>
          <w:sz w:val="20"/>
          <w:szCs w:val="20"/>
        </w:rPr>
        <w:t>I agree</w:t>
      </w:r>
    </w:p>
  </w:comment>
  <w:comment w:id="65" w:author="Lucore, Jordan" w:date="2025-06-01T16:50:00Z" w:initials="JL">
    <w:p w14:paraId="223041C5" w14:textId="518CA132" w:rsidR="00A14DCC" w:rsidRDefault="008A1185" w:rsidP="00A14DCC">
      <w:r>
        <w:rPr>
          <w:rStyle w:val="CommentReference"/>
        </w:rPr>
        <w:annotationRef/>
      </w:r>
      <w:r w:rsidR="00A14DCC">
        <w:rPr>
          <w:sz w:val="20"/>
          <w:szCs w:val="20"/>
        </w:rPr>
        <w:t>statements like this I worry ride the line between discussion and results but without them I’m just listing things you can clearly see in the figure</w:t>
      </w:r>
    </w:p>
  </w:comment>
  <w:comment w:id="66" w:author="Marshall, Andrew" w:date="2025-06-09T12:09:00Z" w:initials="AM">
    <w:p w14:paraId="0247D90B" w14:textId="77777777" w:rsidR="00FE1C44" w:rsidRDefault="00FE1C44" w:rsidP="00FE1C44">
      <w:r>
        <w:rPr>
          <w:rStyle w:val="CommentReference"/>
        </w:rPr>
        <w:annotationRef/>
      </w:r>
      <w:r>
        <w:rPr>
          <w:color w:val="000000"/>
          <w:sz w:val="20"/>
          <w:szCs w:val="20"/>
        </w:rPr>
        <w:t>As above, I think it is fine to leave this in</w:t>
      </w:r>
    </w:p>
  </w:comment>
  <w:comment w:id="67" w:author="Lucore, Jordan" w:date="2025-06-01T16:53:00Z" w:initials="JL">
    <w:p w14:paraId="0A0D6DCD" w14:textId="7303CA41" w:rsidR="008A1185" w:rsidRDefault="008A1185" w:rsidP="008A1185">
      <w:r>
        <w:rPr>
          <w:rStyle w:val="CommentReference"/>
        </w:rPr>
        <w:annotationRef/>
      </w:r>
      <w:r>
        <w:rPr>
          <w:color w:val="000000"/>
          <w:sz w:val="20"/>
          <w:szCs w:val="20"/>
        </w:rPr>
        <w:t>this is where the citations get tricky… these don’t list the exact pathway names but they explain why lipid synthesis and remodeling is important for membrane stability and how it relates to heat</w:t>
      </w:r>
    </w:p>
  </w:comment>
  <w:comment w:id="68" w:author="Marshall, Andrew" w:date="2025-06-09T12:13:00Z" w:initials="AM">
    <w:p w14:paraId="3F67EFFE" w14:textId="77777777" w:rsidR="00FE1C44" w:rsidRDefault="00FE1C44" w:rsidP="00FE1C44">
      <w:r>
        <w:rPr>
          <w:rStyle w:val="CommentReference"/>
        </w:rPr>
        <w:annotationRef/>
      </w:r>
      <w:r>
        <w:rPr>
          <w:color w:val="000000"/>
          <w:sz w:val="20"/>
          <w:szCs w:val="20"/>
        </w:rPr>
        <w:t>I’m not sure what precisely I would cut, but here and in the results more generally this seems like an awful lot of citations for a results section</w:t>
      </w:r>
    </w:p>
  </w:comment>
  <w:comment w:id="69" w:author="Lucore, Jordan" w:date="2025-06-01T17:40:00Z" w:initials="JL">
    <w:p w14:paraId="50287827" w14:textId="57147003" w:rsidR="000318C6" w:rsidRDefault="000318C6" w:rsidP="000318C6">
      <w:r>
        <w:rPr>
          <w:rStyle w:val="CommentReference"/>
        </w:rPr>
        <w:annotationRef/>
      </w:r>
      <w:r>
        <w:rPr>
          <w:color w:val="000000"/>
          <w:sz w:val="20"/>
          <w:szCs w:val="20"/>
        </w:rPr>
        <w:t xml:space="preserve">appropriate for results? you’ll see a lot of this in the next two paragraphs. </w:t>
      </w:r>
    </w:p>
  </w:comment>
  <w:comment w:id="70" w:author="Marshall, Andrew" w:date="2025-06-09T12:13:00Z" w:initials="AM">
    <w:p w14:paraId="2F557EC7" w14:textId="77777777" w:rsidR="00FE1C44" w:rsidRDefault="00FE1C44" w:rsidP="00FE1C44">
      <w:r>
        <w:rPr>
          <w:rStyle w:val="CommentReference"/>
        </w:rPr>
        <w:annotationRef/>
      </w:r>
      <w:r>
        <w:rPr>
          <w:color w:val="000000"/>
          <w:sz w:val="20"/>
          <w:szCs w:val="20"/>
        </w:rPr>
        <w:t>I think this is fine</w:t>
      </w:r>
    </w:p>
  </w:comment>
  <w:comment w:id="71" w:author="Marshall, Andrew" w:date="2025-06-09T12:14:00Z" w:initials="AM">
    <w:p w14:paraId="2498160F" w14:textId="77777777" w:rsidR="00FE1C44" w:rsidRDefault="00FE1C44" w:rsidP="00FE1C44">
      <w:r>
        <w:rPr>
          <w:rStyle w:val="CommentReference"/>
        </w:rPr>
        <w:annotationRef/>
      </w:r>
      <w:r>
        <w:rPr>
          <w:color w:val="000000"/>
          <w:sz w:val="20"/>
          <w:szCs w:val="20"/>
        </w:rPr>
        <w:t>Good</w:t>
      </w:r>
    </w:p>
  </w:comment>
  <w:comment w:id="72" w:author="Lucore, Jordan" w:date="2025-06-01T17:42:00Z" w:initials="JL">
    <w:p w14:paraId="5C877C9A" w14:textId="6ACC71EA" w:rsidR="000318C6" w:rsidRDefault="000318C6" w:rsidP="000318C6">
      <w:r>
        <w:rPr>
          <w:rStyle w:val="CommentReference"/>
        </w:rPr>
        <w:annotationRef/>
      </w:r>
      <w:r>
        <w:rPr>
          <w:color w:val="000000"/>
          <w:sz w:val="20"/>
          <w:szCs w:val="20"/>
        </w:rPr>
        <w:t xml:space="preserve">phew this is a pretty long results section, but I’m not sure if I can cut it down. Taking out the parts that are more framing and interpretation may help but without them I think this section will lose structure and become totally unreadible. </w:t>
      </w:r>
    </w:p>
  </w:comment>
  <w:comment w:id="73" w:author="Marshall, Andrew" w:date="2025-06-09T12:16:00Z" w:initials="AM">
    <w:p w14:paraId="7CE3AE2A" w14:textId="77777777" w:rsidR="00FE1C44" w:rsidRDefault="00FE1C44" w:rsidP="00FE1C44">
      <w:r>
        <w:rPr>
          <w:rStyle w:val="CommentReference"/>
        </w:rPr>
        <w:annotationRef/>
      </w:r>
      <w:r>
        <w:rPr>
          <w:color w:val="000000"/>
          <w:sz w:val="20"/>
          <w:szCs w:val="20"/>
        </w:rPr>
        <w:t>I agree on both counts, that it is long by removing those parts would make it much more difficult to digest.  I think it is fine to leave as is. Let’s see what Katie thinks</w:t>
      </w:r>
    </w:p>
  </w:comment>
  <w:comment w:id="74" w:author="Marshall, Andrew" w:date="2025-06-09T12:23:00Z" w:initials="AM">
    <w:p w14:paraId="761D57E8" w14:textId="77777777" w:rsidR="00526149" w:rsidRDefault="00526149" w:rsidP="00526149">
      <w:r>
        <w:rPr>
          <w:rStyle w:val="CommentReference"/>
        </w:rPr>
        <w:annotationRef/>
      </w:r>
      <w:r>
        <w:rPr>
          <w:color w:val="000000"/>
          <w:sz w:val="20"/>
          <w:szCs w:val="20"/>
        </w:rPr>
        <w:t>I know you say we need to phrase things like this, and I trust you. It just feels tortuous and non-intuitive to me!</w:t>
      </w:r>
    </w:p>
  </w:comment>
  <w:comment w:id="76" w:author="Lucore, Jordan" w:date="2025-06-01T17:44:00Z" w:initials="JL">
    <w:p w14:paraId="19632953" w14:textId="67DB5E12" w:rsidR="000318C6" w:rsidRDefault="000318C6" w:rsidP="000318C6">
      <w:r>
        <w:rPr>
          <w:rStyle w:val="CommentReference"/>
        </w:rPr>
        <w:annotationRef/>
      </w:r>
      <w:r>
        <w:rPr>
          <w:color w:val="000000"/>
          <w:sz w:val="20"/>
          <w:szCs w:val="20"/>
        </w:rPr>
        <w:t xml:space="preserve">I made a choice not to go into the specific taxa/pathways in this section which is different from the previous section. Not sure if this inconsistency is strange? </w:t>
      </w:r>
    </w:p>
  </w:comment>
  <w:comment w:id="77" w:author="Marshall, Andrew" w:date="2025-06-09T12:28:00Z" w:initials="AM">
    <w:p w14:paraId="16357D30" w14:textId="77777777" w:rsidR="00B45448" w:rsidRDefault="00B45448" w:rsidP="00B45448">
      <w:r>
        <w:rPr>
          <w:rStyle w:val="CommentReference"/>
        </w:rPr>
        <w:annotationRef/>
      </w:r>
      <w:r>
        <w:rPr>
          <w:color w:val="000000"/>
          <w:sz w:val="20"/>
          <w:szCs w:val="20"/>
        </w:rPr>
        <w:t>It didn’t strike me as so, until you pointed it out. I guess the first thing to ask is why you went into it above by not here. Is there a good reason for this? (beyond not wanting to further stuff the results section, which is a reasonable concern!)</w:t>
      </w:r>
    </w:p>
  </w:comment>
  <w:comment w:id="78" w:author="Lucore, Jordan" w:date="2025-06-01T18:06:00Z" w:initials="JL">
    <w:p w14:paraId="4717D7EA" w14:textId="0DD87828" w:rsidR="006B0E89" w:rsidRDefault="006B0E89" w:rsidP="006B0E89">
      <w:r>
        <w:rPr>
          <w:rStyle w:val="CommentReference"/>
        </w:rPr>
        <w:annotationRef/>
      </w:r>
      <w:r>
        <w:rPr>
          <w:color w:val="000000"/>
          <w:sz w:val="20"/>
          <w:szCs w:val="20"/>
        </w:rPr>
        <w:t>so in the results the heading is “gut microbiome is related to temperautre” but here I’m making it causal because it’s the discussion… might be stretching it too far</w:t>
      </w:r>
    </w:p>
  </w:comment>
  <w:comment w:id="79" w:author="Lucore, Jordan" w:date="2025-06-03T19:47:00Z" w:initials="JL">
    <w:p w14:paraId="29CC7AAB" w14:textId="77777777" w:rsidR="008D69D1" w:rsidRDefault="008D69D1" w:rsidP="008D69D1">
      <w:r>
        <w:rPr>
          <w:rStyle w:val="CommentReference"/>
        </w:rPr>
        <w:annotationRef/>
      </w:r>
      <w:r>
        <w:rPr>
          <w:color w:val="000000"/>
          <w:sz w:val="20"/>
          <w:szCs w:val="20"/>
        </w:rPr>
        <w:t>also, this first part of the discussion is the most fleshed out and is probably ready for more edits compared to the second subheading</w:t>
      </w:r>
    </w:p>
  </w:comment>
  <w:comment w:id="80" w:author="Marshall, Andrew" w:date="2025-06-09T12:45:00Z" w:initials="AM">
    <w:p w14:paraId="61EE0BD4" w14:textId="77777777" w:rsidR="00AD4EA0" w:rsidRDefault="00AD4EA0" w:rsidP="00AD4EA0">
      <w:r>
        <w:rPr>
          <w:rStyle w:val="CommentReference"/>
        </w:rPr>
        <w:annotationRef/>
      </w:r>
      <w:r>
        <w:rPr>
          <w:color w:val="000000"/>
          <w:sz w:val="20"/>
          <w:szCs w:val="20"/>
        </w:rPr>
        <w:t>You are in a better place than me to say if it goes too far, but it certainly makes it more interesting and compelling!</w:t>
      </w:r>
    </w:p>
  </w:comment>
  <w:comment w:id="81" w:author="Marshall, Andrew" w:date="2025-06-09T12:45:00Z" w:initials="AM">
    <w:p w14:paraId="310C832C" w14:textId="77777777" w:rsidR="00AD4EA0" w:rsidRDefault="00AD4EA0" w:rsidP="00AD4EA0">
      <w:r>
        <w:rPr>
          <w:rStyle w:val="CommentReference"/>
        </w:rPr>
        <w:annotationRef/>
      </w:r>
      <w:r>
        <w:rPr>
          <w:color w:val="000000"/>
          <w:sz w:val="20"/>
          <w:szCs w:val="20"/>
        </w:rPr>
        <w:t>And if you think this is a defensible argument, making the title more in line with this would be great</w:t>
      </w:r>
    </w:p>
  </w:comment>
  <w:comment w:id="84" w:author="Marshall, Andrew" w:date="2025-06-09T12:46:00Z" w:initials="AM">
    <w:p w14:paraId="01E01C59" w14:textId="77777777" w:rsidR="00AD4EA0" w:rsidRDefault="00AD4EA0" w:rsidP="00AD4EA0">
      <w:r>
        <w:rPr>
          <w:rStyle w:val="CommentReference"/>
        </w:rPr>
        <w:annotationRef/>
      </w:r>
      <w:r>
        <w:rPr>
          <w:color w:val="000000"/>
          <w:sz w:val="20"/>
          <w:szCs w:val="20"/>
        </w:rPr>
        <w:t>Great!</w:t>
      </w:r>
    </w:p>
  </w:comment>
  <w:comment w:id="85" w:author="Lucore, Jordan" w:date="2025-06-01T19:33:00Z" w:initials="JL">
    <w:p w14:paraId="5862E2FF" w14:textId="33825F38" w:rsidR="000A55AD" w:rsidRDefault="000A55AD" w:rsidP="000A55AD">
      <w:r>
        <w:rPr>
          <w:rStyle w:val="CommentReference"/>
        </w:rPr>
        <w:annotationRef/>
      </w:r>
      <w:r>
        <w:rPr>
          <w:color w:val="000000"/>
          <w:sz w:val="20"/>
          <w:szCs w:val="20"/>
        </w:rPr>
        <w:t>So since I took a more interpret-y approach to the results, this is pretty repetitive to what I already explained in the results section. Maybe that’s not a bad thing though?</w:t>
      </w:r>
    </w:p>
  </w:comment>
  <w:comment w:id="86" w:author="Marshall, Andrew" w:date="2025-06-09T12:49:00Z" w:initials="AM">
    <w:p w14:paraId="6B452777" w14:textId="77777777" w:rsidR="00AD4EA0" w:rsidRDefault="00AD4EA0" w:rsidP="00AD4EA0">
      <w:r>
        <w:rPr>
          <w:rStyle w:val="CommentReference"/>
        </w:rPr>
        <w:annotationRef/>
      </w:r>
      <w:r>
        <w:rPr>
          <w:color w:val="000000"/>
          <w:sz w:val="20"/>
          <w:szCs w:val="20"/>
        </w:rPr>
        <w:t>So far, the discussion is excellent</w:t>
      </w:r>
    </w:p>
  </w:comment>
  <w:comment w:id="87" w:author="Lucore, Jordan" w:date="2025-06-02T06:52:00Z" w:initials="JL">
    <w:p w14:paraId="7690B7A6" w14:textId="396DB62E" w:rsidR="004D0CA0" w:rsidRDefault="004D0CA0" w:rsidP="004D0CA0">
      <w:r>
        <w:rPr>
          <w:rStyle w:val="CommentReference"/>
        </w:rPr>
        <w:annotationRef/>
      </w:r>
      <w:r>
        <w:rPr>
          <w:color w:val="000000"/>
          <w:sz w:val="20"/>
          <w:szCs w:val="20"/>
        </w:rPr>
        <w:t>Fair warning that I’m still working through some of the physiology in this section but the main points are all there</w:t>
      </w:r>
    </w:p>
  </w:comment>
  <w:comment w:id="88" w:author="Lucore, Jordan" w:date="2025-06-03T21:07:00Z" w:initials="JL">
    <w:p w14:paraId="0B7E7B8D" w14:textId="77777777" w:rsidR="00EE58DE" w:rsidRDefault="00EE58DE" w:rsidP="00EE58DE">
      <w:r>
        <w:rPr>
          <w:rStyle w:val="CommentReference"/>
        </w:rPr>
        <w:annotationRef/>
      </w:r>
      <w:r>
        <w:rPr>
          <w:color w:val="000000"/>
          <w:sz w:val="20"/>
          <w:szCs w:val="20"/>
        </w:rPr>
        <w:t>overall I think this section needs to be refined more and is probably not ready for the same level of edits as the previous section</w:t>
      </w:r>
    </w:p>
  </w:comment>
  <w:comment w:id="89" w:author="Marshall, Andrew" w:date="2025-06-09T12:52:00Z" w:initials="AM">
    <w:p w14:paraId="718F715F" w14:textId="77777777" w:rsidR="00AD4EA0" w:rsidRDefault="00AD4EA0" w:rsidP="00AD4EA0">
      <w:r>
        <w:rPr>
          <w:rStyle w:val="CommentReference"/>
        </w:rPr>
        <w:annotationRef/>
      </w:r>
      <w:r>
        <w:rPr>
          <w:color w:val="000000"/>
          <w:sz w:val="20"/>
          <w:szCs w:val="20"/>
        </w:rPr>
        <w:t>This hangs together pretty well, actually, although I do think some further tightening and distillation would help</w:t>
      </w:r>
    </w:p>
  </w:comment>
  <w:comment w:id="91" w:author="Marshall, Andrew" w:date="2025-06-09T12:53:00Z" w:initials="AM">
    <w:p w14:paraId="20994ADD" w14:textId="77777777" w:rsidR="00D725AE" w:rsidRDefault="00D725AE" w:rsidP="00D725AE">
      <w:r>
        <w:rPr>
          <w:rStyle w:val="CommentReference"/>
        </w:rPr>
        <w:annotationRef/>
      </w:r>
      <w:r>
        <w:rPr>
          <w:color w:val="000000"/>
          <w:sz w:val="20"/>
          <w:szCs w:val="20"/>
        </w:rPr>
        <w:t>This sounds like a great title!</w:t>
      </w:r>
    </w:p>
  </w:comment>
  <w:comment w:id="92" w:author="Marshall, Andrew" w:date="2025-06-09T12:55:00Z" w:initials="AM">
    <w:p w14:paraId="09D67948" w14:textId="77777777" w:rsidR="00D725AE" w:rsidRDefault="00D725AE" w:rsidP="00D725AE">
      <w:r>
        <w:rPr>
          <w:rStyle w:val="CommentReference"/>
        </w:rPr>
        <w:annotationRef/>
      </w:r>
      <w:r>
        <w:rPr>
          <w:color w:val="000000"/>
          <w:sz w:val="20"/>
          <w:szCs w:val="20"/>
        </w:rPr>
        <w:t>This is a nice turn of phrase - included in title?</w:t>
      </w:r>
    </w:p>
  </w:comment>
  <w:comment w:id="93" w:author="Lucore, Jordan" w:date="2025-06-05T07:41:00Z" w:initials="JL">
    <w:p w14:paraId="574CFA45" w14:textId="154BD4D0" w:rsidR="008F79F9" w:rsidRDefault="008F79F9" w:rsidP="008F79F9">
      <w:r>
        <w:rPr>
          <w:rStyle w:val="CommentReference"/>
        </w:rPr>
        <w:annotationRef/>
      </w:r>
      <w:r>
        <w:rPr>
          <w:color w:val="000000"/>
          <w:sz w:val="20"/>
          <w:szCs w:val="20"/>
        </w:rPr>
        <w:t>Andy I haven’t edited the methods at all, I need to add all of the pathway methods and still make your edits from the previous draft you read. I’ve pasted the old methods here with your comments just in case you need to look at them</w:t>
      </w:r>
    </w:p>
  </w:comment>
  <w:comment w:id="94" w:author="Lucore, Jordan" w:date="2025-06-05T08:07:00Z" w:initials="JL">
    <w:p w14:paraId="20F7FB43" w14:textId="77777777" w:rsidR="00D70FAD" w:rsidRDefault="00D70FAD" w:rsidP="00D70FAD">
      <w:r>
        <w:rPr>
          <w:rStyle w:val="CommentReference"/>
        </w:rPr>
        <w:annotationRef/>
      </w:r>
      <w:r>
        <w:rPr>
          <w:color w:val="000000"/>
          <w:sz w:val="20"/>
          <w:szCs w:val="20"/>
        </w:rPr>
        <w:t xml:space="preserve">I also need to make the supplementary figure with the flow chart for the analysis </w:t>
      </w:r>
    </w:p>
  </w:comment>
  <w:comment w:id="95" w:author="Marshall, Andrew" w:date="2025-04-22T16:06:00Z" w:initials="AM">
    <w:p w14:paraId="13C96C9B" w14:textId="2281A87F" w:rsidR="00A57FBF" w:rsidRDefault="00A57FBF" w:rsidP="00A57FBF">
      <w:r>
        <w:rPr>
          <w:rStyle w:val="CommentReference"/>
        </w:rPr>
        <w:annotationRef/>
      </w:r>
      <w:r>
        <w:rPr>
          <w:color w:val="000000"/>
          <w:sz w:val="20"/>
          <w:szCs w:val="20"/>
        </w:rPr>
        <w:t>This is almost exclusively in passive voice. I’d stick to active as much as possible, unless specifically directed by a journal’s style to do otherwise</w:t>
      </w:r>
    </w:p>
  </w:comment>
  <w:comment w:id="96" w:author="Lucore, Jordan" w:date="2025-06-05T07:26:00Z" w:initials="JL">
    <w:p w14:paraId="6EA799B9" w14:textId="77777777" w:rsidR="00BF7B11" w:rsidRDefault="00BF7B11" w:rsidP="00BF7B11">
      <w:r>
        <w:rPr>
          <w:rStyle w:val="CommentReference"/>
        </w:rPr>
        <w:annotationRef/>
      </w:r>
      <w:r>
        <w:rPr>
          <w:color w:val="000000"/>
          <w:sz w:val="20"/>
          <w:szCs w:val="20"/>
        </w:rPr>
        <w:t>will add shotgun methods to this section</w:t>
      </w:r>
    </w:p>
  </w:comment>
  <w:comment w:id="97" w:author="Marshall, Andrew" w:date="2025-04-22T16:10:00Z" w:initials="AM">
    <w:p w14:paraId="5FF639CC" w14:textId="208DF067" w:rsidR="00A57FBF" w:rsidRDefault="00A57FBF" w:rsidP="00A57FBF">
      <w:r>
        <w:rPr>
          <w:rStyle w:val="CommentReference"/>
        </w:rPr>
        <w:annotationRef/>
      </w:r>
      <w:r>
        <w:rPr>
          <w:color w:val="000000"/>
          <w:sz w:val="20"/>
          <w:szCs w:val="20"/>
        </w:rPr>
        <w:t>This is the second singular “data”, I prefer plural, but if you have a strong preference for singular I’ll go along– begrudgingly :)</w:t>
      </w:r>
    </w:p>
  </w:comment>
  <w:comment w:id="98" w:author="Marshall, Andrew" w:date="2025-04-22T16:20:00Z" w:initials="AM">
    <w:p w14:paraId="44BD0FA7" w14:textId="77777777" w:rsidR="00A57FBF" w:rsidRDefault="00A57FBF" w:rsidP="00A57FBF">
      <w:r>
        <w:rPr>
          <w:rStyle w:val="CommentReference"/>
        </w:rPr>
        <w:annotationRef/>
      </w:r>
      <w:r>
        <w:rPr>
          <w:color w:val="000000"/>
          <w:sz w:val="20"/>
          <w:szCs w:val="20"/>
        </w:rPr>
        <w:t>This seems like a sleight of hand. Are they actually less sensitive, or are the logged numbers just smaller so they look less? I am probably wrong about this, but this kind of thing often raises red flags for me</w:t>
      </w:r>
    </w:p>
  </w:comment>
  <w:comment w:id="99" w:author="Lucore, Jordan" w:date="2025-04-23T10:39:00Z" w:initials="JL">
    <w:p w14:paraId="240E43ED" w14:textId="77777777" w:rsidR="00BF7B11" w:rsidRDefault="00A57FBF" w:rsidP="00BF7B11">
      <w:r>
        <w:rPr>
          <w:rStyle w:val="CommentReference"/>
        </w:rPr>
        <w:annotationRef/>
      </w:r>
      <w:r w:rsidR="00BF7B11">
        <w:rPr>
          <w:sz w:val="20"/>
          <w:szCs w:val="20"/>
        </w:rPr>
        <w:t>working on this edit</w:t>
      </w:r>
    </w:p>
  </w:comment>
  <w:comment w:id="100" w:author="Marshall, Andrew" w:date="2025-04-22T16:24:00Z" w:initials="AM">
    <w:p w14:paraId="79D742F6" w14:textId="77777777" w:rsidR="00A57FBF" w:rsidRDefault="00A57FBF" w:rsidP="00A57FBF">
      <w:r>
        <w:rPr>
          <w:rStyle w:val="CommentReference"/>
        </w:rPr>
        <w:annotationRef/>
      </w:r>
      <w:r>
        <w:rPr>
          <w:color w:val="000000"/>
          <w:sz w:val="20"/>
          <w:szCs w:val="20"/>
        </w:rPr>
        <w:t>A strong statement! I’m not sure I would put it quite like this</w:t>
      </w:r>
    </w:p>
  </w:comment>
  <w:comment w:id="101" w:author="Lucore, Jordan" w:date="2025-05-16T12:49:00Z" w:initials="JL">
    <w:p w14:paraId="35385FE4" w14:textId="77777777" w:rsidR="00A57FBF" w:rsidRDefault="00A57FBF" w:rsidP="00A57FBF">
      <w:r>
        <w:rPr>
          <w:rStyle w:val="CommentReference"/>
        </w:rPr>
        <w:annotationRef/>
      </w:r>
      <w:r>
        <w:rPr>
          <w:color w:val="000000"/>
          <w:sz w:val="20"/>
          <w:szCs w:val="20"/>
        </w:rPr>
        <w:t xml:space="preserve">the wording is too critical, less confrontational wording </w:t>
      </w:r>
    </w:p>
  </w:comment>
  <w:comment w:id="102" w:author="Lucore, Jordan" w:date="2025-05-16T12:50:00Z" w:initials="JL">
    <w:p w14:paraId="4EC38FAF" w14:textId="77777777" w:rsidR="00A57FBF" w:rsidRDefault="00A57FBF" w:rsidP="00A57FBF">
      <w:r>
        <w:rPr>
          <w:rStyle w:val="CommentReference"/>
        </w:rPr>
        <w:annotationRef/>
      </w:r>
      <w:r>
        <w:rPr>
          <w:color w:val="000000"/>
          <w:sz w:val="20"/>
          <w:szCs w:val="20"/>
        </w:rPr>
        <w:t xml:space="preserve">don’t need to make strong claims about that </w:t>
      </w:r>
    </w:p>
  </w:comment>
  <w:comment w:id="103" w:author="Lucore, Jordan" w:date="2025-06-05T07:27:00Z" w:initials="JL">
    <w:p w14:paraId="73636967" w14:textId="77777777" w:rsidR="00BF7B11" w:rsidRDefault="00BF7B11" w:rsidP="00BF7B11">
      <w:r>
        <w:rPr>
          <w:rStyle w:val="CommentReference"/>
        </w:rPr>
        <w:annotationRef/>
      </w:r>
      <w:r>
        <w:rPr>
          <w:color w:val="000000"/>
          <w:sz w:val="20"/>
          <w:szCs w:val="20"/>
        </w:rPr>
        <w:t>working on this edit</w:t>
      </w:r>
    </w:p>
  </w:comment>
  <w:comment w:id="104" w:author="Marshall, Andrew" w:date="2025-04-22T16:25:00Z" w:initials="AM">
    <w:p w14:paraId="3F6C0EF5" w14:textId="6E16710B" w:rsidR="00A57FBF" w:rsidRDefault="00A57FBF" w:rsidP="00A57FBF">
      <w:r>
        <w:rPr>
          <w:rStyle w:val="CommentReference"/>
        </w:rPr>
        <w:annotationRef/>
      </w:r>
      <w:r>
        <w:rPr>
          <w:color w:val="000000"/>
          <w:sz w:val="20"/>
          <w:szCs w:val="20"/>
        </w:rPr>
        <w:t>reword</w:t>
      </w:r>
    </w:p>
  </w:comment>
  <w:comment w:id="105" w:author="Lucore, Jordan" w:date="2025-04-23T10:42:00Z" w:initials="JL">
    <w:p w14:paraId="2F869370" w14:textId="77777777" w:rsidR="00A57FBF" w:rsidRDefault="00A57FBF" w:rsidP="00A57FBF">
      <w:r>
        <w:rPr>
          <w:rStyle w:val="CommentReference"/>
        </w:rPr>
        <w:annotationRef/>
      </w:r>
      <w:r>
        <w:rPr>
          <w:color w:val="000000"/>
          <w:sz w:val="20"/>
          <w:szCs w:val="20"/>
        </w:rPr>
        <w:t>whats wrong with this wording</w:t>
      </w:r>
    </w:p>
  </w:comment>
  <w:comment w:id="106" w:author="Lucore, Jordan" w:date="2025-05-16T12:54:00Z" w:initials="JL">
    <w:p w14:paraId="58D2FFA3" w14:textId="77777777" w:rsidR="00A57FBF" w:rsidRDefault="00A57FBF" w:rsidP="00A57FBF">
      <w:r>
        <w:rPr>
          <w:rStyle w:val="CommentReference"/>
        </w:rPr>
        <w:annotationRef/>
      </w:r>
      <w:r>
        <w:rPr>
          <w:color w:val="000000"/>
          <w:sz w:val="20"/>
          <w:szCs w:val="20"/>
        </w:rPr>
        <w:t>grammatical</w:t>
      </w:r>
    </w:p>
  </w:comment>
  <w:comment w:id="107" w:author="Marshall, Andrew" w:date="2025-04-22T16:28:00Z" w:initials="AM">
    <w:p w14:paraId="6CA98878" w14:textId="77777777" w:rsidR="00A57FBF" w:rsidRDefault="00A57FBF" w:rsidP="00A57FBF">
      <w:r>
        <w:rPr>
          <w:rStyle w:val="CommentReference"/>
        </w:rPr>
        <w:annotationRef/>
      </w:r>
      <w:r>
        <w:rPr>
          <w:color w:val="000000"/>
          <w:sz w:val="20"/>
          <w:szCs w:val="20"/>
        </w:rPr>
        <w:t>As you did above, state how this modeled (e.g., random intercept, random slope)</w:t>
      </w:r>
    </w:p>
  </w:comment>
  <w:comment w:id="108" w:author="Marshall, Andrew" w:date="2025-04-22T16:29:00Z" w:initials="AM">
    <w:p w14:paraId="3EE55A35" w14:textId="77777777" w:rsidR="00A57FBF" w:rsidRDefault="00A57FBF" w:rsidP="00A57FBF">
      <w:r>
        <w:rPr>
          <w:rStyle w:val="CommentReference"/>
        </w:rPr>
        <w:annotationRef/>
      </w:r>
      <w:r>
        <w:rPr>
          <w:color w:val="000000"/>
          <w:sz w:val="20"/>
          <w:szCs w:val="20"/>
        </w:rPr>
        <w:t>“taxon” for singular, “taxa” for plural. (cf genus / genera)</w:t>
      </w:r>
    </w:p>
  </w:comment>
  <w:comment w:id="110" w:author="Marshall, Andrew" w:date="2025-06-09T12:00:00Z" w:initials="AM">
    <w:p w14:paraId="096F48A0" w14:textId="77777777" w:rsidR="00F15056" w:rsidRDefault="00F15056" w:rsidP="00F15056">
      <w:r>
        <w:rPr>
          <w:rStyle w:val="CommentReference"/>
        </w:rPr>
        <w:annotationRef/>
      </w:r>
      <w:r>
        <w:rPr>
          <w:color w:val="000000"/>
          <w:sz w:val="20"/>
          <w:szCs w:val="20"/>
        </w:rPr>
        <w:t>Looks great!</w:t>
      </w:r>
    </w:p>
  </w:comment>
  <w:comment w:id="109" w:author="Lucore, Jordan" w:date="2025-06-05T08:20:00Z" w:initials="JL">
    <w:p w14:paraId="4BDB5289" w14:textId="57138D01" w:rsidR="00A26137" w:rsidRDefault="00A26137" w:rsidP="00A26137">
      <w:r>
        <w:rPr>
          <w:rStyle w:val="CommentReference"/>
        </w:rPr>
        <w:annotationRef/>
      </w:r>
      <w:r>
        <w:rPr>
          <w:color w:val="000000"/>
          <w:sz w:val="20"/>
          <w:szCs w:val="20"/>
        </w:rPr>
        <w:t>Figures are pretty finalized except for some squished text in Fig 5 so if you have time to leave edits on the figures that would be great</w:t>
      </w:r>
    </w:p>
  </w:comment>
  <w:comment w:id="111" w:author="Marshall, Andrew" w:date="2025-06-09T12:06:00Z" w:initials="AM">
    <w:p w14:paraId="57C470C1" w14:textId="77777777" w:rsidR="00F15056" w:rsidRDefault="00F15056" w:rsidP="00F15056">
      <w:r>
        <w:rPr>
          <w:rStyle w:val="CommentReference"/>
        </w:rPr>
        <w:annotationRef/>
      </w:r>
      <w:r>
        <w:rPr>
          <w:color w:val="000000"/>
          <w:sz w:val="20"/>
          <w:szCs w:val="20"/>
        </w:rPr>
        <w:t>This is also excellent. Well done!</w:t>
      </w:r>
    </w:p>
  </w:comment>
  <w:comment w:id="112" w:author="Marshall, Andrew" w:date="2025-06-09T12:07:00Z" w:initials="AM">
    <w:p w14:paraId="04B83E78" w14:textId="77777777" w:rsidR="00F15056" w:rsidRDefault="00F15056" w:rsidP="00F15056">
      <w:r>
        <w:rPr>
          <w:rStyle w:val="CommentReference"/>
        </w:rPr>
        <w:annotationRef/>
      </w:r>
      <w:r>
        <w:rPr>
          <w:color w:val="000000"/>
          <w:sz w:val="20"/>
          <w:szCs w:val="20"/>
        </w:rPr>
        <w:t>I wonder if it might sense to have the text above the bar in the legend say “Temperature sensitivity (model weight)”</w:t>
      </w:r>
    </w:p>
  </w:comment>
  <w:comment w:id="114" w:author="Marshall, Andrew" w:date="2025-06-09T12:12:00Z" w:initials="AM">
    <w:p w14:paraId="59FFFC6D" w14:textId="77777777" w:rsidR="00FE1C44" w:rsidRDefault="00FE1C44" w:rsidP="00FE1C44">
      <w:r>
        <w:rPr>
          <w:rStyle w:val="CommentReference"/>
        </w:rPr>
        <w:annotationRef/>
      </w:r>
      <w:r>
        <w:rPr>
          <w:color w:val="000000"/>
          <w:sz w:val="20"/>
          <w:szCs w:val="20"/>
        </w:rPr>
        <w:t xml:space="preserve">I really like this figure, but I think it is too small to read in places and likely will be flagged by journal figure formatting guidelines. How about making it is portrait, rather than landscape mode, so 2 cols by 3 rows, so the text could be larger? </w:t>
      </w:r>
    </w:p>
  </w:comment>
  <w:comment w:id="115" w:author="Marshall, Andrew" w:date="2025-06-09T12:17:00Z" w:initials="AM">
    <w:p w14:paraId="3CC72356" w14:textId="77777777" w:rsidR="00CB1C5C" w:rsidRDefault="00CB1C5C" w:rsidP="00CB1C5C">
      <w:r>
        <w:rPr>
          <w:rStyle w:val="CommentReference"/>
        </w:rPr>
        <w:annotationRef/>
      </w:r>
      <w:r>
        <w:rPr>
          <w:color w:val="000000"/>
          <w:sz w:val="20"/>
          <w:szCs w:val="20"/>
        </w:rPr>
        <w:t>Good description</w:t>
      </w:r>
    </w:p>
  </w:comment>
  <w:comment w:id="116" w:author="Marshall, Andrew" w:date="2025-06-09T12:19:00Z" w:initials="AM">
    <w:p w14:paraId="3ED434E0" w14:textId="77777777" w:rsidR="001A4445" w:rsidRDefault="001A4445" w:rsidP="001A4445">
      <w:r>
        <w:rPr>
          <w:rStyle w:val="CommentReference"/>
        </w:rPr>
        <w:annotationRef/>
      </w:r>
      <w:r>
        <w:rPr>
          <w:color w:val="000000"/>
          <w:sz w:val="20"/>
          <w:szCs w:val="20"/>
        </w:rPr>
        <w:t>NIce</w:t>
      </w:r>
    </w:p>
  </w:comment>
  <w:comment w:id="118" w:author="Lucore, Jordan" w:date="2025-06-02T08:32:00Z" w:initials="JL">
    <w:p w14:paraId="07B52CE1" w14:textId="5D4ECA98" w:rsidR="00F03201" w:rsidRDefault="00F03201" w:rsidP="00F03201">
      <w:r>
        <w:rPr>
          <w:rStyle w:val="CommentReference"/>
        </w:rPr>
        <w:annotationRef/>
      </w:r>
      <w:r>
        <w:rPr>
          <w:color w:val="000000"/>
          <w:sz w:val="20"/>
          <w:szCs w:val="20"/>
        </w:rPr>
        <w:t xml:space="preserve">I decided to add the patheway names to this figure but I know it looks… awful. Some of the names are also crowding and I haven’t figured out how to fix that yet. I have a supplemental table with the modeling information for each pathway which may be sufficient but adding the paths to the figure would be ultra-transparent about the results. What do you think? </w:t>
      </w:r>
    </w:p>
  </w:comment>
  <w:comment w:id="119" w:author="Marshall, Andrew" w:date="2025-06-09T12:31:00Z" w:initials="AM">
    <w:p w14:paraId="3FD1E931" w14:textId="77777777" w:rsidR="00E5138B" w:rsidRDefault="00B45448" w:rsidP="00E5138B">
      <w:r>
        <w:rPr>
          <w:rStyle w:val="CommentReference"/>
        </w:rPr>
        <w:annotationRef/>
      </w:r>
      <w:r w:rsidR="00E5138B">
        <w:rPr>
          <w:sz w:val="20"/>
          <w:szCs w:val="20"/>
        </w:rPr>
        <w:t>Yeah, they are pretty clunky. How about including only ones you want to explicitly reference in the paper, and comprehensively list them in the SOM? (the do same with fig 4, too, I would think?)</w:t>
      </w:r>
    </w:p>
  </w:comment>
  <w:comment w:id="121" w:author="Marshall, Andrew" w:date="2025-06-09T12:25:00Z" w:initials="AM">
    <w:p w14:paraId="406B4041" w14:textId="52572EB2" w:rsidR="00526149" w:rsidRDefault="00526149" w:rsidP="00526149">
      <w:r>
        <w:rPr>
          <w:rStyle w:val="CommentReference"/>
        </w:rPr>
        <w:annotationRef/>
      </w:r>
      <w:r>
        <w:rPr>
          <w:color w:val="000000"/>
          <w:sz w:val="20"/>
          <w:szCs w:val="20"/>
        </w:rPr>
        <w:t>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FCD2E" w15:done="0"/>
  <w15:commentEx w15:paraId="4C845FD0" w15:paraIdParent="242FCD2E" w15:done="0"/>
  <w15:commentEx w15:paraId="48061F52" w15:paraIdParent="242FCD2E" w15:done="0"/>
  <w15:commentEx w15:paraId="5001AF0C" w15:paraIdParent="242FCD2E" w15:done="0"/>
  <w15:commentEx w15:paraId="25405E5B" w15:paraIdParent="242FCD2E" w15:done="0"/>
  <w15:commentEx w15:paraId="5B30FC5F" w15:done="0"/>
  <w15:commentEx w15:paraId="7039D10F" w15:paraIdParent="5B30FC5F" w15:done="0"/>
  <w15:commentEx w15:paraId="5B275A8D" w15:done="0"/>
  <w15:commentEx w15:paraId="405FC7F5" w15:done="0"/>
  <w15:commentEx w15:paraId="48FC4E76" w15:paraIdParent="405FC7F5" w15:done="0"/>
  <w15:commentEx w15:paraId="21722997" w15:done="0"/>
  <w15:commentEx w15:paraId="75AA3D1F" w15:paraIdParent="21722997" w15:done="0"/>
  <w15:commentEx w15:paraId="2FF6560E" w15:paraIdParent="21722997" w15:done="0"/>
  <w15:commentEx w15:paraId="344659E0" w15:done="0"/>
  <w15:commentEx w15:paraId="64FA0464" w15:done="0"/>
  <w15:commentEx w15:paraId="7B8A58D3" w15:paraIdParent="64FA0464" w15:done="0"/>
  <w15:commentEx w15:paraId="5F480A40" w15:done="0"/>
  <w15:commentEx w15:paraId="2EA056A3" w15:paraIdParent="5F480A40" w15:done="0"/>
  <w15:commentEx w15:paraId="3FE5C9E9" w15:done="0"/>
  <w15:commentEx w15:paraId="30A127F9" w15:done="0"/>
  <w15:commentEx w15:paraId="6B083F03" w15:paraIdParent="30A127F9" w15:done="0"/>
  <w15:commentEx w15:paraId="00424968" w15:done="0"/>
  <w15:commentEx w15:paraId="56EFC2FF" w15:done="0"/>
  <w15:commentEx w15:paraId="77ABEF85" w15:done="0"/>
  <w15:commentEx w15:paraId="18F1009E" w15:done="0"/>
  <w15:commentEx w15:paraId="7802AFAD" w15:done="0"/>
  <w15:commentEx w15:paraId="4AEB2329" w15:done="0"/>
  <w15:commentEx w15:paraId="27112A4C" w15:done="0"/>
  <w15:commentEx w15:paraId="0F05A6B9" w15:done="0"/>
  <w15:commentEx w15:paraId="6B1FBA9F" w15:done="0"/>
  <w15:commentEx w15:paraId="6EFD52A2" w15:paraIdParent="6B1FBA9F" w15:done="0"/>
  <w15:commentEx w15:paraId="0FB12D25" w15:paraIdParent="6B1FBA9F" w15:done="0"/>
  <w15:commentEx w15:paraId="64ED9491" w15:done="0"/>
  <w15:commentEx w15:paraId="4B3F0FDE" w15:done="0"/>
  <w15:commentEx w15:paraId="5CA8FD74" w15:done="0"/>
  <w15:commentEx w15:paraId="61F33E67" w15:done="0"/>
  <w15:commentEx w15:paraId="3F716C9E" w15:done="0"/>
  <w15:commentEx w15:paraId="52B4B6AC" w15:done="0"/>
  <w15:commentEx w15:paraId="26A70EB3" w15:done="0"/>
  <w15:commentEx w15:paraId="33F49DEA" w15:paraIdParent="26A70EB3" w15:done="0"/>
  <w15:commentEx w15:paraId="1D3F262C" w15:done="0"/>
  <w15:commentEx w15:paraId="340611CC" w15:paraIdParent="1D3F262C" w15:done="0"/>
  <w15:commentEx w15:paraId="223041C5" w15:done="0"/>
  <w15:commentEx w15:paraId="0247D90B" w15:paraIdParent="223041C5" w15:done="0"/>
  <w15:commentEx w15:paraId="0A0D6DCD" w15:done="0"/>
  <w15:commentEx w15:paraId="3F67EFFE" w15:done="0"/>
  <w15:commentEx w15:paraId="50287827" w15:done="0"/>
  <w15:commentEx w15:paraId="2F557EC7" w15:paraIdParent="50287827" w15:done="0"/>
  <w15:commentEx w15:paraId="2498160F" w15:done="0"/>
  <w15:commentEx w15:paraId="5C877C9A" w15:done="0"/>
  <w15:commentEx w15:paraId="7CE3AE2A" w15:paraIdParent="5C877C9A" w15:done="0"/>
  <w15:commentEx w15:paraId="761D57E8" w15:done="0"/>
  <w15:commentEx w15:paraId="19632953" w15:done="0"/>
  <w15:commentEx w15:paraId="16357D30" w15:paraIdParent="19632953" w15:done="0"/>
  <w15:commentEx w15:paraId="4717D7EA" w15:done="0"/>
  <w15:commentEx w15:paraId="29CC7AAB" w15:paraIdParent="4717D7EA" w15:done="0"/>
  <w15:commentEx w15:paraId="61EE0BD4" w15:paraIdParent="4717D7EA" w15:done="0"/>
  <w15:commentEx w15:paraId="310C832C" w15:paraIdParent="4717D7EA" w15:done="0"/>
  <w15:commentEx w15:paraId="01E01C59" w15:done="0"/>
  <w15:commentEx w15:paraId="5862E2FF" w15:done="0"/>
  <w15:commentEx w15:paraId="6B452777" w15:done="0"/>
  <w15:commentEx w15:paraId="7690B7A6" w15:done="0"/>
  <w15:commentEx w15:paraId="0B7E7B8D" w15:paraIdParent="7690B7A6" w15:done="0"/>
  <w15:commentEx w15:paraId="718F715F" w15:done="0"/>
  <w15:commentEx w15:paraId="20994ADD" w15:done="0"/>
  <w15:commentEx w15:paraId="09D67948" w15:done="0"/>
  <w15:commentEx w15:paraId="574CFA45" w15:done="0"/>
  <w15:commentEx w15:paraId="20F7FB43" w15:paraIdParent="574CFA45" w15:done="0"/>
  <w15:commentEx w15:paraId="13C96C9B" w15:done="0"/>
  <w15:commentEx w15:paraId="6EA799B9" w15:done="0"/>
  <w15:commentEx w15:paraId="5FF639CC" w15:done="0"/>
  <w15:commentEx w15:paraId="44BD0FA7" w15:done="0"/>
  <w15:commentEx w15:paraId="240E43ED" w15:paraIdParent="44BD0FA7" w15:done="0"/>
  <w15:commentEx w15:paraId="79D742F6" w15:done="0"/>
  <w15:commentEx w15:paraId="35385FE4" w15:paraIdParent="79D742F6" w15:done="0"/>
  <w15:commentEx w15:paraId="4EC38FAF" w15:paraIdParent="35385FE4" w15:done="0"/>
  <w15:commentEx w15:paraId="73636967" w15:paraIdParent="79D742F6" w15:done="0"/>
  <w15:commentEx w15:paraId="3F6C0EF5" w15:done="0"/>
  <w15:commentEx w15:paraId="2F869370" w15:paraIdParent="3F6C0EF5" w15:done="0"/>
  <w15:commentEx w15:paraId="58D2FFA3" w15:paraIdParent="3F6C0EF5" w15:done="0"/>
  <w15:commentEx w15:paraId="6CA98878" w15:done="0"/>
  <w15:commentEx w15:paraId="3EE55A35" w15:done="0"/>
  <w15:commentEx w15:paraId="096F48A0" w15:done="0"/>
  <w15:commentEx w15:paraId="4BDB5289" w15:done="0"/>
  <w15:commentEx w15:paraId="57C470C1" w15:done="0"/>
  <w15:commentEx w15:paraId="04B83E78" w15:paraIdParent="57C470C1" w15:done="0"/>
  <w15:commentEx w15:paraId="59FFFC6D" w15:done="0"/>
  <w15:commentEx w15:paraId="3CC72356" w15:done="0"/>
  <w15:commentEx w15:paraId="3ED434E0" w15:done="0"/>
  <w15:commentEx w15:paraId="07B52CE1" w15:done="0"/>
  <w15:commentEx w15:paraId="3FD1E931" w15:paraIdParent="07B52CE1" w15:done="0"/>
  <w15:commentEx w15:paraId="406B40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8400AE" w16cex:dateUtc="2025-05-31T13:32:00Z"/>
  <w16cex:commentExtensible w16cex:durableId="6690AF65" w16cex:dateUtc="2025-06-01T19:51:00Z"/>
  <w16cex:commentExtensible w16cex:durableId="039A5DCD" w16cex:dateUtc="2025-06-05T15:28:00Z"/>
  <w16cex:commentExtensible w16cex:durableId="207C8965" w16cex:dateUtc="2025-06-09T15:40:00Z"/>
  <w16cex:commentExtensible w16cex:durableId="61741137" w16cex:dateUtc="2025-06-09T16:54:00Z"/>
  <w16cex:commentExtensible w16cex:durableId="3715FEB9" w16cex:dateUtc="2025-06-01T19:53:00Z"/>
  <w16cex:commentExtensible w16cex:durableId="46CC698F" w16cex:dateUtc="2025-06-09T15:42:00Z"/>
  <w16cex:commentExtensible w16cex:durableId="443931EB" w16cex:dateUtc="2025-06-01T23:52:00Z"/>
  <w16cex:commentExtensible w16cex:durableId="4C66CE22" w16cex:dateUtc="2025-05-31T13:30:00Z"/>
  <w16cex:commentExtensible w16cex:durableId="07962B68" w16cex:dateUtc="2025-06-02T11:56:00Z"/>
  <w16cex:commentExtensible w16cex:durableId="72ED143C" w16cex:dateUtc="2025-06-09T15:03:00Z"/>
  <w16cex:commentExtensible w16cex:durableId="2AEB22F9" w16cex:dateUtc="2025-06-09T15:03:00Z"/>
  <w16cex:commentExtensible w16cex:durableId="5D41F02B" w16cex:dateUtc="2025-06-09T15:04:00Z"/>
  <w16cex:commentExtensible w16cex:durableId="016C31CC" w16cex:dateUtc="2025-06-09T15:06:00Z"/>
  <w16cex:commentExtensible w16cex:durableId="587A1FB5" w16cex:dateUtc="2025-06-09T15:19:00Z"/>
  <w16cex:commentExtensible w16cex:durableId="7D1BEAAE" w16cex:dateUtc="2025-06-09T15:22:00Z"/>
  <w16cex:commentExtensible w16cex:durableId="6CC5B4F1" w16cex:dateUtc="2025-06-01T16:13:00Z"/>
  <w16cex:commentExtensible w16cex:durableId="56275C87" w16cex:dateUtc="2025-06-09T15:26:00Z"/>
  <w16cex:commentExtensible w16cex:durableId="5ED69364" w16cex:dateUtc="2025-06-09T15:29:00Z"/>
  <w16cex:commentExtensible w16cex:durableId="16331755" w16cex:dateUtc="2025-06-01T16:15:00Z"/>
  <w16cex:commentExtensible w16cex:durableId="218ED28F" w16cex:dateUtc="2025-06-09T15:30:00Z"/>
  <w16cex:commentExtensible w16cex:durableId="39182A30" w16cex:dateUtc="2025-06-05T15:42:00Z"/>
  <w16cex:commentExtensible w16cex:durableId="7A841E81" w16cex:dateUtc="2025-06-09T15:32:00Z"/>
  <w16cex:commentExtensible w16cex:durableId="42C1E825" w16cex:dateUtc="2025-06-09T15:34:00Z"/>
  <w16cex:commentExtensible w16cex:durableId="33B5CE6B" w16cex:dateUtc="2025-06-09T15:35:00Z"/>
  <w16cex:commentExtensible w16cex:durableId="282A0D78" w16cex:dateUtc="2025-06-09T15:43:00Z"/>
  <w16cex:commentExtensible w16cex:durableId="1E4DD6E1" w16cex:dateUtc="2025-06-09T15:47:00Z"/>
  <w16cex:commentExtensible w16cex:durableId="14B0BA8E" w16cex:dateUtc="2025-06-01T22:51:00Z">
    <w16cex:extLst>
      <w16:ext w16:uri="{CE6994B0-6A32-4C9F-8C6B-6E91EDA988CE}">
        <cr:reactions xmlns:cr="http://schemas.microsoft.com/office/comments/2020/reactions">
          <cr:reaction reactionType="1">
            <cr:reactionInfo dateUtc="2025-06-09T15:47:18Z">
              <cr:user userId="S::ajmarsha@umich.edu::e1495f42-9426-4e39-b223-e98e8f773398" userProvider="AD" userName="Marshall, Andrew"/>
            </cr:reactionInfo>
          </cr:reaction>
        </cr:reactions>
      </w16:ext>
    </w16cex:extLst>
  </w16cex:commentExtensible>
  <w16cex:commentExtensible w16cex:durableId="4C5B210C" w16cex:dateUtc="2025-06-05T17:52:00Z"/>
  <w16cex:commentExtensible w16cex:durableId="0FD8360E" w16cex:dateUtc="2025-06-01T18:22:00Z"/>
  <w16cex:commentExtensible w16cex:durableId="76FCF909" w16cex:dateUtc="2025-06-01T20:39:00Z"/>
  <w16cex:commentExtensible w16cex:durableId="6EC6EC5D" w16cex:dateUtc="2025-06-05T17:53:00Z"/>
  <w16cex:commentExtensible w16cex:durableId="787658E8" w16cex:dateUtc="2025-06-09T15:54:00Z"/>
  <w16cex:commentExtensible w16cex:durableId="155A2F09" w16cex:dateUtc="2025-06-09T15:51:00Z"/>
  <w16cex:commentExtensible w16cex:durableId="75E336BB" w16cex:dateUtc="2025-06-09T15:57:00Z"/>
  <w16cex:commentExtensible w16cex:durableId="370922C1" w16cex:dateUtc="2025-06-09T15:59:00Z"/>
  <w16cex:commentExtensible w16cex:durableId="03A6C89D" w16cex:dateUtc="2025-06-09T16:02:00Z"/>
  <w16cex:commentExtensible w16cex:durableId="615BCD52" w16cex:dateUtc="2025-06-01T20:18:00Z"/>
  <w16cex:commentExtensible w16cex:durableId="34E0E23D" w16cex:dateUtc="2025-06-01T20:29:00Z"/>
  <w16cex:commentExtensible w16cex:durableId="3D48560C" w16cex:dateUtc="2025-06-09T16:04:00Z"/>
  <w16cex:commentExtensible w16cex:durableId="54A1ABE5" w16cex:dateUtc="2025-06-01T20:52:00Z"/>
  <w16cex:commentExtensible w16cex:durableId="31E11C04" w16cex:dateUtc="2025-06-09T16:08:00Z"/>
  <w16cex:commentExtensible w16cex:durableId="518A5CF7" w16cex:dateUtc="2025-06-01T20:50:00Z"/>
  <w16cex:commentExtensible w16cex:durableId="72D16EAE" w16cex:dateUtc="2025-06-09T16:09:00Z"/>
  <w16cex:commentExtensible w16cex:durableId="79D837AD" w16cex:dateUtc="2025-06-01T20:53:00Z"/>
  <w16cex:commentExtensible w16cex:durableId="5FBF1C20" w16cex:dateUtc="2025-06-09T16:13:00Z"/>
  <w16cex:commentExtensible w16cex:durableId="4E4F2F3C" w16cex:dateUtc="2025-06-01T21:40:00Z"/>
  <w16cex:commentExtensible w16cex:durableId="3E613F39" w16cex:dateUtc="2025-06-09T16:13:00Z"/>
  <w16cex:commentExtensible w16cex:durableId="6C8C5249" w16cex:dateUtc="2025-06-09T16:14:00Z"/>
  <w16cex:commentExtensible w16cex:durableId="345A819D" w16cex:dateUtc="2025-06-01T21:42:00Z"/>
  <w16cex:commentExtensible w16cex:durableId="293C5873" w16cex:dateUtc="2025-06-09T16:16:00Z"/>
  <w16cex:commentExtensible w16cex:durableId="6FE31FCE" w16cex:dateUtc="2025-06-09T16:23:00Z"/>
  <w16cex:commentExtensible w16cex:durableId="677A128C" w16cex:dateUtc="2025-06-01T21:44:00Z"/>
  <w16cex:commentExtensible w16cex:durableId="4E2F9A24" w16cex:dateUtc="2025-06-09T16:28:00Z"/>
  <w16cex:commentExtensible w16cex:durableId="225FACA3" w16cex:dateUtc="2025-06-01T22:06:00Z"/>
  <w16cex:commentExtensible w16cex:durableId="232486EA" w16cex:dateUtc="2025-06-03T23:47:00Z">
    <w16cex:extLst>
      <w16:ext w16:uri="{CE6994B0-6A32-4C9F-8C6B-6E91EDA988CE}">
        <cr:reactions xmlns:cr="http://schemas.microsoft.com/office/comments/2020/reactions">
          <cr:reaction reactionType="1">
            <cr:reactionInfo dateUtc="2025-06-09T16:32:15Z">
              <cr:user userId="S::ajmarsha@umich.edu::e1495f42-9426-4e39-b223-e98e8f773398" userProvider="AD" userName="Marshall, Andrew"/>
            </cr:reactionInfo>
          </cr:reaction>
        </cr:reactions>
      </w16:ext>
    </w16cex:extLst>
  </w16cex:commentExtensible>
  <w16cex:commentExtensible w16cex:durableId="6B53E6EF" w16cex:dateUtc="2025-06-09T16:45:00Z"/>
  <w16cex:commentExtensible w16cex:durableId="193A5BFC" w16cex:dateUtc="2025-06-09T16:45:00Z"/>
  <w16cex:commentExtensible w16cex:durableId="07CA1DD8" w16cex:dateUtc="2025-06-09T16:46:00Z"/>
  <w16cex:commentExtensible w16cex:durableId="0BE149AF" w16cex:dateUtc="2025-06-01T23:33:00Z"/>
  <w16cex:commentExtensible w16cex:durableId="19FC0BC5" w16cex:dateUtc="2025-06-09T16:49:00Z"/>
  <w16cex:commentExtensible w16cex:durableId="0B474C42" w16cex:dateUtc="2025-06-02T10:52:00Z">
    <w16cex:extLst>
      <w16:ext w16:uri="{CE6994B0-6A32-4C9F-8C6B-6E91EDA988CE}">
        <cr:reactions xmlns:cr="http://schemas.microsoft.com/office/comments/2020/reactions">
          <cr:reaction reactionType="1">
            <cr:reactionInfo dateUtc="2025-06-09T16:50:14Z">
              <cr:user userId="S::ajmarsha@umich.edu::e1495f42-9426-4e39-b223-e98e8f773398" userProvider="AD" userName="Marshall, Andrew"/>
            </cr:reactionInfo>
          </cr:reaction>
        </cr:reactions>
      </w16:ext>
    </w16cex:extLst>
  </w16cex:commentExtensible>
  <w16cex:commentExtensible w16cex:durableId="3CB1182A" w16cex:dateUtc="2025-06-04T01:07:00Z"/>
  <w16cex:commentExtensible w16cex:durableId="1BD8D247" w16cex:dateUtc="2025-06-09T16:52:00Z"/>
  <w16cex:commentExtensible w16cex:durableId="22468C4F" w16cex:dateUtc="2025-06-09T16:53:00Z"/>
  <w16cex:commentExtensible w16cex:durableId="5673369C" w16cex:dateUtc="2025-06-09T16:55:00Z"/>
  <w16cex:commentExtensible w16cex:durableId="41DE7908" w16cex:dateUtc="2025-06-05T11:41:00Z">
    <w16cex:extLst>
      <w16:ext w16:uri="{CE6994B0-6A32-4C9F-8C6B-6E91EDA988CE}">
        <cr:reactions xmlns:cr="http://schemas.microsoft.com/office/comments/2020/reactions">
          <cr:reaction reactionType="1">
            <cr:reactionInfo dateUtc="2025-06-09T16:56:33Z">
              <cr:user userId="S::ajmarsha@umich.edu::e1495f42-9426-4e39-b223-e98e8f773398" userProvider="AD" userName="Marshall, Andrew"/>
            </cr:reactionInfo>
          </cr:reaction>
        </cr:reactions>
      </w16:ext>
    </w16cex:extLst>
  </w16cex:commentExtensible>
  <w16cex:commentExtensible w16cex:durableId="30CD000A" w16cex:dateUtc="2025-06-05T12:07:00Z"/>
  <w16cex:commentExtensible w16cex:durableId="33407898" w16cex:dateUtc="2025-04-22T20:06:00Z"/>
  <w16cex:commentExtensible w16cex:durableId="063B2827" w16cex:dateUtc="2025-06-05T11:26:00Z">
    <w16cex:extLst>
      <w16:ext w16:uri="{CE6994B0-6A32-4C9F-8C6B-6E91EDA988CE}">
        <cr:reactions xmlns:cr="http://schemas.microsoft.com/office/comments/2020/reactions">
          <cr:reaction reactionType="1">
            <cr:reactionInfo dateUtc="2025-06-09T16:56:46Z">
              <cr:user userId="S::ajmarsha@umich.edu::e1495f42-9426-4e39-b223-e98e8f773398" userProvider="AD" userName="Marshall, Andrew"/>
            </cr:reactionInfo>
          </cr:reaction>
        </cr:reactions>
      </w16:ext>
    </w16cex:extLst>
  </w16cex:commentExtensible>
  <w16cex:commentExtensible w16cex:durableId="0219CDA0" w16cex:dateUtc="2025-04-22T20:10:00Z"/>
  <w16cex:commentExtensible w16cex:durableId="350E320D" w16cex:dateUtc="2025-04-22T20:20:00Z"/>
  <w16cex:commentExtensible w16cex:durableId="366C6834" w16cex:dateUtc="2025-04-23T14:39:00Z"/>
  <w16cex:commentExtensible w16cex:durableId="7C12D4F3" w16cex:dateUtc="2025-04-22T20:24:00Z"/>
  <w16cex:commentExtensible w16cex:durableId="3F91603C" w16cex:dateUtc="2025-05-16T16:49:00Z"/>
  <w16cex:commentExtensible w16cex:durableId="2B08306F" w16cex:dateUtc="2025-05-16T16:50:00Z"/>
  <w16cex:commentExtensible w16cex:durableId="768AAB6B" w16cex:dateUtc="2025-06-05T11:27:00Z">
    <w16cex:extLst>
      <w16:ext w16:uri="{CE6994B0-6A32-4C9F-8C6B-6E91EDA988CE}">
        <cr:reactions xmlns:cr="http://schemas.microsoft.com/office/comments/2020/reactions">
          <cr:reaction reactionType="1">
            <cr:reactionInfo dateUtc="2025-06-09T16:57:20Z">
              <cr:user userId="S::ajmarsha@umich.edu::e1495f42-9426-4e39-b223-e98e8f773398" userProvider="AD" userName="Marshall, Andrew"/>
            </cr:reactionInfo>
          </cr:reaction>
        </cr:reactions>
      </w16:ext>
    </w16cex:extLst>
  </w16cex:commentExtensible>
  <w16cex:commentExtensible w16cex:durableId="27F12724" w16cex:dateUtc="2025-04-22T20:25:00Z"/>
  <w16cex:commentExtensible w16cex:durableId="2C0CFA7D" w16cex:dateUtc="2025-04-23T14:42:00Z"/>
  <w16cex:commentExtensible w16cex:durableId="2F5C8A90" w16cex:dateUtc="2025-05-16T16:54:00Z"/>
  <w16cex:commentExtensible w16cex:durableId="29876A41" w16cex:dateUtc="2025-04-22T20:28:00Z"/>
  <w16cex:commentExtensible w16cex:durableId="2CDB691D" w16cex:dateUtc="2025-04-22T20:29:00Z"/>
  <w16cex:commentExtensible w16cex:durableId="3E6B84D3" w16cex:dateUtc="2025-06-09T16:00:00Z"/>
  <w16cex:commentExtensible w16cex:durableId="2FCB9D6B" w16cex:dateUtc="2025-06-05T12:20:00Z">
    <w16cex:extLst>
      <w16:ext w16:uri="{CE6994B0-6A32-4C9F-8C6B-6E91EDA988CE}">
        <cr:reactions xmlns:cr="http://schemas.microsoft.com/office/comments/2020/reactions">
          <cr:reaction reactionType="1">
            <cr:reactionInfo dateUtc="2025-06-09T16:00:24Z">
              <cr:user userId="S::ajmarsha@umich.edu::e1495f42-9426-4e39-b223-e98e8f773398" userProvider="AD" userName="Marshall, Andrew"/>
            </cr:reactionInfo>
          </cr:reaction>
        </cr:reactions>
      </w16:ext>
    </w16cex:extLst>
  </w16cex:commentExtensible>
  <w16cex:commentExtensible w16cex:durableId="34B67B59" w16cex:dateUtc="2025-06-09T16:06:00Z"/>
  <w16cex:commentExtensible w16cex:durableId="236EE7B8" w16cex:dateUtc="2025-06-09T16:07:00Z"/>
  <w16cex:commentExtensible w16cex:durableId="049BD0FF" w16cex:dateUtc="2025-06-09T16:12:00Z"/>
  <w16cex:commentExtensible w16cex:durableId="04B76D28" w16cex:dateUtc="2025-06-09T16:17:00Z"/>
  <w16cex:commentExtensible w16cex:durableId="7ED224EB" w16cex:dateUtc="2025-06-09T16:19:00Z"/>
  <w16cex:commentExtensible w16cex:durableId="72A60159" w16cex:dateUtc="2025-06-02T12:32:00Z"/>
  <w16cex:commentExtensible w16cex:durableId="35FE1D2B" w16cex:dateUtc="2025-06-09T16:31:00Z"/>
  <w16cex:commentExtensible w16cex:durableId="34EA6E72" w16cex:dateUtc="2025-06-09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FCD2E" w16cid:durableId="608400AE"/>
  <w16cid:commentId w16cid:paraId="4C845FD0" w16cid:durableId="6690AF65"/>
  <w16cid:commentId w16cid:paraId="48061F52" w16cid:durableId="039A5DCD"/>
  <w16cid:commentId w16cid:paraId="5001AF0C" w16cid:durableId="207C8965"/>
  <w16cid:commentId w16cid:paraId="25405E5B" w16cid:durableId="61741137"/>
  <w16cid:commentId w16cid:paraId="5B30FC5F" w16cid:durableId="3715FEB9"/>
  <w16cid:commentId w16cid:paraId="7039D10F" w16cid:durableId="46CC698F"/>
  <w16cid:commentId w16cid:paraId="5B275A8D" w16cid:durableId="443931EB"/>
  <w16cid:commentId w16cid:paraId="405FC7F5" w16cid:durableId="4C66CE22"/>
  <w16cid:commentId w16cid:paraId="48FC4E76" w16cid:durableId="07962B68"/>
  <w16cid:commentId w16cid:paraId="21722997" w16cid:durableId="72ED143C"/>
  <w16cid:commentId w16cid:paraId="75AA3D1F" w16cid:durableId="2AEB22F9"/>
  <w16cid:commentId w16cid:paraId="2FF6560E" w16cid:durableId="5D41F02B"/>
  <w16cid:commentId w16cid:paraId="344659E0" w16cid:durableId="016C31CC"/>
  <w16cid:commentId w16cid:paraId="64FA0464" w16cid:durableId="587A1FB5"/>
  <w16cid:commentId w16cid:paraId="7B8A58D3" w16cid:durableId="7D1BEAAE"/>
  <w16cid:commentId w16cid:paraId="5F480A40" w16cid:durableId="6CC5B4F1"/>
  <w16cid:commentId w16cid:paraId="2EA056A3" w16cid:durableId="56275C87"/>
  <w16cid:commentId w16cid:paraId="3FE5C9E9" w16cid:durableId="5ED69364"/>
  <w16cid:commentId w16cid:paraId="30A127F9" w16cid:durableId="16331755"/>
  <w16cid:commentId w16cid:paraId="6B083F03" w16cid:durableId="218ED28F"/>
  <w16cid:commentId w16cid:paraId="00424968" w16cid:durableId="39182A30"/>
  <w16cid:commentId w16cid:paraId="56EFC2FF" w16cid:durableId="7A841E81"/>
  <w16cid:commentId w16cid:paraId="77ABEF85" w16cid:durableId="42C1E825"/>
  <w16cid:commentId w16cid:paraId="18F1009E" w16cid:durableId="33B5CE6B"/>
  <w16cid:commentId w16cid:paraId="7802AFAD" w16cid:durableId="282A0D78"/>
  <w16cid:commentId w16cid:paraId="4AEB2329" w16cid:durableId="1E4DD6E1"/>
  <w16cid:commentId w16cid:paraId="27112A4C" w16cid:durableId="14B0BA8E"/>
  <w16cid:commentId w16cid:paraId="0F05A6B9" w16cid:durableId="4C5B210C"/>
  <w16cid:commentId w16cid:paraId="6B1FBA9F" w16cid:durableId="0FD8360E"/>
  <w16cid:commentId w16cid:paraId="6EFD52A2" w16cid:durableId="76FCF909"/>
  <w16cid:commentId w16cid:paraId="0FB12D25" w16cid:durableId="6EC6EC5D"/>
  <w16cid:commentId w16cid:paraId="64ED9491" w16cid:durableId="787658E8"/>
  <w16cid:commentId w16cid:paraId="4B3F0FDE" w16cid:durableId="155A2F09"/>
  <w16cid:commentId w16cid:paraId="5CA8FD74" w16cid:durableId="75E336BB"/>
  <w16cid:commentId w16cid:paraId="61F33E67" w16cid:durableId="370922C1"/>
  <w16cid:commentId w16cid:paraId="3F716C9E" w16cid:durableId="03A6C89D"/>
  <w16cid:commentId w16cid:paraId="52B4B6AC" w16cid:durableId="615BCD52"/>
  <w16cid:commentId w16cid:paraId="26A70EB3" w16cid:durableId="34E0E23D"/>
  <w16cid:commentId w16cid:paraId="33F49DEA" w16cid:durableId="3D48560C"/>
  <w16cid:commentId w16cid:paraId="1D3F262C" w16cid:durableId="54A1ABE5"/>
  <w16cid:commentId w16cid:paraId="340611CC" w16cid:durableId="31E11C04"/>
  <w16cid:commentId w16cid:paraId="223041C5" w16cid:durableId="518A5CF7"/>
  <w16cid:commentId w16cid:paraId="0247D90B" w16cid:durableId="72D16EAE"/>
  <w16cid:commentId w16cid:paraId="0A0D6DCD" w16cid:durableId="79D837AD"/>
  <w16cid:commentId w16cid:paraId="3F67EFFE" w16cid:durableId="5FBF1C20"/>
  <w16cid:commentId w16cid:paraId="50287827" w16cid:durableId="4E4F2F3C"/>
  <w16cid:commentId w16cid:paraId="2F557EC7" w16cid:durableId="3E613F39"/>
  <w16cid:commentId w16cid:paraId="2498160F" w16cid:durableId="6C8C5249"/>
  <w16cid:commentId w16cid:paraId="5C877C9A" w16cid:durableId="345A819D"/>
  <w16cid:commentId w16cid:paraId="7CE3AE2A" w16cid:durableId="293C5873"/>
  <w16cid:commentId w16cid:paraId="761D57E8" w16cid:durableId="6FE31FCE"/>
  <w16cid:commentId w16cid:paraId="19632953" w16cid:durableId="677A128C"/>
  <w16cid:commentId w16cid:paraId="16357D30" w16cid:durableId="4E2F9A24"/>
  <w16cid:commentId w16cid:paraId="4717D7EA" w16cid:durableId="225FACA3"/>
  <w16cid:commentId w16cid:paraId="29CC7AAB" w16cid:durableId="232486EA"/>
  <w16cid:commentId w16cid:paraId="61EE0BD4" w16cid:durableId="6B53E6EF"/>
  <w16cid:commentId w16cid:paraId="310C832C" w16cid:durableId="193A5BFC"/>
  <w16cid:commentId w16cid:paraId="01E01C59" w16cid:durableId="07CA1DD8"/>
  <w16cid:commentId w16cid:paraId="5862E2FF" w16cid:durableId="0BE149AF"/>
  <w16cid:commentId w16cid:paraId="6B452777" w16cid:durableId="19FC0BC5"/>
  <w16cid:commentId w16cid:paraId="7690B7A6" w16cid:durableId="0B474C42"/>
  <w16cid:commentId w16cid:paraId="0B7E7B8D" w16cid:durableId="3CB1182A"/>
  <w16cid:commentId w16cid:paraId="718F715F" w16cid:durableId="1BD8D247"/>
  <w16cid:commentId w16cid:paraId="20994ADD" w16cid:durableId="22468C4F"/>
  <w16cid:commentId w16cid:paraId="09D67948" w16cid:durableId="5673369C"/>
  <w16cid:commentId w16cid:paraId="574CFA45" w16cid:durableId="41DE7908"/>
  <w16cid:commentId w16cid:paraId="20F7FB43" w16cid:durableId="30CD000A"/>
  <w16cid:commentId w16cid:paraId="13C96C9B" w16cid:durableId="33407898"/>
  <w16cid:commentId w16cid:paraId="6EA799B9" w16cid:durableId="063B2827"/>
  <w16cid:commentId w16cid:paraId="5FF639CC" w16cid:durableId="0219CDA0"/>
  <w16cid:commentId w16cid:paraId="44BD0FA7" w16cid:durableId="350E320D"/>
  <w16cid:commentId w16cid:paraId="240E43ED" w16cid:durableId="366C6834"/>
  <w16cid:commentId w16cid:paraId="79D742F6" w16cid:durableId="7C12D4F3"/>
  <w16cid:commentId w16cid:paraId="35385FE4" w16cid:durableId="3F91603C"/>
  <w16cid:commentId w16cid:paraId="4EC38FAF" w16cid:durableId="2B08306F"/>
  <w16cid:commentId w16cid:paraId="73636967" w16cid:durableId="768AAB6B"/>
  <w16cid:commentId w16cid:paraId="3F6C0EF5" w16cid:durableId="27F12724"/>
  <w16cid:commentId w16cid:paraId="2F869370" w16cid:durableId="2C0CFA7D"/>
  <w16cid:commentId w16cid:paraId="58D2FFA3" w16cid:durableId="2F5C8A90"/>
  <w16cid:commentId w16cid:paraId="6CA98878" w16cid:durableId="29876A41"/>
  <w16cid:commentId w16cid:paraId="3EE55A35" w16cid:durableId="2CDB691D"/>
  <w16cid:commentId w16cid:paraId="096F48A0" w16cid:durableId="3E6B84D3"/>
  <w16cid:commentId w16cid:paraId="4BDB5289" w16cid:durableId="2FCB9D6B"/>
  <w16cid:commentId w16cid:paraId="57C470C1" w16cid:durableId="34B67B59"/>
  <w16cid:commentId w16cid:paraId="04B83E78" w16cid:durableId="236EE7B8"/>
  <w16cid:commentId w16cid:paraId="59FFFC6D" w16cid:durableId="049BD0FF"/>
  <w16cid:commentId w16cid:paraId="3CC72356" w16cid:durableId="04B76D28"/>
  <w16cid:commentId w16cid:paraId="3ED434E0" w16cid:durableId="7ED224EB"/>
  <w16cid:commentId w16cid:paraId="07B52CE1" w16cid:durableId="72A60159"/>
  <w16cid:commentId w16cid:paraId="3FD1E931" w16cid:durableId="35FE1D2B"/>
  <w16cid:commentId w16cid:paraId="406B4041" w16cid:durableId="34EA6E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rson w15:author="Marshall, Andrew">
    <w15:presenceInfo w15:providerId="AD" w15:userId="S::ajmarsha@umich.edu::e1495f42-9426-4e39-b223-e98e8f773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452"/>
    <w:rsid w:val="0000253A"/>
    <w:rsid w:val="000318C6"/>
    <w:rsid w:val="000365B2"/>
    <w:rsid w:val="00056CFB"/>
    <w:rsid w:val="00057B31"/>
    <w:rsid w:val="00074A66"/>
    <w:rsid w:val="00084CDE"/>
    <w:rsid w:val="000A55AD"/>
    <w:rsid w:val="000B1D63"/>
    <w:rsid w:val="000C4B47"/>
    <w:rsid w:val="000D25ED"/>
    <w:rsid w:val="000D5023"/>
    <w:rsid w:val="0013097D"/>
    <w:rsid w:val="00141665"/>
    <w:rsid w:val="001A4445"/>
    <w:rsid w:val="001B7A29"/>
    <w:rsid w:val="00235BE1"/>
    <w:rsid w:val="002438D2"/>
    <w:rsid w:val="002557C6"/>
    <w:rsid w:val="0026661D"/>
    <w:rsid w:val="002705B2"/>
    <w:rsid w:val="002B3FF9"/>
    <w:rsid w:val="002D5B2C"/>
    <w:rsid w:val="002E2534"/>
    <w:rsid w:val="002E2E73"/>
    <w:rsid w:val="002E4868"/>
    <w:rsid w:val="002F0B1C"/>
    <w:rsid w:val="003004F9"/>
    <w:rsid w:val="00302774"/>
    <w:rsid w:val="003041F4"/>
    <w:rsid w:val="00307354"/>
    <w:rsid w:val="00337EBD"/>
    <w:rsid w:val="003556B4"/>
    <w:rsid w:val="003563E7"/>
    <w:rsid w:val="00367C74"/>
    <w:rsid w:val="003F0931"/>
    <w:rsid w:val="003F42D0"/>
    <w:rsid w:val="003F5E3D"/>
    <w:rsid w:val="00411A24"/>
    <w:rsid w:val="0043088E"/>
    <w:rsid w:val="004577D5"/>
    <w:rsid w:val="00461B82"/>
    <w:rsid w:val="00473DBA"/>
    <w:rsid w:val="004845F6"/>
    <w:rsid w:val="004A3485"/>
    <w:rsid w:val="004D0CA0"/>
    <w:rsid w:val="004E0079"/>
    <w:rsid w:val="00502816"/>
    <w:rsid w:val="005052A6"/>
    <w:rsid w:val="005105B0"/>
    <w:rsid w:val="00526149"/>
    <w:rsid w:val="005551F2"/>
    <w:rsid w:val="00593C7F"/>
    <w:rsid w:val="005B0D78"/>
    <w:rsid w:val="00622052"/>
    <w:rsid w:val="00622318"/>
    <w:rsid w:val="00650A23"/>
    <w:rsid w:val="00651561"/>
    <w:rsid w:val="00670FF0"/>
    <w:rsid w:val="006B03C8"/>
    <w:rsid w:val="006B0E89"/>
    <w:rsid w:val="006B4B63"/>
    <w:rsid w:val="006C5E10"/>
    <w:rsid w:val="006D5772"/>
    <w:rsid w:val="006D79F1"/>
    <w:rsid w:val="006F1F79"/>
    <w:rsid w:val="006F2D56"/>
    <w:rsid w:val="00705B64"/>
    <w:rsid w:val="00710C02"/>
    <w:rsid w:val="00730ECF"/>
    <w:rsid w:val="00745806"/>
    <w:rsid w:val="00746114"/>
    <w:rsid w:val="00752B2B"/>
    <w:rsid w:val="0076510D"/>
    <w:rsid w:val="00765ACF"/>
    <w:rsid w:val="00782129"/>
    <w:rsid w:val="00797A66"/>
    <w:rsid w:val="007B0B58"/>
    <w:rsid w:val="007B1452"/>
    <w:rsid w:val="007C4D96"/>
    <w:rsid w:val="007D20C6"/>
    <w:rsid w:val="007D498D"/>
    <w:rsid w:val="007D7046"/>
    <w:rsid w:val="00813BF5"/>
    <w:rsid w:val="008631EB"/>
    <w:rsid w:val="00894545"/>
    <w:rsid w:val="00895406"/>
    <w:rsid w:val="008A00E6"/>
    <w:rsid w:val="008A1185"/>
    <w:rsid w:val="008D0DD0"/>
    <w:rsid w:val="008D69D1"/>
    <w:rsid w:val="008F0E41"/>
    <w:rsid w:val="008F79F9"/>
    <w:rsid w:val="008F7FFC"/>
    <w:rsid w:val="009133A1"/>
    <w:rsid w:val="009435E8"/>
    <w:rsid w:val="00943CE1"/>
    <w:rsid w:val="00944A27"/>
    <w:rsid w:val="00973225"/>
    <w:rsid w:val="00985247"/>
    <w:rsid w:val="009C1F91"/>
    <w:rsid w:val="009C6261"/>
    <w:rsid w:val="009C7FEC"/>
    <w:rsid w:val="00A10218"/>
    <w:rsid w:val="00A10304"/>
    <w:rsid w:val="00A14DCC"/>
    <w:rsid w:val="00A25FFE"/>
    <w:rsid w:val="00A26137"/>
    <w:rsid w:val="00A57FBF"/>
    <w:rsid w:val="00A7764E"/>
    <w:rsid w:val="00A835F8"/>
    <w:rsid w:val="00AA6C73"/>
    <w:rsid w:val="00AB6F8B"/>
    <w:rsid w:val="00AB75B9"/>
    <w:rsid w:val="00AD4EA0"/>
    <w:rsid w:val="00B02831"/>
    <w:rsid w:val="00B13BEC"/>
    <w:rsid w:val="00B13FCB"/>
    <w:rsid w:val="00B27094"/>
    <w:rsid w:val="00B45448"/>
    <w:rsid w:val="00B47D94"/>
    <w:rsid w:val="00B56E96"/>
    <w:rsid w:val="00B7462D"/>
    <w:rsid w:val="00BB0775"/>
    <w:rsid w:val="00BB225A"/>
    <w:rsid w:val="00BB3915"/>
    <w:rsid w:val="00BE39BB"/>
    <w:rsid w:val="00BF7B11"/>
    <w:rsid w:val="00C202C9"/>
    <w:rsid w:val="00C47F59"/>
    <w:rsid w:val="00C66119"/>
    <w:rsid w:val="00CA25BE"/>
    <w:rsid w:val="00CA7452"/>
    <w:rsid w:val="00CB1C5C"/>
    <w:rsid w:val="00CB4D72"/>
    <w:rsid w:val="00CC03E6"/>
    <w:rsid w:val="00CD7A73"/>
    <w:rsid w:val="00CF040A"/>
    <w:rsid w:val="00CF2FB2"/>
    <w:rsid w:val="00D04DB3"/>
    <w:rsid w:val="00D215F8"/>
    <w:rsid w:val="00D2792A"/>
    <w:rsid w:val="00D4068F"/>
    <w:rsid w:val="00D42C81"/>
    <w:rsid w:val="00D5269A"/>
    <w:rsid w:val="00D64F41"/>
    <w:rsid w:val="00D70FAD"/>
    <w:rsid w:val="00D725AE"/>
    <w:rsid w:val="00DA2C3B"/>
    <w:rsid w:val="00DA3092"/>
    <w:rsid w:val="00E063DD"/>
    <w:rsid w:val="00E2183B"/>
    <w:rsid w:val="00E356F2"/>
    <w:rsid w:val="00E44F63"/>
    <w:rsid w:val="00E5084D"/>
    <w:rsid w:val="00E5138B"/>
    <w:rsid w:val="00E81C03"/>
    <w:rsid w:val="00EA0E04"/>
    <w:rsid w:val="00ED553A"/>
    <w:rsid w:val="00EE58DE"/>
    <w:rsid w:val="00EF5780"/>
    <w:rsid w:val="00F03201"/>
    <w:rsid w:val="00F15056"/>
    <w:rsid w:val="00F15DC6"/>
    <w:rsid w:val="00F30F39"/>
    <w:rsid w:val="00F35441"/>
    <w:rsid w:val="00F45F95"/>
    <w:rsid w:val="00F54A57"/>
    <w:rsid w:val="00F67BC3"/>
    <w:rsid w:val="00F7655F"/>
    <w:rsid w:val="00F86AC3"/>
    <w:rsid w:val="00FC509E"/>
    <w:rsid w:val="00FE1C44"/>
    <w:rsid w:val="00FE7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066C"/>
  <w15:chartTrackingRefBased/>
  <w15:docId w15:val="{FA22B9A3-33E5-974C-A871-531A4EB8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9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B1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4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4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4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4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452"/>
    <w:rPr>
      <w:rFonts w:eastAsiaTheme="majorEastAsia" w:cstheme="majorBidi"/>
      <w:color w:val="272727" w:themeColor="text1" w:themeTint="D8"/>
    </w:rPr>
  </w:style>
  <w:style w:type="paragraph" w:styleId="Title">
    <w:name w:val="Title"/>
    <w:basedOn w:val="Normal"/>
    <w:next w:val="Normal"/>
    <w:link w:val="TitleChar"/>
    <w:uiPriority w:val="10"/>
    <w:qFormat/>
    <w:rsid w:val="007B14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452"/>
    <w:pPr>
      <w:spacing w:before="160"/>
      <w:jc w:val="center"/>
    </w:pPr>
    <w:rPr>
      <w:i/>
      <w:iCs/>
      <w:color w:val="404040" w:themeColor="text1" w:themeTint="BF"/>
    </w:rPr>
  </w:style>
  <w:style w:type="character" w:customStyle="1" w:styleId="QuoteChar">
    <w:name w:val="Quote Char"/>
    <w:basedOn w:val="DefaultParagraphFont"/>
    <w:link w:val="Quote"/>
    <w:uiPriority w:val="29"/>
    <w:rsid w:val="007B1452"/>
    <w:rPr>
      <w:i/>
      <w:iCs/>
      <w:color w:val="404040" w:themeColor="text1" w:themeTint="BF"/>
    </w:rPr>
  </w:style>
  <w:style w:type="paragraph" w:styleId="ListParagraph">
    <w:name w:val="List Paragraph"/>
    <w:basedOn w:val="Normal"/>
    <w:uiPriority w:val="34"/>
    <w:qFormat/>
    <w:rsid w:val="007B1452"/>
    <w:pPr>
      <w:ind w:left="720"/>
      <w:contextualSpacing/>
    </w:pPr>
  </w:style>
  <w:style w:type="character" w:styleId="IntenseEmphasis">
    <w:name w:val="Intense Emphasis"/>
    <w:basedOn w:val="DefaultParagraphFont"/>
    <w:uiPriority w:val="21"/>
    <w:qFormat/>
    <w:rsid w:val="007B1452"/>
    <w:rPr>
      <w:i/>
      <w:iCs/>
      <w:color w:val="0F4761" w:themeColor="accent1" w:themeShade="BF"/>
    </w:rPr>
  </w:style>
  <w:style w:type="paragraph" w:styleId="IntenseQuote">
    <w:name w:val="Intense Quote"/>
    <w:basedOn w:val="Normal"/>
    <w:next w:val="Normal"/>
    <w:link w:val="IntenseQuoteChar"/>
    <w:uiPriority w:val="30"/>
    <w:qFormat/>
    <w:rsid w:val="007B1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452"/>
    <w:rPr>
      <w:i/>
      <w:iCs/>
      <w:color w:val="0F4761" w:themeColor="accent1" w:themeShade="BF"/>
    </w:rPr>
  </w:style>
  <w:style w:type="character" w:styleId="IntenseReference">
    <w:name w:val="Intense Reference"/>
    <w:basedOn w:val="DefaultParagraphFont"/>
    <w:uiPriority w:val="32"/>
    <w:qFormat/>
    <w:rsid w:val="007B1452"/>
    <w:rPr>
      <w:b/>
      <w:bCs/>
      <w:smallCaps/>
      <w:color w:val="0F4761" w:themeColor="accent1" w:themeShade="BF"/>
      <w:spacing w:val="5"/>
    </w:rPr>
  </w:style>
  <w:style w:type="paragraph" w:styleId="NormalWeb">
    <w:name w:val="Normal (Web)"/>
    <w:basedOn w:val="Normal"/>
    <w:uiPriority w:val="99"/>
    <w:unhideWhenUsed/>
    <w:rsid w:val="00D2792A"/>
    <w:pPr>
      <w:spacing w:before="100" w:beforeAutospacing="1" w:after="100" w:afterAutospacing="1"/>
    </w:pPr>
  </w:style>
  <w:style w:type="character" w:styleId="CommentReference">
    <w:name w:val="annotation reference"/>
    <w:basedOn w:val="DefaultParagraphFont"/>
    <w:uiPriority w:val="99"/>
    <w:semiHidden/>
    <w:unhideWhenUsed/>
    <w:rsid w:val="003F5E3D"/>
    <w:rPr>
      <w:sz w:val="16"/>
      <w:szCs w:val="16"/>
    </w:rPr>
  </w:style>
  <w:style w:type="paragraph" w:styleId="CommentText">
    <w:name w:val="annotation text"/>
    <w:basedOn w:val="Normal"/>
    <w:link w:val="CommentTextChar"/>
    <w:uiPriority w:val="99"/>
    <w:semiHidden/>
    <w:unhideWhenUsed/>
    <w:rsid w:val="003F5E3D"/>
    <w:rPr>
      <w:sz w:val="20"/>
      <w:szCs w:val="20"/>
    </w:rPr>
  </w:style>
  <w:style w:type="character" w:customStyle="1" w:styleId="CommentTextChar">
    <w:name w:val="Comment Text Char"/>
    <w:basedOn w:val="DefaultParagraphFont"/>
    <w:link w:val="CommentText"/>
    <w:uiPriority w:val="99"/>
    <w:semiHidden/>
    <w:rsid w:val="003F5E3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F5E3D"/>
    <w:rPr>
      <w:b/>
      <w:bCs/>
    </w:rPr>
  </w:style>
  <w:style w:type="character" w:customStyle="1" w:styleId="CommentSubjectChar">
    <w:name w:val="Comment Subject Char"/>
    <w:basedOn w:val="CommentTextChar"/>
    <w:link w:val="CommentSubject"/>
    <w:uiPriority w:val="99"/>
    <w:semiHidden/>
    <w:rsid w:val="003F5E3D"/>
    <w:rPr>
      <w:rFonts w:ascii="Times New Roman" w:eastAsia="Times New Roman" w:hAnsi="Times New Roman" w:cs="Times New Roman"/>
      <w:b/>
      <w:bCs/>
      <w:kern w:val="0"/>
      <w:sz w:val="20"/>
      <w:szCs w:val="20"/>
      <w14:ligatures w14:val="none"/>
    </w:rPr>
  </w:style>
  <w:style w:type="character" w:styleId="Strong">
    <w:name w:val="Strong"/>
    <w:basedOn w:val="DefaultParagraphFont"/>
    <w:uiPriority w:val="22"/>
    <w:qFormat/>
    <w:rsid w:val="00C47F59"/>
    <w:rPr>
      <w:b/>
      <w:bCs/>
    </w:rPr>
  </w:style>
  <w:style w:type="character" w:styleId="Emphasis">
    <w:name w:val="Emphasis"/>
    <w:basedOn w:val="DefaultParagraphFont"/>
    <w:uiPriority w:val="20"/>
    <w:qFormat/>
    <w:rsid w:val="006B0E89"/>
    <w:rPr>
      <w:i/>
      <w:iCs/>
    </w:rPr>
  </w:style>
  <w:style w:type="character" w:styleId="Hyperlink">
    <w:name w:val="Hyperlink"/>
    <w:basedOn w:val="DefaultParagraphFont"/>
    <w:uiPriority w:val="99"/>
    <w:unhideWhenUsed/>
    <w:rsid w:val="00A57FBF"/>
    <w:rPr>
      <w:color w:val="467886" w:themeColor="hyperlink"/>
      <w:u w:val="single"/>
    </w:rPr>
  </w:style>
  <w:style w:type="paragraph" w:styleId="Revision">
    <w:name w:val="Revision"/>
    <w:hidden/>
    <w:uiPriority w:val="99"/>
    <w:semiHidden/>
    <w:rsid w:val="00F30F39"/>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7890">
      <w:bodyDiv w:val="1"/>
      <w:marLeft w:val="0"/>
      <w:marRight w:val="0"/>
      <w:marTop w:val="0"/>
      <w:marBottom w:val="0"/>
      <w:divBdr>
        <w:top w:val="none" w:sz="0" w:space="0" w:color="auto"/>
        <w:left w:val="none" w:sz="0" w:space="0" w:color="auto"/>
        <w:bottom w:val="none" w:sz="0" w:space="0" w:color="auto"/>
        <w:right w:val="none" w:sz="0" w:space="0" w:color="auto"/>
      </w:divBdr>
    </w:div>
    <w:div w:id="659193330">
      <w:bodyDiv w:val="1"/>
      <w:marLeft w:val="0"/>
      <w:marRight w:val="0"/>
      <w:marTop w:val="0"/>
      <w:marBottom w:val="0"/>
      <w:divBdr>
        <w:top w:val="none" w:sz="0" w:space="0" w:color="auto"/>
        <w:left w:val="none" w:sz="0" w:space="0" w:color="auto"/>
        <w:bottom w:val="none" w:sz="0" w:space="0" w:color="auto"/>
        <w:right w:val="none" w:sz="0" w:space="0" w:color="auto"/>
      </w:divBdr>
    </w:div>
    <w:div w:id="78770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arthmicrobiome.org" TargetMode="External"/><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webSettings" Target="webSettings.xml"/><Relationship Id="rId21" Type="http://schemas.openxmlformats.org/officeDocument/2006/relationships/theme" Target="theme/theme1.xml"/><Relationship Id="rId7" Type="http://schemas.microsoft.com/office/2018/08/relationships/commentsExtensible" Target="commentsExtensible.xml"/><Relationship Id="rId12" Type="http://schemas.openxmlformats.org/officeDocument/2006/relationships/image" Target="media/image4.emf"/><Relationship Id="rId17" Type="http://schemas.openxmlformats.org/officeDocument/2006/relationships/image" Target="media/image9.emf"/><Relationship Id="rId2" Type="http://schemas.openxmlformats.org/officeDocument/2006/relationships/settings" Target="settings.xml"/><Relationship Id="rId16" Type="http://schemas.openxmlformats.org/officeDocument/2006/relationships/image" Target="media/image8.emf"/><Relationship Id="rId20" Type="http://schemas.microsoft.com/office/2011/relationships/people" Target="peop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3.emf"/><Relationship Id="rId5" Type="http://schemas.microsoft.com/office/2011/relationships/commentsExtended" Target="commentsExtended.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1.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1283</TotalTime>
  <Pages>25</Pages>
  <Words>65620</Words>
  <Characters>374040</Characters>
  <Application>Microsoft Office Word</Application>
  <DocSecurity>0</DocSecurity>
  <Lines>3117</Lines>
  <Paragraphs>877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Marshall, Andrew</cp:lastModifiedBy>
  <cp:revision>18</cp:revision>
  <dcterms:created xsi:type="dcterms:W3CDTF">2025-06-05T12:11:00Z</dcterms:created>
  <dcterms:modified xsi:type="dcterms:W3CDTF">2025-06-09T16:57:00Z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id="xan27hqi"/&gt;&lt;style id="http://www.zotero.org/styles/apa" locale="en-US" hasBibliography="1" bibliographyStyleHasBeenSet="0"/&gt;&lt;prefs&gt;&lt;pref name="fieldType" value="Field"/&gt;&lt;/prefs&gt;&lt;/data&gt;</vt:lpwstr>
  </property>
</Properties>
</file>
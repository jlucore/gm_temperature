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B7F" w14:textId="77777777" w:rsidR="00347B4B" w:rsidRPr="00E410C3" w:rsidRDefault="00347B4B" w:rsidP="00347B4B">
      <w:pPr>
        <w:rPr>
          <w:sz w:val="28"/>
          <w:szCs w:val="28"/>
        </w:rPr>
      </w:pPr>
      <w:r w:rsidRPr="00E410C3">
        <w:rPr>
          <w:sz w:val="28"/>
          <w:szCs w:val="28"/>
        </w:rPr>
        <w:t>Heat-induced physiological cascade affects gut microbiome composition and disrupts microbiome-immune homeostasis in a wild primate</w:t>
      </w:r>
    </w:p>
    <w:p w14:paraId="702F0BBC" w14:textId="77777777" w:rsidR="00347B4B" w:rsidRDefault="00347B4B" w:rsidP="00347B4B"/>
    <w:p w14:paraId="70D418B8" w14:textId="77777777" w:rsidR="00347B4B" w:rsidRPr="00E410C3" w:rsidRDefault="00347B4B" w:rsidP="00347B4B">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Pr="00E410C3">
        <w:t>, Andrew J. Marshall</w:t>
      </w:r>
      <w:r w:rsidRPr="00E410C3">
        <w:rPr>
          <w:vertAlign w:val="superscript"/>
        </w:rPr>
        <w:t xml:space="preserve">1,6,9, 10, 11 </w:t>
      </w:r>
    </w:p>
    <w:p w14:paraId="13C54C66" w14:textId="77777777" w:rsidR="00347B4B" w:rsidRPr="00E410C3" w:rsidRDefault="00347B4B" w:rsidP="00347B4B"/>
    <w:p w14:paraId="13109AC8" w14:textId="0B84B592" w:rsidR="00347B4B" w:rsidRDefault="00347B4B" w:rsidP="00347B4B">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sidR="001E00C2">
        <w:rPr>
          <w:vertAlign w:val="superscript"/>
        </w:rPr>
        <w:t>3</w:t>
      </w:r>
      <w:r w:rsidR="001E00C2" w:rsidRPr="00E410C3">
        <w:t>Department of Anthropology, Emory University, Atlanta, GA, United States,</w:t>
      </w:r>
      <w:r w:rsidR="001E00C2">
        <w:t xml:space="preserve"> </w:t>
      </w:r>
      <w:r w:rsidR="001E00C2">
        <w:rPr>
          <w:vertAlign w:val="superscript"/>
        </w:rPr>
        <w:t>4</w:t>
      </w:r>
      <w:r w:rsidRPr="00E410C3">
        <w:t>Department of Anthropology, Durham University, Durham, UK,</w:t>
      </w:r>
      <w:r w:rsidR="001E00C2">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04BC59" w14:textId="77777777" w:rsidR="00EA48E4" w:rsidRDefault="00EA48E4" w:rsidP="00347B4B"/>
    <w:p w14:paraId="0409C35E" w14:textId="527B2C9C" w:rsidR="00EA48E4" w:rsidRDefault="00EA48E4" w:rsidP="00347B4B">
      <w:r>
        <w:t>Key words: gut microbiome, neopterin, climate change,</w:t>
      </w:r>
      <w:r w:rsidR="003C7C65">
        <w:t xml:space="preserve"> heat stress,</w:t>
      </w:r>
      <w:r>
        <w:t xml:space="preserve"> endotherm</w:t>
      </w:r>
    </w:p>
    <w:p w14:paraId="4DA37A4E" w14:textId="77777777" w:rsidR="00BE58E8" w:rsidRDefault="00BE58E8" w:rsidP="00347B4B"/>
    <w:p w14:paraId="2C6CDF3F" w14:textId="66B0D217" w:rsidR="00016265" w:rsidRDefault="00BE58E8" w:rsidP="00016265">
      <w:r>
        <w:t xml:space="preserve">Abstract: </w:t>
      </w:r>
      <w:r w:rsidR="000407FB">
        <w:t xml:space="preserve">Rising temperatures due </w:t>
      </w:r>
      <w:r w:rsidR="00EF4F1B">
        <w:t xml:space="preserve">to climate change are impacting the function of critical physiological processes in wild animals. </w:t>
      </w:r>
      <w:commentRangeStart w:id="0"/>
      <w:r w:rsidR="00EF4F1B">
        <w:t xml:space="preserve">Growing interest </w:t>
      </w:r>
      <w:commentRangeEnd w:id="0"/>
      <w:r w:rsidR="004449D1">
        <w:rPr>
          <w:rStyle w:val="CommentReference"/>
        </w:rPr>
        <w:commentReference w:id="0"/>
      </w:r>
      <w:r w:rsidR="00EF4F1B">
        <w:t xml:space="preserve">has </w:t>
      </w:r>
      <w:r w:rsidR="00016265">
        <w:t>focused on</w:t>
      </w:r>
      <w:r w:rsidR="00EF4F1B">
        <w:t xml:space="preserve"> how </w:t>
      </w:r>
      <w:r w:rsidR="00016265">
        <w:t xml:space="preserve">rising temperatures affect the gut microbiome, as heat stress may compromise its ability to support essential host functions. </w:t>
      </w:r>
      <w:r w:rsidR="00ED3C8C">
        <w:t xml:space="preserve">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16265">
        <w:t>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00016265" w:rsidRPr="00016265">
        <w:t xml:space="preserve"> </w:t>
      </w:r>
      <w:r w:rsidR="00016265">
        <w:t>Together, our results provide compelling evidence that elevated temperatures initiate a physiological cascade</w:t>
      </w:r>
      <w:r w:rsidR="00016265" w:rsidRPr="00B92B1B">
        <w:t xml:space="preserve"> </w:t>
      </w:r>
      <w:r w:rsidR="00016265">
        <w:t xml:space="preserve">that </w:t>
      </w:r>
      <w:commentRangeStart w:id="1"/>
      <w:r w:rsidR="00016265">
        <w:t>disrupts microbiome-immune homeostasis</w:t>
      </w:r>
      <w:commentRangeEnd w:id="1"/>
      <w:r w:rsidR="004449D1">
        <w:rPr>
          <w:rStyle w:val="CommentReference"/>
        </w:rPr>
        <w:commentReference w:id="1"/>
      </w:r>
      <w:r w:rsidR="00016265">
        <w:t xml:space="preserve"> in a wild primate population. </w:t>
      </w:r>
    </w:p>
    <w:p w14:paraId="3A328638" w14:textId="68368C85" w:rsidR="00ED3C8C" w:rsidRDefault="00ED3C8C" w:rsidP="00E4714E"/>
    <w:p w14:paraId="6BB9A49F" w14:textId="7BCA6BB5" w:rsidR="008631EB" w:rsidRDefault="00BE58E8">
      <w:r>
        <w:t>Significance</w:t>
      </w:r>
      <w:r w:rsidR="002B552F">
        <w:t xml:space="preserve"> statement</w:t>
      </w:r>
      <w:r>
        <w:t>:</w:t>
      </w:r>
      <w:r w:rsidR="00182528">
        <w:t xml:space="preserve"> </w:t>
      </w:r>
      <w:r w:rsidR="00800D14">
        <w:t xml:space="preserve">While most climate change research has focused on ectotherms, it is increasingly clear that endotherms are also </w:t>
      </w:r>
      <w:r w:rsidR="00182528">
        <w:t xml:space="preserve">physiologically </w:t>
      </w:r>
      <w:r w:rsidR="00800D14">
        <w:t xml:space="preserve">vulnerable </w:t>
      </w:r>
      <w:r w:rsidR="00182528">
        <w:t xml:space="preserve">to </w:t>
      </w:r>
      <w:r w:rsidR="00800D14">
        <w:t>heat stress. Experimental research suggests that heat can disrupt the gut microbiome in ways that may</w:t>
      </w:r>
      <w:r w:rsidR="003C7C65">
        <w:t xml:space="preserve"> impact </w:t>
      </w:r>
      <w:r w:rsidR="00800D14">
        <w:t>host</w:t>
      </w:r>
      <w:r w:rsidR="00182528">
        <w:t xml:space="preserve"> health</w:t>
      </w:r>
      <w:r w:rsidR="00800D14">
        <w:t xml:space="preserve">, but little is known about </w:t>
      </w:r>
      <w:r w:rsidR="00182528">
        <w:t>these effects</w:t>
      </w:r>
      <w:r w:rsidR="00800D14">
        <w:t xml:space="preserve"> </w:t>
      </w:r>
      <w:r w:rsidR="00182528">
        <w:t xml:space="preserve">in </w:t>
      </w:r>
      <w:r w:rsidR="00800D14">
        <w:t xml:space="preserve">wild animals. Here, we leverage sampling </w:t>
      </w:r>
      <w:r w:rsidR="00182528">
        <w:t>from a</w:t>
      </w:r>
      <w:r w:rsidR="00800D14">
        <w:t xml:space="preserve"> wild </w:t>
      </w:r>
      <w:r w:rsidR="00182528">
        <w:t xml:space="preserve">primate </w:t>
      </w:r>
      <w:r w:rsidR="00800D14">
        <w:t>population to show that the gut microbiome responds to natural thermal variation</w:t>
      </w:r>
      <w:r w:rsidR="00182528">
        <w:t xml:space="preserve"> and that these shifts are linked to host immunity</w:t>
      </w:r>
      <w:r w:rsidR="00800D14">
        <w:t>. Our findings offer rare evidence f</w:t>
      </w:r>
      <w:r w:rsidR="00182528">
        <w:t>ro</w:t>
      </w:r>
      <w:r w:rsidR="00800D14">
        <w:t xml:space="preserve">m a natural population that </w:t>
      </w:r>
      <w:r w:rsidR="00182528">
        <w:t xml:space="preserve">rising temperatures may alter host-microbiome relationships, highlighting a potential pathway by which climate change </w:t>
      </w:r>
      <w:r w:rsidR="00BA541F">
        <w:t>could</w:t>
      </w:r>
      <w:r w:rsidR="00182528">
        <w:t xml:space="preserve"> impact endotherm species. </w:t>
      </w:r>
    </w:p>
    <w:p w14:paraId="79047814" w14:textId="77777777" w:rsidR="004449D1" w:rsidRDefault="004449D1"/>
    <w:p w14:paraId="676E34FF" w14:textId="77777777" w:rsidR="00347B4B" w:rsidRDefault="00347B4B" w:rsidP="00347B4B">
      <w:r>
        <w:t xml:space="preserve">Introduction: </w:t>
      </w:r>
    </w:p>
    <w:p w14:paraId="44AADB95" w14:textId="1F4B2C09" w:rsidR="00BD41DF" w:rsidRDefault="00BD41DF">
      <w:r>
        <w:t>Rising temperatures due to climate change are predicted to push species beyond their evolved thermal tolerance and challenge them to adapt to hotter climates</w:t>
      </w:r>
      <w:r w:rsidR="00985473">
        <w:t xml:space="preserve"> </w:t>
      </w:r>
      <w:r>
        <w:fldChar w:fldCharType="begin"/>
      </w:r>
      <w:r w:rsidR="004D067A">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4D067A" w:rsidRPr="004D067A">
        <w:t>(</w:t>
      </w:r>
      <w:r w:rsidR="004D067A" w:rsidRPr="004D067A">
        <w:rPr>
          <w:i/>
          <w:iCs/>
        </w:rPr>
        <w:t>1</w:t>
      </w:r>
      <w:r w:rsidR="004D067A" w:rsidRPr="004D067A">
        <w:t xml:space="preserve">, </w:t>
      </w:r>
      <w:r w:rsidR="004D067A" w:rsidRPr="004D067A">
        <w:rPr>
          <w:i/>
          <w:iCs/>
        </w:rPr>
        <w:t>2</w:t>
      </w:r>
      <w:r w:rsidR="004D067A" w:rsidRPr="004D067A">
        <w:t>)</w:t>
      </w:r>
      <w:r>
        <w:fldChar w:fldCharType="end"/>
      </w:r>
      <w:r>
        <w:t>.</w:t>
      </w:r>
      <w:r w:rsidR="00F74723">
        <w:t xml:space="preserve"> </w:t>
      </w:r>
      <w:r>
        <w:t xml:space="preserve">Efforts to evaluate </w:t>
      </w:r>
      <w:r w:rsidR="00F74723">
        <w:t>the</w:t>
      </w:r>
      <w:r w:rsidR="005D6D35">
        <w:t xml:space="preserve"> physiological</w:t>
      </w:r>
      <w:r w:rsidR="00F74723">
        <w:t xml:space="preserve"> consequences of heat stress </w:t>
      </w:r>
      <w:r w:rsidR="006D48F0">
        <w:t>in</w:t>
      </w:r>
      <w:r w:rsidR="00067C71">
        <w:t xml:space="preserve"> wild animals </w:t>
      </w:r>
      <w:r w:rsidR="00E1237B">
        <w:t>have shown</w:t>
      </w:r>
      <w:r w:rsidR="00F74723">
        <w:t xml:space="preserve"> that high temperatures can impair aerobic capacity</w:t>
      </w:r>
      <w:r w:rsidR="00E1237B">
        <w:t>,</w:t>
      </w:r>
      <w:r w:rsidR="00F74723">
        <w:t xml:space="preserve"> </w:t>
      </w:r>
      <w:r w:rsidR="006D48F0">
        <w:t>reducing</w:t>
      </w:r>
      <w:r w:rsidR="00F74723">
        <w:t xml:space="preserve"> oxygen availability to essential systems</w:t>
      </w:r>
      <w:r w:rsidR="00E1237B">
        <w:t xml:space="preserve"> </w:t>
      </w:r>
      <w:r w:rsidR="00F74723">
        <w:t xml:space="preserve">and </w:t>
      </w:r>
      <w:r w:rsidR="006D48F0">
        <w:t>compromising</w:t>
      </w:r>
      <w:r w:rsidR="00F74723">
        <w:t xml:space="preserve"> </w:t>
      </w:r>
      <w:r w:rsidR="00AA2BE7">
        <w:t>function</w:t>
      </w:r>
      <w:r w:rsidR="00F74723">
        <w:t xml:space="preserve"> </w:t>
      </w:r>
      <w:r w:rsidR="00F74723">
        <w:fldChar w:fldCharType="begin"/>
      </w:r>
      <w:r w:rsidR="004D067A">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rsidR="00F74723">
        <w:fldChar w:fldCharType="separate"/>
      </w:r>
      <w:r w:rsidR="004D067A" w:rsidRPr="004D067A">
        <w:t>(</w:t>
      </w:r>
      <w:r w:rsidR="004D067A" w:rsidRPr="004D067A">
        <w:rPr>
          <w:i/>
          <w:iCs/>
        </w:rPr>
        <w:t>3</w:t>
      </w:r>
      <w:r w:rsidR="004D067A" w:rsidRPr="004D067A">
        <w:t xml:space="preserve">, </w:t>
      </w:r>
      <w:r w:rsidR="004D067A" w:rsidRPr="004D067A">
        <w:rPr>
          <w:i/>
          <w:iCs/>
        </w:rPr>
        <w:t>4</w:t>
      </w:r>
      <w:r w:rsidR="004D067A" w:rsidRPr="004D067A">
        <w:t>)</w:t>
      </w:r>
      <w:r w:rsidR="00F74723">
        <w:fldChar w:fldCharType="end"/>
      </w:r>
      <w:r w:rsidR="00F74723">
        <w:t xml:space="preserve">. </w:t>
      </w:r>
      <w:r w:rsidR="006D48F0">
        <w:t xml:space="preserve">Much of this research </w:t>
      </w:r>
      <w:r w:rsidR="00262E82">
        <w:t>has focused on e</w:t>
      </w:r>
      <w:r w:rsidR="0033565E">
        <w:t>ct</w:t>
      </w:r>
      <w:r w:rsidR="00262E82">
        <w:t>otherms</w:t>
      </w:r>
      <w:r w:rsidR="006D48F0">
        <w:t xml:space="preserve">, whose lack of </w:t>
      </w:r>
      <w:r w:rsidR="00262E82">
        <w:t>physiological the</w:t>
      </w:r>
      <w:r w:rsidR="0033565E">
        <w:t>rmoregula</w:t>
      </w:r>
      <w:r w:rsidR="00262E82">
        <w:t xml:space="preserve">tion makes them particularly vulnerable to </w:t>
      </w:r>
      <w:r w:rsidR="006D48F0">
        <w:t>high</w:t>
      </w:r>
      <w:r w:rsidR="00262E82">
        <w:t xml:space="preserve"> temperatures</w:t>
      </w:r>
      <w:r w:rsidR="00E353FA">
        <w:t xml:space="preserve"> </w:t>
      </w:r>
      <w:r w:rsidR="00E353FA">
        <w:fldChar w:fldCharType="begin"/>
      </w:r>
      <w:r w:rsidR="004D067A">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rsidR="00E353FA">
        <w:fldChar w:fldCharType="separate"/>
      </w:r>
      <w:r w:rsidR="004D067A" w:rsidRPr="004D067A">
        <w:t>(</w:t>
      </w:r>
      <w:r w:rsidR="004D067A" w:rsidRPr="004D067A">
        <w:rPr>
          <w:i/>
          <w:iCs/>
        </w:rPr>
        <w:t>4</w:t>
      </w:r>
      <w:r w:rsidR="004D067A" w:rsidRPr="004D067A">
        <w:t>–</w:t>
      </w:r>
      <w:r w:rsidR="004D067A" w:rsidRPr="004D067A">
        <w:rPr>
          <w:i/>
          <w:iCs/>
        </w:rPr>
        <w:t>6</w:t>
      </w:r>
      <w:r w:rsidR="004D067A" w:rsidRPr="004D067A">
        <w:t>)</w:t>
      </w:r>
      <w:r w:rsidR="00E353FA">
        <w:fldChar w:fldCharType="end"/>
      </w:r>
      <w:r w:rsidR="00262E82">
        <w:t>. However,</w:t>
      </w:r>
      <w:r w:rsidR="006D48F0">
        <w:t xml:space="preserve"> mounting evidence suggests that endotherms are also physiologically susceptible to heat </w:t>
      </w:r>
      <w:r w:rsidR="00E353FA">
        <w:fldChar w:fldCharType="begin"/>
      </w:r>
      <w:r w:rsidR="004D067A">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E353FA">
        <w:fldChar w:fldCharType="separate"/>
      </w:r>
      <w:r w:rsidR="004D067A" w:rsidRPr="004D067A">
        <w:t>(</w:t>
      </w:r>
      <w:r w:rsidR="004D067A" w:rsidRPr="004D067A">
        <w:rPr>
          <w:i/>
          <w:iCs/>
        </w:rPr>
        <w:t>7</w:t>
      </w:r>
      <w:r w:rsidR="004D067A" w:rsidRPr="004D067A">
        <w:t xml:space="preserve">, </w:t>
      </w:r>
      <w:r w:rsidR="004D067A" w:rsidRPr="004D067A">
        <w:rPr>
          <w:i/>
          <w:iCs/>
        </w:rPr>
        <w:t>8</w:t>
      </w:r>
      <w:r w:rsidR="004D067A" w:rsidRPr="004D067A">
        <w:t>)</w:t>
      </w:r>
      <w:r w:rsidR="00E353FA">
        <w:fldChar w:fldCharType="end"/>
      </w:r>
      <w:r w:rsidR="005D6D35">
        <w:t xml:space="preserve">, </w:t>
      </w:r>
      <w:r w:rsidR="00AA2BE7">
        <w:t>and</w:t>
      </w:r>
      <w:r w:rsidR="006D48F0">
        <w:t xml:space="preserve"> evolved thermoregulatory mechanisms </w:t>
      </w:r>
      <w:r w:rsidR="00AA2BE7">
        <w:t xml:space="preserve">may be increasingly insufficient to cope with prolonged periods of </w:t>
      </w:r>
      <w:r w:rsidR="003C7C65">
        <w:t>extreme</w:t>
      </w:r>
      <w:r w:rsidR="00AA2BE7">
        <w:t xml:space="preserve"> </w:t>
      </w:r>
      <w:r w:rsidR="003C7C65">
        <w:t>heat</w:t>
      </w:r>
      <w:r w:rsidR="00AA2BE7">
        <w:t xml:space="preserve">. </w:t>
      </w:r>
      <w:r w:rsidR="005F3D80">
        <w:t>Recent</w:t>
      </w:r>
      <w:r w:rsidR="002C3D10">
        <w:t>ly,</w:t>
      </w:r>
      <w:r w:rsidR="005F3D80">
        <w:t xml:space="preserve"> research has turned to</w:t>
      </w:r>
      <w:r w:rsidR="002C3D10">
        <w:t xml:space="preserve"> assessing</w:t>
      </w:r>
      <w:r w:rsidR="005F3D80">
        <w:t xml:space="preserve"> the role of host-associated microbiomes in shaping how species respond to heat stress. A</w:t>
      </w:r>
      <w:r>
        <w:t xml:space="preserve">nimals have evolved complex relationships with the microbial communities (i.e., microbiomes) that live on and inside them to the extent that hosts rely on their microbiomes to support diverse aspects of their </w:t>
      </w:r>
      <w:r w:rsidR="00A936F7">
        <w:t>physiology</w:t>
      </w:r>
      <w:r>
        <w:t xml:space="preserve">. Accordingly, studies suggest that microbiomes may play a key role in determining the thermal tolerances of their host species </w:t>
      </w:r>
      <w:r>
        <w:fldChar w:fldCharType="begin"/>
      </w:r>
      <w:r w:rsidR="004D067A">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4D067A" w:rsidRPr="004D067A">
        <w:t>(</w:t>
      </w:r>
      <w:r w:rsidR="004D067A" w:rsidRPr="004D067A">
        <w:rPr>
          <w:i/>
          <w:iCs/>
        </w:rPr>
        <w:t>9</w:t>
      </w:r>
      <w:r w:rsidR="004D067A" w:rsidRPr="004D067A">
        <w:t xml:space="preserve">, </w:t>
      </w:r>
      <w:r w:rsidR="004D067A" w:rsidRPr="004D067A">
        <w:rPr>
          <w:i/>
          <w:iCs/>
        </w:rPr>
        <w:t>10</w:t>
      </w:r>
      <w:r w:rsidR="004D067A" w:rsidRPr="004D067A">
        <w:t>)</w:t>
      </w:r>
      <w:r>
        <w:fldChar w:fldCharType="end"/>
      </w:r>
      <w:r>
        <w:t xml:space="preserve"> and could be important in facilitating adaptation to higher temperatures </w:t>
      </w:r>
      <w:r>
        <w:fldChar w:fldCharType="begin"/>
      </w:r>
      <w:r w:rsidR="004D067A">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4D067A" w:rsidRPr="004D067A">
        <w:t>(</w:t>
      </w:r>
      <w:r w:rsidR="004D067A" w:rsidRPr="004D067A">
        <w:rPr>
          <w:i/>
          <w:iCs/>
        </w:rPr>
        <w:t>11</w:t>
      </w:r>
      <w:r w:rsidR="004D067A" w:rsidRPr="004D067A">
        <w:t>–</w:t>
      </w:r>
      <w:r w:rsidR="004D067A" w:rsidRPr="004D067A">
        <w:rPr>
          <w:i/>
          <w:iCs/>
        </w:rPr>
        <w:t>13</w:t>
      </w:r>
      <w:r w:rsidR="004D067A" w:rsidRPr="004D067A">
        <w:t>)</w:t>
      </w:r>
      <w:r>
        <w:fldChar w:fldCharType="end"/>
      </w:r>
      <w:r>
        <w:t xml:space="preserve">. </w:t>
      </w:r>
      <w:commentRangeStart w:id="2"/>
      <w:commentRangeStart w:id="3"/>
      <w:r>
        <w:t xml:space="preserve">For example, experimental research has shown that heat stress can deplete microbiome communities and has been associated with negative phenotypic, survivorship, and fitness outcomes </w:t>
      </w:r>
      <w:r>
        <w:fldChar w:fldCharType="begin"/>
      </w:r>
      <w:r w:rsidR="004D067A">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4D067A" w:rsidRPr="004D067A">
        <w:t>(</w:t>
      </w:r>
      <w:r w:rsidR="004D067A" w:rsidRPr="004D067A">
        <w:rPr>
          <w:i/>
          <w:iCs/>
        </w:rPr>
        <w:t>14</w:t>
      </w:r>
      <w:r w:rsidR="004D067A" w:rsidRPr="004D067A">
        <w:t xml:space="preserve">, </w:t>
      </w:r>
      <w:r w:rsidR="004D067A" w:rsidRPr="004D067A">
        <w:rPr>
          <w:i/>
          <w:iCs/>
        </w:rPr>
        <w:t>15</w:t>
      </w:r>
      <w:r w:rsidR="004D067A" w:rsidRPr="004D067A">
        <w:t>)</w:t>
      </w:r>
      <w:r>
        <w:fldChar w:fldCharType="end"/>
      </w:r>
      <w:r>
        <w:t>.</w:t>
      </w:r>
      <w:commentRangeEnd w:id="2"/>
      <w:r w:rsidR="00CB27CC">
        <w:rPr>
          <w:rStyle w:val="CommentReference"/>
        </w:rPr>
        <w:commentReference w:id="2"/>
      </w:r>
      <w:commentRangeEnd w:id="3"/>
      <w:r w:rsidR="00660DE0">
        <w:rPr>
          <w:rStyle w:val="CommentReference"/>
        </w:rPr>
        <w:commentReference w:id="3"/>
      </w:r>
    </w:p>
    <w:p w14:paraId="6817ABD6" w14:textId="3FA3ED59" w:rsidR="007B7C43" w:rsidRDefault="009F65FA" w:rsidP="002C3D10">
      <w:pPr>
        <w:ind w:firstLine="720"/>
      </w:pPr>
      <w:r>
        <w:t xml:space="preserve">The gastrointestinal tract is home to a particularly dense microbial community, the gut microbiome, that plays a crucial role in regulating host responses to environmental change </w:t>
      </w:r>
      <w:r>
        <w:fldChar w:fldCharType="begin"/>
      </w:r>
      <w:r w:rsidR="004D067A">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4D067A" w:rsidRPr="004D067A">
        <w:t>(</w:t>
      </w:r>
      <w:r w:rsidR="004D067A" w:rsidRPr="004D067A">
        <w:rPr>
          <w:i/>
          <w:iCs/>
        </w:rPr>
        <w:t>16</w:t>
      </w:r>
      <w:r w:rsidR="004D067A" w:rsidRPr="004D067A">
        <w:t>)</w:t>
      </w:r>
      <w:r>
        <w:fldChar w:fldCharType="end"/>
      </w:r>
      <w:r>
        <w:t>, making it an ideal system to explore how species may respond to rising temperatures</w:t>
      </w:r>
      <w:r w:rsidR="00EB3A97">
        <w:t>.</w:t>
      </w:r>
      <w:r w:rsidR="00EB3A97" w:rsidRPr="00EB3A97">
        <w:t xml:space="preserve"> </w:t>
      </w:r>
      <w:commentRangeStart w:id="4"/>
      <w:r w:rsidR="00EB3A97">
        <w:t xml:space="preserve">High temperatures have been shown to alter community composition </w:t>
      </w:r>
      <w:r w:rsidR="00EB3A97">
        <w:fldChar w:fldCharType="begin"/>
      </w:r>
      <w:r w:rsidR="004D067A">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B3A97">
        <w:fldChar w:fldCharType="separate"/>
      </w:r>
      <w:r w:rsidR="004D067A" w:rsidRPr="004D067A">
        <w:t>(</w:t>
      </w:r>
      <w:r w:rsidR="004D067A" w:rsidRPr="004D067A">
        <w:rPr>
          <w:i/>
          <w:iCs/>
        </w:rPr>
        <w:t>17</w:t>
      </w:r>
      <w:r w:rsidR="004D067A" w:rsidRPr="004D067A">
        <w:t>)</w:t>
      </w:r>
      <w:r w:rsidR="00EB3A97">
        <w:fldChar w:fldCharType="end"/>
      </w:r>
      <w:r w:rsidR="00EB3A97" w:rsidRPr="00EB3A97">
        <w:t xml:space="preserve"> </w:t>
      </w:r>
      <w:r w:rsidR="00EB3A97">
        <w:t xml:space="preserve">and are linked to changes in host digestion, metabolism, and immune function </w:t>
      </w:r>
      <w:r w:rsidR="00EB3A97">
        <w:fldChar w:fldCharType="begin"/>
      </w:r>
      <w:r w:rsidR="004D067A">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EB3A97">
        <w:fldChar w:fldCharType="separate"/>
      </w:r>
      <w:r w:rsidR="004D067A" w:rsidRPr="004D067A">
        <w:t>(</w:t>
      </w:r>
      <w:r w:rsidR="004D067A" w:rsidRPr="004D067A">
        <w:rPr>
          <w:i/>
          <w:iCs/>
        </w:rPr>
        <w:t>18</w:t>
      </w:r>
      <w:r w:rsidR="004D067A" w:rsidRPr="004D067A">
        <w:t>–</w:t>
      </w:r>
      <w:r w:rsidR="004D067A" w:rsidRPr="004D067A">
        <w:rPr>
          <w:i/>
          <w:iCs/>
        </w:rPr>
        <w:t>21</w:t>
      </w:r>
      <w:r w:rsidR="004D067A" w:rsidRPr="004D067A">
        <w:t>)</w:t>
      </w:r>
      <w:r w:rsidR="00EB3A97">
        <w:fldChar w:fldCharType="end"/>
      </w:r>
      <w:r w:rsidR="00925668">
        <w:t xml:space="preserve">. </w:t>
      </w:r>
      <w:commentRangeEnd w:id="4"/>
      <w:r w:rsidR="00CB27CC">
        <w:rPr>
          <w:rStyle w:val="CommentReference"/>
        </w:rPr>
        <w:commentReference w:id="4"/>
      </w:r>
      <w:r w:rsidR="007B7C43">
        <w:t xml:space="preserve">Heat-induced disruptions to the intestinal redox environment may initiate a physiological cascade that alters microbiome composition and affects host immunity, compromising the gut microbiome’s ability to perform functions essential to host health. It is </w:t>
      </w:r>
      <w:r w:rsidR="00925668">
        <w:t>well-known</w:t>
      </w:r>
      <w:r w:rsidR="007B7C43">
        <w:t xml:space="preserve"> that heat stress can cause redox imbalance— the accumulation of reactive oxygen species (ROS) that can damage cells </w:t>
      </w:r>
      <w:r w:rsidR="007B7C43">
        <w:fldChar w:fldCharType="begin"/>
      </w:r>
      <w:r w:rsidR="00F13D2A">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7B7C43">
        <w:fldChar w:fldCharType="separate"/>
      </w:r>
      <w:r w:rsidR="004D067A" w:rsidRPr="004D067A">
        <w:t>(</w:t>
      </w:r>
      <w:r w:rsidR="004D067A" w:rsidRPr="004D067A">
        <w:rPr>
          <w:i/>
          <w:iCs/>
        </w:rPr>
        <w:t>22</w:t>
      </w:r>
      <w:r w:rsidR="004D067A" w:rsidRPr="004D067A">
        <w:t xml:space="preserve">, </w:t>
      </w:r>
      <w:r w:rsidR="004D067A" w:rsidRPr="004D067A">
        <w:rPr>
          <w:i/>
          <w:iCs/>
        </w:rPr>
        <w:t>23</w:t>
      </w:r>
      <w:r w:rsidR="004D067A" w:rsidRPr="004D067A">
        <w:t>)</w:t>
      </w:r>
      <w:r w:rsidR="007B7C43">
        <w:fldChar w:fldCharType="end"/>
      </w:r>
      <w:r w:rsidR="007B7C43">
        <w:t xml:space="preserve">, compromise the epithelial barrier </w:t>
      </w:r>
      <w:r w:rsidR="007B7C43">
        <w:fldChar w:fldCharType="begin"/>
      </w:r>
      <w:r w:rsidR="004D067A">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4D067A">
        <w:rPr>
          <w:rFonts w:ascii="Cambria Math" w:hAnsi="Cambria Math" w:cs="Cambria Math"/>
        </w:rPr>
        <w:instrText>∼</w:instrText>
      </w:r>
      <w:r w:rsidR="004D067A">
        <w:instrText xml:space="preserve">37°C or heated over 90 min to a core body temperature of </w:instrText>
      </w:r>
      <w:r w:rsidR="004D067A">
        <w:rPr>
          <w:rFonts w:ascii="Cambria Math" w:hAnsi="Cambria Math" w:cs="Cambria Math"/>
        </w:rPr>
        <w:instrText>∼</w:instrText>
      </w:r>
      <w:r w:rsidR="004D067A">
        <w:instrText xml:space="preserve">41, </w:instrText>
      </w:r>
      <w:r w:rsidR="004D067A">
        <w:rPr>
          <w:rFonts w:ascii="Cambria Math" w:hAnsi="Cambria Math" w:cs="Cambria Math"/>
        </w:rPr>
        <w:instrText>∼</w:instrText>
      </w:r>
      <w:r w:rsidR="004D067A">
        <w:instrText xml:space="preserve">41.5, or </w:instrText>
      </w:r>
      <w:r w:rsidR="004D067A">
        <w:rPr>
          <w:rFonts w:ascii="Cambria Math" w:hAnsi="Cambria Math" w:cs="Cambria Math"/>
        </w:rPr>
        <w:instrText>∼</w:instrText>
      </w:r>
      <w:r w:rsidR="004D067A">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7B7C43">
        <w:fldChar w:fldCharType="separate"/>
      </w:r>
      <w:r w:rsidR="004D067A" w:rsidRPr="004D067A">
        <w:t>(</w:t>
      </w:r>
      <w:r w:rsidR="004D067A" w:rsidRPr="004D067A">
        <w:rPr>
          <w:i/>
          <w:iCs/>
        </w:rPr>
        <w:t>24</w:t>
      </w:r>
      <w:r w:rsidR="004D067A" w:rsidRPr="004D067A">
        <w:t>)</w:t>
      </w:r>
      <w:r w:rsidR="007B7C43">
        <w:fldChar w:fldCharType="end"/>
      </w:r>
      <w:r w:rsidR="007B7C43">
        <w:t xml:space="preserve">, and trigger immune activation </w:t>
      </w:r>
      <w:r w:rsidR="007B7C43">
        <w:fldChar w:fldCharType="begin"/>
      </w:r>
      <w:r w:rsidR="004D067A">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7B7C43">
        <w:fldChar w:fldCharType="separate"/>
      </w:r>
      <w:r w:rsidR="004D067A" w:rsidRPr="004D067A">
        <w:t>(</w:t>
      </w:r>
      <w:r w:rsidR="004D067A" w:rsidRPr="004D067A">
        <w:rPr>
          <w:i/>
          <w:iCs/>
        </w:rPr>
        <w:t>25</w:t>
      </w:r>
      <w:r w:rsidR="004D067A" w:rsidRPr="004D067A">
        <w:t>)</w:t>
      </w:r>
      <w:r w:rsidR="007B7C43">
        <w:fldChar w:fldCharType="end"/>
      </w:r>
      <w:r w:rsidR="007B7C43">
        <w:t xml:space="preserve">. Gut microbes typically help maintain redox balance </w:t>
      </w:r>
      <w:r w:rsidR="007B7C43">
        <w:fldChar w:fldCharType="begin"/>
      </w:r>
      <w:r w:rsidR="004D067A">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7B7C43">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rsidR="007B7C43">
        <w:fldChar w:fldCharType="end"/>
      </w:r>
      <w:r w:rsidR="007B7C43">
        <w:t>, but heat-induced changes in community composition have been linked to</w:t>
      </w:r>
      <w:r w:rsidR="007B7C43" w:rsidRPr="00517B83">
        <w:t xml:space="preserve"> </w:t>
      </w:r>
      <w:r w:rsidR="007B7C43">
        <w:t xml:space="preserve">reduced antioxidant metabolism </w:t>
      </w:r>
      <w:r w:rsidR="007B7C43">
        <w:fldChar w:fldCharType="begin"/>
      </w:r>
      <w:r w:rsidR="004D067A">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7B7C43">
        <w:fldChar w:fldCharType="separate"/>
      </w:r>
      <w:r w:rsidR="004D067A" w:rsidRPr="004D067A">
        <w:t>(</w:t>
      </w:r>
      <w:r w:rsidR="004D067A" w:rsidRPr="004D067A">
        <w:rPr>
          <w:i/>
          <w:iCs/>
        </w:rPr>
        <w:t>29</w:t>
      </w:r>
      <w:r w:rsidR="004D067A" w:rsidRPr="004D067A">
        <w:t xml:space="preserve">, </w:t>
      </w:r>
      <w:r w:rsidR="004D067A" w:rsidRPr="004D067A">
        <w:rPr>
          <w:i/>
          <w:iCs/>
        </w:rPr>
        <w:t>30</w:t>
      </w:r>
      <w:r w:rsidR="004D067A" w:rsidRPr="004D067A">
        <w:t>)</w:t>
      </w:r>
      <w:r w:rsidR="007B7C43">
        <w:fldChar w:fldCharType="end"/>
      </w:r>
      <w:r w:rsidR="007B7C43">
        <w:t xml:space="preserve"> and increased epithelial damage </w:t>
      </w:r>
      <w:r w:rsidR="007B7C43">
        <w:fldChar w:fldCharType="begin"/>
      </w:r>
      <w:r w:rsidR="004D067A">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7C43">
        <w:fldChar w:fldCharType="separate"/>
      </w:r>
      <w:r w:rsidR="004D067A" w:rsidRPr="004D067A">
        <w:t>(</w:t>
      </w:r>
      <w:r w:rsidR="004D067A" w:rsidRPr="004D067A">
        <w:rPr>
          <w:i/>
          <w:iCs/>
        </w:rPr>
        <w:t>31</w:t>
      </w:r>
      <w:r w:rsidR="004D067A" w:rsidRPr="004D067A">
        <w:t>)</w:t>
      </w:r>
      <w:r w:rsidR="007B7C43">
        <w:fldChar w:fldCharType="end"/>
      </w:r>
      <w:r w:rsidR="007B7C43">
        <w:t xml:space="preserve">. These redox shifts may disrupt oxygen gradients, favoring facultative anaerobes over obligate anaerobes. In fact, across a variety of vertebrate species, high temperatures are consistently associated with declines in Firmicutes and Bacteroidota </w:t>
      </w:r>
      <w:r w:rsidR="007B7C43">
        <w:fldChar w:fldCharType="begin"/>
      </w:r>
      <w:r w:rsidR="004D067A">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B7C43">
        <w:fldChar w:fldCharType="separate"/>
      </w:r>
      <w:r w:rsidR="004D067A" w:rsidRPr="004D067A">
        <w:t>(</w:t>
      </w:r>
      <w:r w:rsidR="004D067A" w:rsidRPr="004D067A">
        <w:rPr>
          <w:i/>
          <w:iCs/>
        </w:rPr>
        <w:t>21</w:t>
      </w:r>
      <w:r w:rsidR="004D067A" w:rsidRPr="004D067A">
        <w:t xml:space="preserve">, </w:t>
      </w:r>
      <w:r w:rsidR="004D067A" w:rsidRPr="004D067A">
        <w:rPr>
          <w:i/>
          <w:iCs/>
        </w:rPr>
        <w:t>32</w:t>
      </w:r>
      <w:r w:rsidR="004D067A" w:rsidRPr="004D067A">
        <w:t xml:space="preserve">, </w:t>
      </w:r>
      <w:r w:rsidR="004D067A" w:rsidRPr="004D067A">
        <w:rPr>
          <w:i/>
          <w:iCs/>
        </w:rPr>
        <w:t>33</w:t>
      </w:r>
      <w:r w:rsidR="004D067A" w:rsidRPr="004D067A">
        <w:t>)</w:t>
      </w:r>
      <w:r w:rsidR="007B7C43">
        <w:fldChar w:fldCharType="end"/>
      </w:r>
      <w:r w:rsidR="007B7C43">
        <w:t xml:space="preserve">, phyla composed primarily of obligate anaerobes lacking robust ROS defenses </w:t>
      </w:r>
      <w:r w:rsidR="007B7C43">
        <w:fldChar w:fldCharType="begin"/>
      </w:r>
      <w:r w:rsidR="004D067A">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B7C43">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rsidR="007B7C43">
        <w:fldChar w:fldCharType="end"/>
      </w:r>
      <w:r w:rsidR="007B7C43">
        <w:t xml:space="preserve">, and increases in Proteobacteria </w:t>
      </w:r>
      <w:r w:rsidR="007B7C43">
        <w:fldChar w:fldCharType="begin"/>
      </w:r>
      <w:r w:rsidR="004D067A">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B7C43">
        <w:fldChar w:fldCharType="separate"/>
      </w:r>
      <w:r w:rsidR="004D067A" w:rsidRPr="004D067A">
        <w:t>(</w:t>
      </w:r>
      <w:r w:rsidR="004D067A" w:rsidRPr="004D067A">
        <w:rPr>
          <w:i/>
          <w:iCs/>
        </w:rPr>
        <w:t>17</w:t>
      </w:r>
      <w:r w:rsidR="004D067A" w:rsidRPr="004D067A">
        <w:t>)</w:t>
      </w:r>
      <w:r w:rsidR="007B7C43">
        <w:fldChar w:fldCharType="end"/>
      </w:r>
      <w:r w:rsidR="007B7C43">
        <w:t xml:space="preserve">, a phylum dominated by facultative anaerobes that thrive in higher-oxygen conditions </w:t>
      </w:r>
      <w:r w:rsidR="007B7C43">
        <w:fldChar w:fldCharType="begin"/>
      </w:r>
      <w:r w:rsidR="004D067A">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B7C43">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rsidR="007B7C43">
        <w:fldChar w:fldCharType="end"/>
      </w:r>
      <w:r w:rsidR="007B7C43">
        <w:t xml:space="preserve">. </w:t>
      </w:r>
    </w:p>
    <w:p w14:paraId="0379DA0D" w14:textId="13D4DDDF" w:rsidR="009846FE" w:rsidRDefault="00925668" w:rsidP="0098547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F13D2A">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fldChar w:fldCharType="end"/>
      </w:r>
      <w:r>
        <w:t xml:space="preserve">, which support anti-inflammatory mechanisms that promote immune tolerance of the microbiome </w:t>
      </w:r>
      <w:r>
        <w:fldChar w:fldCharType="begin"/>
      </w:r>
      <w:r w:rsidR="004D067A">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4D067A" w:rsidRPr="004D067A">
        <w:t>(</w:t>
      </w:r>
      <w:r w:rsidR="004D067A" w:rsidRPr="004D067A">
        <w:rPr>
          <w:i/>
          <w:iCs/>
        </w:rPr>
        <w:t>41</w:t>
      </w:r>
      <w:r w:rsidR="004D067A" w:rsidRPr="004D067A">
        <w:t>–</w:t>
      </w:r>
      <w:r w:rsidR="004D067A" w:rsidRPr="004D067A">
        <w:rPr>
          <w:i/>
          <w:iCs/>
        </w:rPr>
        <w:t>44</w:t>
      </w:r>
      <w:r w:rsidR="004D067A" w:rsidRPr="004D067A">
        <w:t>)</w:t>
      </w:r>
      <w:r>
        <w:fldChar w:fldCharType="end"/>
      </w:r>
      <w:r>
        <w:t xml:space="preserve">. A loss of these obligate anaerobes could result in reduced SCFAs and impact the immune system. </w:t>
      </w:r>
      <w:r w:rsidR="002C3D10">
        <w:t>Ex</w:t>
      </w:r>
      <w:r w:rsidR="00C14B6F">
        <w:t xml:space="preserve">perimental studies evaluating the effects of </w:t>
      </w:r>
      <w:r w:rsidR="009B6F9B">
        <w:t xml:space="preserve">acute heat stress </w:t>
      </w:r>
      <w:r w:rsidR="00C14B6F">
        <w:t>in livestock</w:t>
      </w:r>
      <w:r w:rsidR="002C3D10">
        <w:t xml:space="preserve"> show that exposure to high temperatures </w:t>
      </w:r>
      <w:r w:rsidR="005E543B">
        <w:t>is</w:t>
      </w:r>
      <w:r w:rsidR="002C3D10">
        <w:t xml:space="preserve"> associated with reduced SCFA concentrations</w:t>
      </w:r>
      <w:r w:rsidR="006E4C8C">
        <w:t xml:space="preserve">, </w:t>
      </w:r>
      <w:r w:rsidR="002C3D10">
        <w:fldChar w:fldCharType="begin"/>
      </w:r>
      <w:r w:rsidR="004D067A">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2C3D10">
        <w:fldChar w:fldCharType="separate"/>
      </w:r>
      <w:r w:rsidR="004D067A" w:rsidRPr="004D067A">
        <w:t>(</w:t>
      </w:r>
      <w:r w:rsidR="004D067A" w:rsidRPr="004D067A">
        <w:rPr>
          <w:i/>
          <w:iCs/>
        </w:rPr>
        <w:t>20</w:t>
      </w:r>
      <w:r w:rsidR="004D067A" w:rsidRPr="004D067A">
        <w:t>)</w:t>
      </w:r>
      <w:r w:rsidR="002C3D10">
        <w:fldChar w:fldCharType="end"/>
      </w:r>
      <w:r w:rsidR="006E4C8C">
        <w:t xml:space="preserve"> changes in the levels of circulating cytokines, and altered gut microbiome composition </w:t>
      </w:r>
      <w:r w:rsidR="006E4C8C">
        <w:fldChar w:fldCharType="begin"/>
      </w:r>
      <w:r w:rsidR="004D067A">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6E4C8C">
        <w:fldChar w:fldCharType="separate"/>
      </w:r>
      <w:r w:rsidR="004D067A" w:rsidRPr="004D067A">
        <w:t>(</w:t>
      </w:r>
      <w:r w:rsidR="004D067A" w:rsidRPr="004D067A">
        <w:rPr>
          <w:i/>
          <w:iCs/>
        </w:rPr>
        <w:t>18</w:t>
      </w:r>
      <w:r w:rsidR="004D067A" w:rsidRPr="004D067A">
        <w:t xml:space="preserve">, </w:t>
      </w:r>
      <w:r w:rsidR="004D067A" w:rsidRPr="004D067A">
        <w:rPr>
          <w:i/>
          <w:iCs/>
        </w:rPr>
        <w:t>45</w:t>
      </w:r>
      <w:r w:rsidR="004D067A" w:rsidRPr="004D067A">
        <w:t>)</w:t>
      </w:r>
      <w:r w:rsidR="006E4C8C">
        <w:fldChar w:fldCharType="end"/>
      </w:r>
      <w:r w:rsidR="006E4C8C">
        <w:t xml:space="preserve">, suggesting that heat-driven compositional shifts may disrupt microbiome-immune homeostasis. </w:t>
      </w:r>
      <w:r>
        <w:t>Because microbiome-host relationships are bidirectional, each change likely amplifies the others, creating a feedback loop that increases the risk of chronic gut inflammation during extended periods of high temperatures.</w:t>
      </w:r>
    </w:p>
    <w:p w14:paraId="27D2D813" w14:textId="4892822B" w:rsidR="009846FE" w:rsidRDefault="009846FE" w:rsidP="000F74F2">
      <w:pPr>
        <w:ind w:firstLine="720"/>
      </w:pPr>
      <w:r>
        <w:t>These dynamics are likely to play an essential role in shaping animal responses to changing climates.</w:t>
      </w:r>
      <w:r w:rsidRPr="009846FE">
        <w:t xml:space="preserve"> </w:t>
      </w:r>
      <w:commentRangeStart w:id="5"/>
      <w:commentRangeStart w:id="6"/>
      <w:r>
        <w:t xml:space="preserve">However, interactions between heat stress and the </w:t>
      </w:r>
      <w:r w:rsidR="002C3D10">
        <w:t>microbiome</w:t>
      </w:r>
      <w:r>
        <w:t xml:space="preserve"> have been studied almost exclusively in </w:t>
      </w:r>
      <w:r w:rsidR="006E4C8C">
        <w:t>experimental</w:t>
      </w:r>
      <w:r>
        <w:t xml:space="preserve"> contexts</w:t>
      </w:r>
      <w:r w:rsidR="000F74F2">
        <w:t xml:space="preserve"> that examine the effect of acute periods of moderate heat stress </w:t>
      </w:r>
      <w:commentRangeEnd w:id="5"/>
      <w:r w:rsidR="008751B9">
        <w:rPr>
          <w:rStyle w:val="CommentReference"/>
        </w:rPr>
        <w:commentReference w:id="5"/>
      </w:r>
      <w:commentRangeEnd w:id="6"/>
      <w:r w:rsidR="00660DE0">
        <w:rPr>
          <w:rStyle w:val="CommentReference"/>
        </w:rPr>
        <w:commentReference w:id="6"/>
      </w:r>
      <w:r w:rsidR="000F74F2">
        <w:t xml:space="preserve">[e.g., ~8-10 hours of exposure to temperatures ~32-34 </w:t>
      </w:r>
      <w:r w:rsidR="000F74F2" w:rsidRPr="000F74F2">
        <w:t>C</w:t>
      </w:r>
      <w:r w:rsidR="000F74F2">
        <w:t xml:space="preserve">, </w:t>
      </w:r>
      <w:r w:rsidR="000F74F2">
        <w:fldChar w:fldCharType="begin"/>
      </w:r>
      <w:r w:rsidR="00F13D2A">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rsidR="000F74F2">
        <w:fldChar w:fldCharType="separate"/>
      </w:r>
      <w:r w:rsidR="004D067A" w:rsidRPr="004D067A">
        <w:t>(</w:t>
      </w:r>
      <w:r w:rsidR="004D067A" w:rsidRPr="004D067A">
        <w:rPr>
          <w:i/>
          <w:iCs/>
        </w:rPr>
        <w:t>46</w:t>
      </w:r>
      <w:r w:rsidR="004D067A" w:rsidRPr="004D067A">
        <w:t xml:space="preserve">, </w:t>
      </w:r>
      <w:r w:rsidR="004D067A" w:rsidRPr="004D067A">
        <w:rPr>
          <w:i/>
          <w:iCs/>
        </w:rPr>
        <w:t>47</w:t>
      </w:r>
      <w:r w:rsidR="004D067A" w:rsidRPr="004D067A">
        <w:t>)</w:t>
      </w:r>
      <w:r w:rsidR="000F74F2">
        <w:fldChar w:fldCharType="end"/>
      </w:r>
      <w:r w:rsidR="000F74F2">
        <w:t>]. W</w:t>
      </w:r>
      <w:r>
        <w:t xml:space="preserve">e have little understanding of how this system functions in wild populations in response to natural thermal variation in ecologically relevant contexts. Further, most research on heat-induced microbiome disruption has focused either on ectotherms [e.g., amphibians </w:t>
      </w:r>
      <w:r>
        <w:fldChar w:fldCharType="begin"/>
      </w:r>
      <w:r w:rsidR="004D067A">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4D067A" w:rsidRPr="004D067A">
        <w:t>(</w:t>
      </w:r>
      <w:r w:rsidR="004D067A" w:rsidRPr="004D067A">
        <w:rPr>
          <w:i/>
          <w:iCs/>
        </w:rPr>
        <w:t>19</w:t>
      </w:r>
      <w:r w:rsidR="004D067A" w:rsidRPr="004D067A">
        <w:t xml:space="preserve">, </w:t>
      </w:r>
      <w:r w:rsidR="004D067A" w:rsidRPr="004D067A">
        <w:rPr>
          <w:i/>
          <w:iCs/>
        </w:rPr>
        <w:t>48</w:t>
      </w:r>
      <w:r w:rsidR="004D067A" w:rsidRPr="004D067A">
        <w:t>)</w:t>
      </w:r>
      <w:r>
        <w:fldChar w:fldCharType="end"/>
      </w:r>
      <w:r>
        <w:t xml:space="preserve">, fish </w:t>
      </w:r>
      <w:r>
        <w:fldChar w:fldCharType="begin"/>
      </w:r>
      <w:r w:rsidR="004D067A">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4D067A" w:rsidRPr="004D067A">
        <w:t>(</w:t>
      </w:r>
      <w:r w:rsidR="004D067A" w:rsidRPr="004D067A">
        <w:rPr>
          <w:i/>
          <w:iCs/>
        </w:rPr>
        <w:t>29</w:t>
      </w:r>
      <w:r w:rsidR="004D067A" w:rsidRPr="004D067A">
        <w:t>)</w:t>
      </w:r>
      <w:r>
        <w:fldChar w:fldCharType="end"/>
      </w:r>
      <w:r>
        <w:t xml:space="preserve">, reptiles </w:t>
      </w:r>
      <w:r>
        <w:fldChar w:fldCharType="begin"/>
      </w:r>
      <w:r w:rsidR="004D067A">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xml:space="preserve">] or on livestock [e.g., pigs </w:t>
      </w:r>
      <w:r>
        <w:fldChar w:fldCharType="begin"/>
      </w:r>
      <w:r w:rsidR="004D067A">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4D067A" w:rsidRPr="004D067A">
        <w:t>(</w:t>
      </w:r>
      <w:r w:rsidR="004D067A" w:rsidRPr="004D067A">
        <w:rPr>
          <w:i/>
          <w:iCs/>
        </w:rPr>
        <w:t>31</w:t>
      </w:r>
      <w:r w:rsidR="004D067A" w:rsidRPr="004D067A">
        <w:t>)</w:t>
      </w:r>
      <w:r>
        <w:fldChar w:fldCharType="end"/>
      </w:r>
      <w:r>
        <w:t xml:space="preserve">, cows </w:t>
      </w:r>
      <w:r>
        <w:fldChar w:fldCharType="begin"/>
      </w:r>
      <w:r w:rsidR="004D067A">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4D067A" w:rsidRPr="004D067A">
        <w:t>(</w:t>
      </w:r>
      <w:r w:rsidR="004D067A" w:rsidRPr="004D067A">
        <w:rPr>
          <w:i/>
          <w:iCs/>
        </w:rPr>
        <w:t>18</w:t>
      </w:r>
      <w:r w:rsidR="004D067A" w:rsidRPr="004D067A">
        <w:t xml:space="preserve">, </w:t>
      </w:r>
      <w:r w:rsidR="004D067A" w:rsidRPr="004D067A">
        <w:rPr>
          <w:i/>
          <w:iCs/>
        </w:rPr>
        <w:t>20</w:t>
      </w:r>
      <w:r w:rsidR="004D067A" w:rsidRPr="004D067A">
        <w:t xml:space="preserve">, </w:t>
      </w:r>
      <w:r w:rsidR="004D067A" w:rsidRPr="004D067A">
        <w:rPr>
          <w:i/>
          <w:iCs/>
        </w:rPr>
        <w:t>45</w:t>
      </w:r>
      <w:r w:rsidR="004D067A" w:rsidRPr="004D067A">
        <w:t>)</w:t>
      </w:r>
      <w:r>
        <w:fldChar w:fldCharType="end"/>
      </w:r>
      <w:r>
        <w:t xml:space="preserve">, poultry </w:t>
      </w:r>
      <w:r>
        <w:fldChar w:fldCharType="begin"/>
      </w:r>
      <w:r w:rsidR="004D067A">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4D067A" w:rsidRPr="004D067A">
        <w:t>(</w:t>
      </w:r>
      <w:r w:rsidR="004D067A" w:rsidRPr="004D067A">
        <w:rPr>
          <w:i/>
          <w:iCs/>
        </w:rPr>
        <w:t>30</w:t>
      </w:r>
      <w:r w:rsidR="004D067A" w:rsidRPr="004D067A">
        <w:t xml:space="preserve">, </w:t>
      </w:r>
      <w:r w:rsidR="004D067A" w:rsidRPr="004D067A">
        <w:rPr>
          <w:i/>
          <w:iCs/>
        </w:rPr>
        <w:t>50</w:t>
      </w:r>
      <w:r w:rsidR="004D067A" w:rsidRPr="004D067A">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4D067A">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51</w:t>
      </w:r>
      <w:r w:rsidR="004D067A" w:rsidRPr="004D067A">
        <w:t xml:space="preserve">, </w:t>
      </w:r>
      <w:r w:rsidR="004D067A" w:rsidRPr="004D067A">
        <w:rPr>
          <w:i/>
          <w:iCs/>
        </w:rPr>
        <w:t>52</w:t>
      </w:r>
      <w:r w:rsidR="004D067A" w:rsidRPr="004D067A">
        <w:t>)</w:t>
      </w:r>
      <w:r>
        <w:fldChar w:fldCharType="end"/>
      </w:r>
      <w:r>
        <w:t xml:space="preserve">, habitat disturbance </w:t>
      </w:r>
      <w:r>
        <w:fldChar w:fldCharType="begin"/>
      </w:r>
      <w:r w:rsidR="004D067A">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4D067A" w:rsidRPr="004D067A">
        <w:t>(</w:t>
      </w:r>
      <w:r w:rsidR="004D067A" w:rsidRPr="004D067A">
        <w:rPr>
          <w:i/>
          <w:iCs/>
        </w:rPr>
        <w:t>53</w:t>
      </w:r>
      <w:r w:rsidR="004D067A" w:rsidRPr="004D067A">
        <w:t xml:space="preserve">, </w:t>
      </w:r>
      <w:r w:rsidR="004D067A" w:rsidRPr="004D067A">
        <w:rPr>
          <w:i/>
          <w:iCs/>
        </w:rPr>
        <w:t>54</w:t>
      </w:r>
      <w:r w:rsidR="004D067A" w:rsidRPr="004D067A">
        <w:t>)</w:t>
      </w:r>
      <w:r>
        <w:fldChar w:fldCharType="end"/>
      </w:r>
      <w:r>
        <w:t xml:space="preserve">, and local ecological conditions </w:t>
      </w:r>
      <w:r>
        <w:fldChar w:fldCharType="begin"/>
      </w:r>
      <w:r w:rsidR="004D067A">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4D067A" w:rsidRPr="004D067A">
        <w:t>(</w:t>
      </w:r>
      <w:r w:rsidR="004D067A" w:rsidRPr="004D067A">
        <w:rPr>
          <w:i/>
          <w:iCs/>
        </w:rPr>
        <w:t>55</w:t>
      </w:r>
      <w:r w:rsidR="004D067A" w:rsidRPr="004D067A">
        <w:t xml:space="preserve">, </w:t>
      </w:r>
      <w:r w:rsidR="004D067A" w:rsidRPr="004D067A">
        <w:rPr>
          <w:i/>
          <w:iCs/>
        </w:rPr>
        <w:t>56</w:t>
      </w:r>
      <w:r w:rsidR="004D067A" w:rsidRPr="004D067A">
        <w:t>)</w:t>
      </w:r>
      <w:r>
        <w:fldChar w:fldCharType="end"/>
      </w:r>
      <w:r>
        <w:t>— relate to the gut microbiome, with findings often attributed to differences in host diet. However, no study has directly assessed the influence of temperature on the gut microbiome of a wild primate.</w:t>
      </w:r>
    </w:p>
    <w:p w14:paraId="03544BD4" w14:textId="75DC827B" w:rsidR="009846FE" w:rsidRDefault="009846FE" w:rsidP="00242226">
      <w:pPr>
        <w:ind w:firstLine="720"/>
      </w:pPr>
      <w:r>
        <w:t>We also evaluate the interplay between temperature, the gut microbiome, and host immunity.</w:t>
      </w:r>
      <w:r w:rsidRPr="009673A8">
        <w:t xml:space="preserve"> </w:t>
      </w:r>
      <w:r>
        <w:t xml:space="preserve">Specifically, we measure host immunity using urinary neopterin, a byproduct of macrophage activity </w:t>
      </w:r>
      <w:r>
        <w:fldChar w:fldCharType="begin"/>
      </w:r>
      <w:r w:rsidR="004D067A">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4D067A" w:rsidRPr="004D067A">
        <w:t>(</w:t>
      </w:r>
      <w:r w:rsidR="004D067A" w:rsidRPr="004D067A">
        <w:rPr>
          <w:i/>
          <w:iCs/>
        </w:rPr>
        <w:t>57</w:t>
      </w:r>
      <w:r w:rsidR="004D067A" w:rsidRPr="004D067A">
        <w:t>)</w:t>
      </w:r>
      <w:r>
        <w:fldChar w:fldCharType="end"/>
      </w:r>
      <w:r>
        <w:t xml:space="preserve">. Macrophages play a central role in host containment of the gut </w:t>
      </w:r>
      <w:ins w:id="7" w:author="Bergman, Thore" w:date="2025-07-18T15:36:00Z" w16du:dateUtc="2025-07-18T19:36:00Z">
        <w:r w:rsidR="00660DE0">
          <w:t xml:space="preserve">re </w:t>
        </w:r>
      </w:ins>
      <w:r>
        <w:t xml:space="preserve">microbiome </w:t>
      </w:r>
      <w:r>
        <w:fldChar w:fldCharType="begin"/>
      </w:r>
      <w:r w:rsidR="004D067A">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4D067A" w:rsidRPr="004D067A">
        <w:t>(</w:t>
      </w:r>
      <w:r w:rsidR="004D067A" w:rsidRPr="004D067A">
        <w:rPr>
          <w:i/>
          <w:iCs/>
        </w:rPr>
        <w:t>58</w:t>
      </w:r>
      <w:r w:rsidR="004D067A" w:rsidRPr="004D067A">
        <w:t>)</w:t>
      </w:r>
      <w:r>
        <w:fldChar w:fldCharType="end"/>
      </w:r>
      <w:r w:rsidR="00A72B19">
        <w:t>,</w:t>
      </w:r>
      <w:r>
        <w:t xml:space="preserve"> and microbial metabolites, including SCFAs and saturated fatty acids, regulate macrophage activity to maintain host tolerance and prevent chronic inflammatory disorders </w:t>
      </w:r>
      <w:r>
        <w:fldChar w:fldCharType="begin"/>
      </w:r>
      <w:r w:rsidR="004D067A">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4D067A" w:rsidRPr="004D067A">
        <w:t>(</w:t>
      </w:r>
      <w:r w:rsidR="004D067A" w:rsidRPr="004D067A">
        <w:rPr>
          <w:i/>
          <w:iCs/>
        </w:rPr>
        <w:t>41</w:t>
      </w:r>
      <w:r w:rsidR="004D067A" w:rsidRPr="004D067A">
        <w:t xml:space="preserve">, </w:t>
      </w:r>
      <w:r w:rsidR="004D067A" w:rsidRPr="004D067A">
        <w:rPr>
          <w:i/>
          <w:iCs/>
        </w:rPr>
        <w:t>59</w:t>
      </w:r>
      <w:r w:rsidR="004D067A" w:rsidRPr="004D067A">
        <w:t>)</w:t>
      </w:r>
      <w:r>
        <w:fldChar w:fldCharType="end"/>
      </w:r>
      <w:r>
        <w:t>. Therefore, neopterin is a valuable tool for examining microbiome-immune homeostasis.</w:t>
      </w:r>
    </w:p>
    <w:p w14:paraId="0C8EDE3A" w14:textId="2208A302" w:rsidR="009846FE" w:rsidRDefault="009846FE" w:rsidP="009846FE">
      <w:pPr>
        <w:ind w:firstLine="720"/>
      </w:pPr>
      <w:r>
        <w:t xml:space="preserve">We analyzed 11 months of paired fecal and urine samples from 36 individually identified white-faced capuchin monkeys living in tropical dry forest fragments in </w:t>
      </w:r>
      <w:ins w:id="8" w:author="Beehner, Jacinta" w:date="2025-07-16T13:03:00Z" w16du:dateUtc="2025-07-16T17:03:00Z">
        <w:r w:rsidR="008751B9">
          <w:t>n</w:t>
        </w:r>
      </w:ins>
      <w:del w:id="9" w:author="Beehner, Jacinta" w:date="2025-07-16T13:03:00Z" w16du:dateUtc="2025-07-16T17:03:00Z">
        <w:r w:rsidDel="008751B9">
          <w:delText>N</w:delText>
        </w:r>
      </w:del>
      <w:r>
        <w:t xml:space="preserve">orthwestern Costa Rica. Tropical dry forests are highly seasonal and experience greater annual temperature variation than other tropical environments </w:t>
      </w:r>
      <w:r>
        <w:fldChar w:fldCharType="begin"/>
      </w:r>
      <w:r w:rsidR="004D067A">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4D067A" w:rsidRPr="004D067A">
        <w:t>(</w:t>
      </w:r>
      <w:r w:rsidR="004D067A" w:rsidRPr="004D067A">
        <w:rPr>
          <w:i/>
          <w:iCs/>
        </w:rPr>
        <w:t>60</w:t>
      </w:r>
      <w:r w:rsidR="004D067A" w:rsidRPr="004D067A">
        <w:t>)</w:t>
      </w:r>
      <w:r>
        <w:fldChar w:fldCharType="end"/>
      </w:r>
      <w:r>
        <w:t xml:space="preserve"> making them an ideal system for studying the effects of heat stress. </w:t>
      </w:r>
      <w:commentRangeStart w:id="10"/>
      <w:r>
        <w:t>Further, season is reliably measured by rain</w:t>
      </w:r>
      <w:r w:rsidR="002C3D10">
        <w:t xml:space="preserve"> </w:t>
      </w:r>
      <w:r w:rsidR="002C3D10">
        <w:fldChar w:fldCharType="begin"/>
      </w:r>
      <w:r w:rsidR="004D067A">
        <w:instrText xml:space="preserve"> ADDIN ZOTERO_ITEM CSL_CITATION {"citationID":"xyaC3QG0","properties":{"formattedCitation":"({\\i{}61})","plainCitation":"(61)","noteIndex":0},"citationItems":[{"id":401,"uris":["http://zotero.org/users/13901503/items/3T9FH6VE"],"itemData":{"id":401,"type":"article-journal","container-title":"Annual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2C3D10">
        <w:fldChar w:fldCharType="separate"/>
      </w:r>
      <w:r w:rsidR="004D067A" w:rsidRPr="004D067A">
        <w:t>(</w:t>
      </w:r>
      <w:r w:rsidR="004D067A" w:rsidRPr="004D067A">
        <w:rPr>
          <w:i/>
          <w:iCs/>
        </w:rPr>
        <w:t>61</w:t>
      </w:r>
      <w:r w:rsidR="004D067A" w:rsidRPr="004D067A">
        <w:t>)</w:t>
      </w:r>
      <w:r w:rsidR="002C3D10">
        <w:fldChar w:fldCharType="end"/>
      </w:r>
      <w:r>
        <w:t>, making it possible to control for seasonal ecological changes and better isolate the effects of temperature</w:t>
      </w:r>
      <w:commentRangeEnd w:id="10"/>
      <w:r w:rsidR="00CD5102">
        <w:rPr>
          <w:rStyle w:val="CommentReference"/>
        </w:rPr>
        <w:commentReference w:id="10"/>
      </w:r>
      <w:r>
        <w:t xml:space="preserve">. </w:t>
      </w:r>
      <w:r w:rsidRPr="007D7046">
        <w:t>We</w:t>
      </w:r>
      <w:r>
        <w:t xml:space="preserve"> characterized microbiome composition using </w:t>
      </w:r>
      <w:commentRangeStart w:id="11"/>
      <w:r>
        <w:t>16S rRNA</w:t>
      </w:r>
      <w:commentRangeEnd w:id="11"/>
      <w:r w:rsidR="00673BCB">
        <w:rPr>
          <w:rStyle w:val="CommentReference"/>
        </w:rPr>
        <w:commentReference w:id="11"/>
      </w:r>
      <w:r>
        <w:t xml:space="preserve"> gene amplicon sequencing (n = 277), and we characterized microbiome functional capacity using shotgun metagenomic sequencing (n = 71). </w:t>
      </w:r>
      <w:bookmarkStart w:id="12" w:name="_Hlk200016405"/>
      <w:r>
        <w:t xml:space="preserve">Our results highlight the crucial role of temperature in shaping essential gut microbiome functions </w:t>
      </w:r>
      <w:r w:rsidR="005E543B">
        <w:t>in a wild endotherm</w:t>
      </w:r>
      <w:r>
        <w:t xml:space="preserve"> and demonstrate how temperature is related to microbiome-immune interactions that may affect host immune tolerance of gut microbes. </w:t>
      </w:r>
      <w:commentRangeStart w:id="13"/>
      <w:commentRangeStart w:id="14"/>
      <w:r>
        <w:t xml:space="preserve">These findings provide key insight into how rising temperatures due to climate change may affect wild </w:t>
      </w:r>
      <w:r w:rsidR="005E543B">
        <w:t>animals</w:t>
      </w:r>
      <w:r>
        <w:t xml:space="preserve"> via </w:t>
      </w:r>
      <w:commentRangeStart w:id="15"/>
      <w:r>
        <w:t>microbiome-mediated mechanisms</w:t>
      </w:r>
      <w:bookmarkEnd w:id="12"/>
      <w:commentRangeEnd w:id="15"/>
      <w:r w:rsidR="007A7BA9">
        <w:rPr>
          <w:rStyle w:val="CommentReference"/>
        </w:rPr>
        <w:commentReference w:id="15"/>
      </w:r>
      <w:r>
        <w:t>.</w:t>
      </w:r>
      <w:commentRangeEnd w:id="13"/>
      <w:r w:rsidR="008751B9">
        <w:rPr>
          <w:rStyle w:val="CommentReference"/>
        </w:rPr>
        <w:commentReference w:id="13"/>
      </w:r>
      <w:commentRangeEnd w:id="14"/>
      <w:r w:rsidR="00A358EE">
        <w:rPr>
          <w:rStyle w:val="CommentReference"/>
        </w:rPr>
        <w:commentReference w:id="14"/>
      </w:r>
    </w:p>
    <w:p w14:paraId="76DED778" w14:textId="77777777" w:rsidR="00184927" w:rsidRDefault="00184927" w:rsidP="009846FE">
      <w:pPr>
        <w:ind w:firstLine="720"/>
      </w:pPr>
    </w:p>
    <w:p w14:paraId="73FE7FF5" w14:textId="77777777" w:rsidR="00184927" w:rsidRDefault="00184927" w:rsidP="00184927">
      <w:r>
        <w:t xml:space="preserve">Results: </w:t>
      </w:r>
    </w:p>
    <w:p w14:paraId="057FDA83" w14:textId="77777777" w:rsidR="00184927" w:rsidRDefault="00184927" w:rsidP="00184927">
      <w:pPr>
        <w:rPr>
          <w:u w:val="single"/>
        </w:rPr>
      </w:pPr>
      <w:r>
        <w:rPr>
          <w:u w:val="single"/>
        </w:rPr>
        <w:t xml:space="preserve">Temperature </w:t>
      </w:r>
      <w:commentRangeStart w:id="16"/>
      <w:r>
        <w:rPr>
          <w:u w:val="single"/>
        </w:rPr>
        <w:t>affects</w:t>
      </w:r>
      <w:commentRangeEnd w:id="16"/>
      <w:r w:rsidR="007A7BA9">
        <w:rPr>
          <w:rStyle w:val="CommentReference"/>
        </w:rPr>
        <w:commentReference w:id="16"/>
      </w:r>
      <w:r>
        <w:rPr>
          <w:u w:val="single"/>
        </w:rPr>
        <w:t xml:space="preserve"> g</w:t>
      </w:r>
      <w:r w:rsidRPr="00AE374C">
        <w:rPr>
          <w:u w:val="single"/>
        </w:rPr>
        <w:t>ut microbiome</w:t>
      </w:r>
      <w:r>
        <w:rPr>
          <w:u w:val="single"/>
        </w:rPr>
        <w:t xml:space="preserve"> taxonomic composition and functional capacity</w:t>
      </w:r>
    </w:p>
    <w:p w14:paraId="14EE747C" w14:textId="77777777" w:rsidR="00184927" w:rsidRPr="00991E79" w:rsidRDefault="00184927" w:rsidP="00184927">
      <w:r w:rsidRPr="00991E79">
        <w:rPr>
          <w:i/>
          <w:iCs/>
        </w:rPr>
        <w:t>Community-level</w:t>
      </w:r>
      <w:r>
        <w:rPr>
          <w:i/>
          <w:iCs/>
        </w:rPr>
        <w:t xml:space="preserve"> results</w:t>
      </w:r>
    </w:p>
    <w:p w14:paraId="4F6F1827" w14:textId="0D032D27" w:rsidR="00184927" w:rsidRDefault="00184927" w:rsidP="00184927">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For taxonomic community composition, the model including temperature provided the best fit (controlling for model complexity) across all community-level indices, accounting for 100% of the model weight for every </w:t>
      </w:r>
      <w:commentRangeStart w:id="17"/>
      <w:r>
        <w:t xml:space="preserve">principal component axis </w:t>
      </w:r>
      <w:commentRangeEnd w:id="17"/>
      <w:r w:rsidR="00671A14">
        <w:rPr>
          <w:rStyle w:val="CommentReference"/>
        </w:rPr>
        <w:commentReference w:id="17"/>
      </w:r>
      <w:r>
        <w:t>and alpha diversity metric (Fig. 1B). The strong relationship between temperature and principal coordinate axes 1–3 suggests that temperature drives shifts in taxonomic composition that are substantial enough to affect community-level beta diversity. Both alpha diversity indices show</w:t>
      </w:r>
      <w:ins w:id="18" w:author="Beehner, Jacinta" w:date="2025-07-16T13:08:00Z" w16du:dateUtc="2025-07-16T17:08:00Z">
        <w:r w:rsidR="008751B9">
          <w:t>ed</w:t>
        </w:r>
      </w:ins>
      <w:r>
        <w:t xml:space="preserve">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t>
      </w:r>
      <w:del w:id="19" w:author="Beehner, Jacinta" w:date="2025-07-16T13:08:00Z" w16du:dateUtc="2025-07-16T17:08:00Z">
        <w:r w:rsidDel="008751B9">
          <w:delText xml:space="preserve">are </w:delText>
        </w:r>
      </w:del>
      <w:ins w:id="20" w:author="Beehner, Jacinta" w:date="2025-07-16T13:08:00Z" w16du:dateUtc="2025-07-16T17:08:00Z">
        <w:r w:rsidR="008751B9">
          <w:t xml:space="preserve">were </w:t>
        </w:r>
      </w:ins>
      <w:r>
        <w:t>small compared to the principal components, alpha diversity reliably decline</w:t>
      </w:r>
      <w:ins w:id="21" w:author="Beehner, Jacinta" w:date="2025-07-16T13:08:00Z" w16du:dateUtc="2025-07-16T17:08:00Z">
        <w:r w:rsidR="008751B9">
          <w:t>d</w:t>
        </w:r>
      </w:ins>
      <w:del w:id="22" w:author="Beehner, Jacinta" w:date="2025-07-16T13:08:00Z" w16du:dateUtc="2025-07-16T17:08:00Z">
        <w:r w:rsidDel="008751B9">
          <w:delText>s</w:delText>
        </w:r>
      </w:del>
      <w:r>
        <w:t xml:space="preserve"> with increasing temperatures (Fig. 2S). This suggests that higher temperatures are associated with reductions in both taxonomic richness and evenness. </w:t>
      </w:r>
    </w:p>
    <w:p w14:paraId="7CD5A0C1" w14:textId="26814BF9" w:rsidR="00184927" w:rsidRDefault="00184927" w:rsidP="00184927">
      <w:pPr>
        <w:ind w:firstLine="720"/>
      </w:pPr>
      <w:r>
        <w:t xml:space="preserve">For functional capacity, the temperature model provided the best fit for every principal component axis and the total number of observed metabolic pathways, accounting for at least 96% of the model weight. In contrast, the baseline model provided the best fit for Shannon’s diversity, accounting for 77% of the model weight (Fig. 1D). Therefore, temperature </w:t>
      </w:r>
      <w:ins w:id="23" w:author="Beehner, Jacinta" w:date="2025-07-16T13:08:00Z" w16du:dateUtc="2025-07-16T17:08:00Z">
        <w:r w:rsidR="008751B9">
          <w:t>wa</w:t>
        </w:r>
      </w:ins>
      <w:del w:id="24" w:author="Beehner, Jacinta" w:date="2025-07-16T13:08:00Z" w16du:dateUtc="2025-07-16T17:08:00Z">
        <w:r w:rsidDel="008751B9">
          <w:delText>i</w:delText>
        </w:r>
      </w:del>
      <w:r>
        <w:t xml:space="preserve">s </w:t>
      </w:r>
      <w:commentRangeStart w:id="25"/>
      <w:r>
        <w:t>associated</w:t>
      </w:r>
      <w:commentRangeEnd w:id="25"/>
      <w:r w:rsidR="008751B9">
        <w:rPr>
          <w:rStyle w:val="CommentReference"/>
        </w:rPr>
        <w:commentReference w:id="25"/>
      </w:r>
      <w:r>
        <w:t xml:space="preserve"> with shifts in individual metabolic pathways substantial enough to affect community-level beta diversity, but the relationship between temperature and functional alpha diversity </w:t>
      </w:r>
      <w:ins w:id="26" w:author="Beehner, Jacinta" w:date="2025-07-16T13:09:00Z" w16du:dateUtc="2025-07-16T17:09:00Z">
        <w:r w:rsidR="008751B9">
          <w:t>wa</w:t>
        </w:r>
      </w:ins>
      <w:del w:id="27" w:author="Beehner, Jacinta" w:date="2025-07-16T13:09:00Z" w16du:dateUtc="2025-07-16T17:09:00Z">
        <w:r w:rsidDel="008751B9">
          <w:delText>i</w:delText>
        </w:r>
      </w:del>
      <w:r>
        <w:t xml:space="preserve">s less clear. Temperature was negatively associated with the total number of unique pathways (Observed: </w:t>
      </w:r>
      <w:r w:rsidRPr="00887114">
        <w:t>β</w:t>
      </w:r>
      <w:r>
        <w:rPr>
          <w:vertAlign w:val="subscript"/>
        </w:rPr>
        <w:t>temp</w:t>
      </w:r>
      <w:r>
        <w:t xml:space="preserve"> = -35.05), but the magnitude and direction of this effect </w:t>
      </w:r>
      <w:del w:id="28" w:author="Beehner, Jacinta" w:date="2025-07-16T13:09:00Z" w16du:dateUtc="2025-07-16T17:09:00Z">
        <w:r w:rsidDel="008751B9">
          <w:delText xml:space="preserve">are </w:delText>
        </w:r>
      </w:del>
      <w:ins w:id="29" w:author="Beehner, Jacinta" w:date="2025-07-16T13:09:00Z" w16du:dateUtc="2025-07-16T17:09:00Z">
        <w:r w:rsidR="008751B9">
          <w:t xml:space="preserve">were </w:t>
        </w:r>
      </w:ins>
      <w:r>
        <w:t>uncertain due to the wide confidence intervals that include zero. The effect size for Shannon’s diversity (</w:t>
      </w:r>
      <w:r w:rsidRPr="00887114">
        <w:t>β</w:t>
      </w:r>
      <w:r>
        <w:rPr>
          <w:vertAlign w:val="subscript"/>
        </w:rPr>
        <w:t>temp</w:t>
      </w:r>
      <w:r>
        <w:t xml:space="preserve"> = -0.27) </w:t>
      </w:r>
      <w:del w:id="30" w:author="Beehner, Jacinta" w:date="2025-07-16T13:09:00Z" w16du:dateUtc="2025-07-16T17:09:00Z">
        <w:r w:rsidDel="008751B9">
          <w:delText xml:space="preserve">is </w:delText>
        </w:r>
      </w:del>
      <w:ins w:id="31" w:author="Beehner, Jacinta" w:date="2025-07-16T13:09:00Z" w16du:dateUtc="2025-07-16T17:09:00Z">
        <w:r w:rsidR="008751B9">
          <w:t xml:space="preserve">was </w:t>
        </w:r>
      </w:ins>
      <w:r>
        <w:t>much smaller, and the confidence intervals also include</w:t>
      </w:r>
      <w:ins w:id="32" w:author="Beehner, Jacinta" w:date="2025-07-16T13:09:00Z" w16du:dateUtc="2025-07-16T17:09:00Z">
        <w:r w:rsidR="008751B9">
          <w:t>d</w:t>
        </w:r>
      </w:ins>
      <w:r>
        <w:t xml:space="preserve"> zero. (Fig. 1C). Together, these results </w:t>
      </w:r>
      <w:commentRangeStart w:id="33"/>
      <w:r>
        <w:t xml:space="preserve">suggest </w:t>
      </w:r>
      <w:commentRangeEnd w:id="33"/>
      <w:r w:rsidR="008751B9">
        <w:rPr>
          <w:rStyle w:val="CommentReference"/>
        </w:rPr>
        <w:commentReference w:id="33"/>
      </w:r>
      <w:r>
        <w:t>that higher temperatures may reduce the number of unique metabolic pathways but are not associated with changes in pathway evenness.</w:t>
      </w:r>
    </w:p>
    <w:p w14:paraId="38C6D611" w14:textId="77777777" w:rsidR="007B57EE" w:rsidRDefault="007B57EE" w:rsidP="00184927">
      <w:pPr>
        <w:ind w:firstLine="720"/>
      </w:pPr>
    </w:p>
    <w:p w14:paraId="2A8AA51C" w14:textId="77777777" w:rsidR="007B57EE" w:rsidRDefault="007B57EE" w:rsidP="007B57EE">
      <w:commentRangeStart w:id="34"/>
      <w:r>
        <w:rPr>
          <w:i/>
          <w:iCs/>
        </w:rPr>
        <w:t>Taxonomic and metabolic pathway results</w:t>
      </w:r>
      <w:commentRangeEnd w:id="34"/>
      <w:r w:rsidR="00A4005D">
        <w:rPr>
          <w:rStyle w:val="CommentReference"/>
        </w:rPr>
        <w:commentReference w:id="34"/>
      </w:r>
    </w:p>
    <w:p w14:paraId="18FE8286" w14:textId="13D3C265" w:rsidR="007B57EE" w:rsidRDefault="007B57EE" w:rsidP="007B57EE">
      <w:pPr>
        <w:ind w:firstLine="720"/>
      </w:pPr>
      <w:r>
        <w:t xml:space="preserve">Temperature </w:t>
      </w:r>
      <w:ins w:id="35" w:author="Beehner, Jacinta" w:date="2025-07-16T13:07:00Z" w16du:dateUtc="2025-07-16T17:07:00Z">
        <w:r w:rsidR="008751B9">
          <w:t>wa</w:t>
        </w:r>
      </w:ins>
      <w:del w:id="36" w:author="Beehner, Jacinta" w:date="2025-07-16T13:07:00Z" w16du:dateUtc="2025-07-16T17:07:00Z">
        <w:r w:rsidDel="008751B9">
          <w:delText>i</w:delText>
        </w:r>
      </w:del>
      <w:r>
        <w:t>s also related to the abundance of individual taxa at both the family and genus levels. The temperature model provided the best fit (controlling for complexity) for 93 out of 163 taxa, accounting for at least 50% of the model weight. The majority of taxa, 82 out of 93, decline</w:t>
      </w:r>
      <w:ins w:id="37" w:author="Beehner, Jacinta" w:date="2025-07-16T13:10:00Z" w16du:dateUtc="2025-07-16T17:10:00Z">
        <w:r w:rsidR="008751B9">
          <w:t>d</w:t>
        </w:r>
      </w:ins>
      <w:r>
        <w:t xml:space="preserve"> in abundance with rising temperatures (Table 1S). Ancestral state reconstruction performed using the</w:t>
      </w:r>
      <w:r w:rsidR="00941F55">
        <w:t xml:space="preserve"> temperature</w:t>
      </w:r>
      <w:r>
        <w:t xml:space="preserve"> model weights suggests that this is a conserved microbial trait for </w:t>
      </w:r>
      <w:r>
        <w:rPr>
          <w:i/>
          <w:iCs/>
        </w:rPr>
        <w:t xml:space="preserve">C. </w:t>
      </w:r>
      <w:r w:rsidRPr="000232D9">
        <w:rPr>
          <w:i/>
          <w:iCs/>
        </w:rPr>
        <w:t>imitator</w:t>
      </w:r>
      <w:r>
        <w:t xml:space="preserve">, particularly in key phyla such as Actinobacteria, Bacteroidota, and Firmicutes. </w:t>
      </w:r>
      <w:commentRangeStart w:id="38"/>
      <w:r>
        <w:t xml:space="preserve">In contrast, phyla such as Campylobacterota and Proteobacteria appear to have become less temperature sensitive in </w:t>
      </w:r>
      <w:r>
        <w:rPr>
          <w:i/>
          <w:iCs/>
        </w:rPr>
        <w:t>C. imitator</w:t>
      </w:r>
      <w:r>
        <w:t xml:space="preserve"> across evolutionary time (Fig 2). </w:t>
      </w:r>
      <w:commentRangeEnd w:id="38"/>
      <w:r w:rsidR="00287667">
        <w:rPr>
          <w:rStyle w:val="CommentReference"/>
        </w:rPr>
        <w:commentReference w:id="38"/>
      </w:r>
    </w:p>
    <w:p w14:paraId="0E5D336B" w14:textId="7ADC9764" w:rsidR="00D60AAE" w:rsidRDefault="007B57EE" w:rsidP="00C86B9B">
      <w:pPr>
        <w:ind w:firstLine="720"/>
      </w:pPr>
      <w:commentRangeStart w:id="39"/>
      <w:r>
        <w:t xml:space="preserve">Temperature </w:t>
      </w:r>
      <w:ins w:id="40" w:author="Beehner, Jacinta" w:date="2025-07-16T13:11:00Z" w16du:dateUtc="2025-07-16T17:11:00Z">
        <w:r w:rsidR="00287667">
          <w:t>was</w:t>
        </w:r>
      </w:ins>
      <w:del w:id="41" w:author="Beehner, Jacinta" w:date="2025-07-16T13:11:00Z" w16du:dateUtc="2025-07-16T17:11:00Z">
        <w:r w:rsidDel="00287667">
          <w:delText>is</w:delText>
        </w:r>
      </w:del>
      <w:r>
        <w:t xml:space="preserve"> also related </w:t>
      </w:r>
      <w:commentRangeEnd w:id="39"/>
      <w:r w:rsidR="00A4005D">
        <w:rPr>
          <w:rStyle w:val="CommentReference"/>
        </w:rPr>
        <w:commentReference w:id="39"/>
      </w:r>
      <w:r>
        <w:t>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an increase in fatty acid synthesis pathways like oleate, cis-vaccenate, palmitoleate, stearate,</w:t>
      </w:r>
      <w:r w:rsidR="00DA148E">
        <w:t xml:space="preserve"> </w:t>
      </w:r>
      <w:r w:rsidR="00DA148E" w:rsidRPr="00DA148E">
        <w:t>petroselinate</w:t>
      </w:r>
      <w:r w:rsidR="000E2ADF">
        <w:t>,</w:t>
      </w:r>
      <w:r>
        <w:t xml:space="preserve"> and gondoate</w:t>
      </w:r>
      <w:r w:rsidR="00DA148E">
        <w:t>,</w:t>
      </w:r>
      <w:r>
        <w:t xml:space="preserve"> and lipid remodeling pathways such as the mevalonate pathway and downstream isoprenoid lipid synthesis, may help maintain cytoplasmic membrane integrity at high temperatures (Fig 3A)</w:t>
      </w:r>
      <w:r>
        <w:fldChar w:fldCharType="begin"/>
      </w:r>
      <w:r w:rsidR="004D067A">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62</w:t>
      </w:r>
      <w:r w:rsidR="004D067A" w:rsidRPr="004D067A">
        <w:t xml:space="preserve">, </w:t>
      </w:r>
      <w:r w:rsidR="004D067A" w:rsidRPr="004D067A">
        <w:rPr>
          <w:i/>
          <w:iCs/>
        </w:rPr>
        <w:t>63</w:t>
      </w:r>
      <w:r w:rsidR="004D067A" w:rsidRPr="004D067A">
        <w:t>)</w:t>
      </w:r>
      <w:r>
        <w:fldChar w:fldCharType="end"/>
      </w:r>
      <w:r>
        <w:t>. However, a decrease in pathways involved in lipid catabolism and recycling</w:t>
      </w:r>
      <w:r w:rsidR="00941F55">
        <w:t>,</w:t>
      </w:r>
      <w:r>
        <w:t xml:space="preserve"> including fatty acid β-oxidation, fatty acid salvage, and phospholipid turnover</w:t>
      </w:r>
      <w:r w:rsidR="00941F55">
        <w:t>,</w:t>
      </w:r>
      <w:r>
        <w:t xml:space="preserve"> likely impairs membrane repair mechanisms </w:t>
      </w:r>
      <w:r>
        <w:fldChar w:fldCharType="begin"/>
      </w:r>
      <w:r w:rsidR="004D067A">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63</w:t>
      </w:r>
      <w:r w:rsidR="004D067A" w:rsidRPr="004D067A">
        <w:t xml:space="preserve">, </w:t>
      </w:r>
      <w:r w:rsidR="004D067A" w:rsidRPr="004D067A">
        <w:rPr>
          <w:i/>
          <w:iCs/>
        </w:rPr>
        <w:t>64</w:t>
      </w:r>
      <w:r w:rsidR="004D067A" w:rsidRPr="004D067A">
        <w:t>)</w:t>
      </w:r>
      <w:r>
        <w:fldChar w:fldCharType="end"/>
      </w:r>
      <w:r w:rsidRPr="00F865AD">
        <w:t xml:space="preserve"> </w:t>
      </w:r>
      <w:r>
        <w:t>and may compromise integrity during extended periods of high temperatures. Further, an increase in anaerobic pathways, including the reductive TCA cycle and several involved in glycolysis, alongside a decrease in pathways that support aerobic metabolism</w:t>
      </w:r>
      <w:r w:rsidR="00936894">
        <w:t xml:space="preserve">, including the </w:t>
      </w:r>
      <w:r w:rsidR="00936894" w:rsidRPr="00936894">
        <w:t>pyruvate dehydrogenase</w:t>
      </w:r>
      <w:ins w:id="42" w:author="Beehner, Jacinta" w:date="2025-07-16T12:37:00Z" w16du:dateUtc="2025-07-16T16:37:00Z">
        <w:r w:rsidR="004449D1">
          <w:t xml:space="preserve"> complex</w:t>
        </w:r>
      </w:ins>
      <w:r w:rsidR="00936894">
        <w:t xml:space="preserve">, the TCA </w:t>
      </w:r>
      <w:r w:rsidR="000E2ADF">
        <w:t xml:space="preserve">cycle, </w:t>
      </w:r>
      <w:r w:rsidR="00936894">
        <w:t xml:space="preserve">and glyoxylate cycle, </w:t>
      </w:r>
      <w:r>
        <w:t>may reflect a response to changing oxygen gradients with rising temperatures to maintain energy production. (Fig 3B)</w:t>
      </w:r>
      <w:r>
        <w:fldChar w:fldCharType="begin"/>
      </w:r>
      <w:r w:rsidR="004D067A">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4D067A" w:rsidRPr="004D067A">
        <w:t>(</w:t>
      </w:r>
      <w:r w:rsidR="004D067A" w:rsidRPr="004D067A">
        <w:rPr>
          <w:i/>
          <w:iCs/>
        </w:rPr>
        <w:t>65</w:t>
      </w:r>
      <w:r w:rsidR="004D067A" w:rsidRPr="004D067A">
        <w:t>)</w:t>
      </w:r>
      <w:r>
        <w:fldChar w:fldCharType="end"/>
      </w:r>
      <w:r>
        <w:t>.</w:t>
      </w:r>
      <w:r w:rsidR="00D60AAE">
        <w:t xml:space="preserve"> The anaerobic pathways primarily metabolize simple carbohydrates and coincide with a decline in complex polysaccharide fermentation, likely </w:t>
      </w:r>
      <w:r w:rsidR="000E2ADF">
        <w:t>reflecting</w:t>
      </w:r>
      <w:r w:rsidR="00E83D65">
        <w:t xml:space="preserve"> </w:t>
      </w:r>
      <w:r w:rsidR="00D60AAE">
        <w:t>taxonomic shifts with rising temperatures</w:t>
      </w:r>
      <w:r w:rsidR="004F17B7">
        <w:t xml:space="preserve"> </w:t>
      </w:r>
      <w:r w:rsidR="00C86B9B">
        <w:fldChar w:fldCharType="begin"/>
      </w:r>
      <w:r w:rsidR="004D067A">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C86B9B">
        <w:fldChar w:fldCharType="separate"/>
      </w:r>
      <w:r w:rsidR="004D067A" w:rsidRPr="004D067A">
        <w:t>(</w:t>
      </w:r>
      <w:r w:rsidR="004D067A" w:rsidRPr="004D067A">
        <w:rPr>
          <w:i/>
          <w:iCs/>
        </w:rPr>
        <w:t>38</w:t>
      </w:r>
      <w:r w:rsidR="004D067A" w:rsidRPr="004D067A">
        <w:t>)</w:t>
      </w:r>
      <w:r w:rsidR="00C86B9B">
        <w:fldChar w:fldCharType="end"/>
      </w:r>
      <w:r w:rsidR="00D60AAE">
        <w:t xml:space="preserve">. </w:t>
      </w:r>
    </w:p>
    <w:p w14:paraId="4CB06841" w14:textId="1F49D584" w:rsidR="00C86B9B" w:rsidRDefault="00AD155B" w:rsidP="006C3172">
      <w:pPr>
        <w:ind w:firstLine="720"/>
      </w:pPr>
      <w:r>
        <w:t xml:space="preserve">We also observed declines in pathways that support redox maintenance and cycling including the synthesis of cofactors such as B vitamins </w:t>
      </w:r>
      <w:r>
        <w:fldChar w:fldCharType="begin"/>
      </w:r>
      <w:r w:rsidR="004D067A">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coenzymes </w:t>
      </w:r>
      <w:r>
        <w:fldChar w:fldCharType="begin"/>
      </w:r>
      <w:r w:rsidR="004D067A">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antioxidant precursors to glutathione </w:t>
      </w:r>
      <w:r>
        <w:fldChar w:fldCharType="begin"/>
      </w:r>
      <w:r w:rsidR="004D067A">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4D067A" w:rsidRPr="004D067A">
        <w:t>(</w:t>
      </w:r>
      <w:r w:rsidR="004D067A" w:rsidRPr="004D067A">
        <w:rPr>
          <w:i/>
          <w:iCs/>
        </w:rPr>
        <w:t>69</w:t>
      </w:r>
      <w:r w:rsidR="004D067A" w:rsidRPr="004D067A">
        <w:t>)</w:t>
      </w:r>
      <w:r>
        <w:fldChar w:fldCharType="end"/>
      </w:r>
      <w:r w:rsidRPr="003340EB">
        <w:t xml:space="preserve"> </w:t>
      </w:r>
      <w:r>
        <w:t xml:space="preserve">(Fig 3C), </w:t>
      </w:r>
      <w:del w:id="43" w:author="Beehner, Jacinta" w:date="2025-07-16T13:12:00Z" w16du:dateUtc="2025-07-16T17:12:00Z">
        <w:r w:rsidDel="00287667">
          <w:delText xml:space="preserve"> </w:delText>
        </w:r>
      </w:del>
      <w:r>
        <w:t xml:space="preserve">NADPH production, quinone synthesis, siderophore-mediated iron transport (Fig 4C; Dhungana &amp; Crumbliss, 2005; Ying, 2008), and detoxification pathways for aromatic compounds and aldehydes (Kalapos, 1999). </w:t>
      </w:r>
      <w:commentRangeStart w:id="44"/>
      <w:r>
        <w:t xml:space="preserve">In contrast, some pathways that support redox maintenance </w:t>
      </w:r>
      <w:ins w:id="45" w:author="Beehner, Jacinta" w:date="2025-07-16T13:13:00Z" w16du:dateUtc="2025-07-16T17:13:00Z">
        <w:r w:rsidR="00287667">
          <w:t xml:space="preserve">are known to </w:t>
        </w:r>
      </w:ins>
      <w:r>
        <w:t>increase with rising temperatures</w:t>
      </w:r>
      <w:r w:rsidR="000E2ADF">
        <w:t>,</w:t>
      </w:r>
      <w:r>
        <w:t xml:space="preserve"> including the synthesis of antioxidant precursors and vitamin B12 </w:t>
      </w:r>
      <w:r>
        <w:fldChar w:fldCharType="begin"/>
      </w:r>
      <w:r w:rsidR="004D067A">
        <w:instrText xml:space="preserve"> ADDIN ZOTERO_ITEM CSL_CITATION {"citationID":"RysgoECv","properties":{"formattedCitation":"({\\i{}70})","plainCitation":"(70)","noteIndex":0},"citationItems":[{"id":3337,"uris":["http://zotero.org/users/13901503/items/ZQRDCT8W"],"itemData":{"id":3337,"type":"article-journal","abstract":"One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4D067A" w:rsidRPr="004D067A">
        <w:t>(</w:t>
      </w:r>
      <w:r w:rsidR="004D067A" w:rsidRPr="004D067A">
        <w:rPr>
          <w:i/>
          <w:iCs/>
        </w:rPr>
        <w:t>70</w:t>
      </w:r>
      <w:r w:rsidR="004D067A" w:rsidRPr="004D067A">
        <w:t>)</w:t>
      </w:r>
      <w:r>
        <w:fldChar w:fldCharType="end"/>
      </w:r>
      <w:r>
        <w:t xml:space="preserve">, coenzyme metabolism </w:t>
      </w:r>
      <w:r>
        <w:fldChar w:fldCharType="begin"/>
      </w:r>
      <w:r w:rsidR="004D067A">
        <w:instrText xml:space="preserve"> ADDIN ZOTERO_ITEM CSL_CITATION {"citationID":"RUb5pm3b","properties":{"formattedCitation":"({\\i{}71})","plainCitation":"(71)","noteIndex":0},"citationItems":[{"id":3246,"uris":["http://zotero.org/users/13901503/items/SBMSGALS"],"itemData":{"id":3246,"type":"article-journal","container-title":"Trends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4D067A" w:rsidRPr="004D067A">
        <w:t>(</w:t>
      </w:r>
      <w:r w:rsidR="004D067A" w:rsidRPr="004D067A">
        <w:rPr>
          <w:i/>
          <w:iCs/>
        </w:rPr>
        <w:t>71</w:t>
      </w:r>
      <w:r w:rsidR="004D067A" w:rsidRPr="004D067A">
        <w:t>)</w:t>
      </w:r>
      <w:r>
        <w:fldChar w:fldCharType="end"/>
      </w:r>
      <w:r>
        <w:t xml:space="preserve">, and degradation of vitamin-like compounds </w:t>
      </w:r>
      <w:r>
        <w:fldChar w:fldCharType="begin"/>
      </w:r>
      <w:r w:rsidR="004D067A">
        <w:instrText xml:space="preserve"> ADDIN ZOTERO_ITEM CSL_CITATION {"citationID":"CONirrgu","properties":{"formattedCitation":"({\\i{}72})","plainCitation":"(72)","noteIndex":0},"citationItems":[{"id":3334,"uris":["http://zotero.org/users/13901503/items/68BGK4TV"],"itemData":{"id":3334,"type":"article-journal","abstract":"Vitamin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4D067A" w:rsidRPr="004D067A">
        <w:t>(</w:t>
      </w:r>
      <w:r w:rsidR="004D067A" w:rsidRPr="004D067A">
        <w:rPr>
          <w:i/>
          <w:iCs/>
        </w:rPr>
        <w:t>72</w:t>
      </w:r>
      <w:r w:rsidR="004D067A" w:rsidRPr="004D067A">
        <w:t>)</w:t>
      </w:r>
      <w:r>
        <w:fldChar w:fldCharType="end"/>
      </w:r>
      <w:r>
        <w:t xml:space="preserve">. However, </w:t>
      </w:r>
      <w:commentRangeEnd w:id="44"/>
      <w:r w:rsidR="00287667">
        <w:rPr>
          <w:rStyle w:val="CommentReference"/>
        </w:rPr>
        <w:commentReference w:id="44"/>
      </w:r>
      <w:r>
        <w:t xml:space="preserve">there are also increases in nucleotide and translation-associated metabolism pathways such as purine and pyrimidine de novo synthesis, nucleotide salvage and recycling </w:t>
      </w:r>
      <w:r>
        <w:fldChar w:fldCharType="begin"/>
      </w:r>
      <w:r w:rsidR="004D067A">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4D067A" w:rsidRPr="004D067A">
        <w:t>(</w:t>
      </w:r>
      <w:r w:rsidR="004D067A" w:rsidRPr="004D067A">
        <w:rPr>
          <w:i/>
          <w:iCs/>
        </w:rPr>
        <w:t>73</w:t>
      </w:r>
      <w:r w:rsidR="004D067A" w:rsidRPr="004D067A">
        <w:t xml:space="preserve">, </w:t>
      </w:r>
      <w:r w:rsidR="004D067A" w:rsidRPr="004D067A">
        <w:rPr>
          <w:i/>
          <w:iCs/>
        </w:rPr>
        <w:t>74</w:t>
      </w:r>
      <w:r w:rsidR="004D067A" w:rsidRPr="004D067A">
        <w:t>)</w:t>
      </w:r>
      <w:r>
        <w:fldChar w:fldCharType="end"/>
      </w:r>
      <w:r>
        <w:t xml:space="preserve">, </w:t>
      </w:r>
      <w:r w:rsidRPr="00F33655">
        <w:t>queuosine synthesis</w:t>
      </w:r>
      <w:r>
        <w:t>,</w:t>
      </w:r>
      <w:r w:rsidRPr="00F33655">
        <w:t xml:space="preserve"> and S-adenosylmethionine salvage</w:t>
      </w:r>
      <w:r>
        <w:t xml:space="preserve"> </w:t>
      </w:r>
      <w:r w:rsidRPr="00F33655">
        <w:t>(Vinayak &amp; Pathak, 2010)</w:t>
      </w:r>
      <w:r w:rsidR="00C86B9B">
        <w:t>(Fig 3D)</w:t>
      </w:r>
      <w:r>
        <w:t xml:space="preserve">. This coordinated increase in nucleotide and translation-associated metabolism may reflect the consequences of redox imbalance at high temperatures because the accumulation of ROS can lead to DNA damage </w:t>
      </w:r>
      <w:r>
        <w:fldChar w:fldCharType="begin"/>
      </w:r>
      <w:r w:rsidR="004D067A">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 </w:t>
      </w:r>
    </w:p>
    <w:p w14:paraId="5EC7803C" w14:textId="5AF14AAD" w:rsidR="00AD155B" w:rsidRDefault="00AD155B" w:rsidP="00AD155B">
      <w:pPr>
        <w:ind w:firstLine="720"/>
      </w:pPr>
      <w:r>
        <w:t xml:space="preserve">Rising temperatures </w:t>
      </w:r>
      <w:ins w:id="46" w:author="Beehner, Jacinta" w:date="2025-07-16T13:14:00Z" w16du:dateUtc="2025-07-16T17:14:00Z">
        <w:r w:rsidR="00287667">
          <w:t>we</w:t>
        </w:r>
      </w:ins>
      <w:del w:id="47" w:author="Beehner, Jacinta" w:date="2025-07-16T13:14:00Z" w16du:dateUtc="2025-07-16T17:14:00Z">
        <w:r w:rsidDel="00287667">
          <w:delText>a</w:delText>
        </w:r>
      </w:del>
      <w:r>
        <w:t xml:space="preserve">re associated with a decline in </w:t>
      </w:r>
      <w:r w:rsidRPr="00183627">
        <w:t xml:space="preserve">pathways that </w:t>
      </w:r>
      <w:r>
        <w:t>produce metabolites known to support anti-inflammatory signaling including synthesis of the SCFAs butyrate and propanoate</w:t>
      </w:r>
      <w:r w:rsidR="00941F55">
        <w:t xml:space="preserve"> </w:t>
      </w:r>
      <w:r w:rsidR="00862771">
        <w:fldChar w:fldCharType="begin"/>
      </w:r>
      <w:r w:rsidR="004D067A">
        <w:instrText xml:space="preserve"> ADDIN ZOTERO_ITEM CSL_CITATION {"citationID":"BKbHZJDj","properties":{"formattedCitation":"({\\i{}43}, {\\i{}76})","plainCitation":"(43,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862771">
        <w:fldChar w:fldCharType="separate"/>
      </w:r>
      <w:r w:rsidR="004D067A" w:rsidRPr="004D067A">
        <w:t>(</w:t>
      </w:r>
      <w:r w:rsidR="004D067A" w:rsidRPr="004D067A">
        <w:rPr>
          <w:i/>
          <w:iCs/>
        </w:rPr>
        <w:t>43</w:t>
      </w:r>
      <w:r w:rsidR="004D067A" w:rsidRPr="004D067A">
        <w:t xml:space="preserve">, </w:t>
      </w:r>
      <w:r w:rsidR="004D067A" w:rsidRPr="004D067A">
        <w:rPr>
          <w:i/>
          <w:iCs/>
        </w:rPr>
        <w:t>76</w:t>
      </w:r>
      <w:r w:rsidR="004D067A" w:rsidRPr="004D067A">
        <w:t>)</w:t>
      </w:r>
      <w:r w:rsidR="00862771">
        <w:fldChar w:fldCharType="end"/>
      </w:r>
      <w:r>
        <w:t>, catabolism of monounsaturated fatty acids like oleate</w:t>
      </w:r>
      <w:r w:rsidR="00941F55">
        <w:t xml:space="preserve"> </w:t>
      </w:r>
      <w:r w:rsidR="00862771">
        <w:fldChar w:fldCharType="begin"/>
      </w:r>
      <w:r w:rsidR="004D067A">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862771">
        <w:fldChar w:fldCharType="separate"/>
      </w:r>
      <w:r w:rsidR="004D067A" w:rsidRPr="004D067A">
        <w:t>(</w:t>
      </w:r>
      <w:r w:rsidR="004D067A" w:rsidRPr="004D067A">
        <w:rPr>
          <w:i/>
          <w:iCs/>
        </w:rPr>
        <w:t>77</w:t>
      </w:r>
      <w:r w:rsidR="004D067A" w:rsidRPr="004D067A">
        <w:t>)</w:t>
      </w:r>
      <w:r w:rsidR="00862771">
        <w:fldChar w:fldCharType="end"/>
      </w:r>
      <w:r>
        <w:t xml:space="preserve">, and </w:t>
      </w:r>
      <w:r w:rsidR="001A4F55">
        <w:t>polyamine production from</w:t>
      </w:r>
      <w:r>
        <w:t xml:space="preserve"> arginine degradation </w:t>
      </w:r>
      <w:r w:rsidRPr="001A4F55">
        <w:t xml:space="preserve">and ornithine synthesis </w:t>
      </w:r>
      <w:r w:rsidR="001A4F55" w:rsidRPr="001A4F55">
        <w:fldChar w:fldCharType="begin"/>
      </w:r>
      <w:r w:rsidR="004D067A">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1A4F55" w:rsidRPr="001A4F55">
        <w:fldChar w:fldCharType="separate"/>
      </w:r>
      <w:r w:rsidR="004D067A" w:rsidRPr="004D067A">
        <w:t>(</w:t>
      </w:r>
      <w:r w:rsidR="004D067A" w:rsidRPr="004D067A">
        <w:rPr>
          <w:i/>
          <w:iCs/>
        </w:rPr>
        <w:t>78</w:t>
      </w:r>
      <w:r w:rsidR="004D067A" w:rsidRPr="004D067A">
        <w:t>)</w:t>
      </w:r>
      <w:r w:rsidR="001A4F55" w:rsidRPr="001A4F55">
        <w:fldChar w:fldCharType="end"/>
      </w:r>
      <w:r w:rsidRPr="001A4F55">
        <w:t>(Fig</w:t>
      </w:r>
      <w:r>
        <w:t>. 3E).</w:t>
      </w:r>
      <w:r w:rsidRPr="00AD155B">
        <w:t xml:space="preserve"> </w:t>
      </w:r>
      <w:r>
        <w:t xml:space="preserve">However, these shifts </w:t>
      </w:r>
      <w:ins w:id="48" w:author="Beehner, Jacinta" w:date="2025-07-16T13:14:00Z" w16du:dateUtc="2025-07-16T17:14:00Z">
        <w:r w:rsidR="00287667">
          <w:t>we</w:t>
        </w:r>
      </w:ins>
      <w:del w:id="49" w:author="Beehner, Jacinta" w:date="2025-07-16T13:14:00Z" w16du:dateUtc="2025-07-16T17:14:00Z">
        <w:r w:rsidDel="00287667">
          <w:delText>a</w:delText>
        </w:r>
      </w:del>
      <w:r>
        <w:t xml:space="preserve">re accompanied by an increase in select pathways that may help compensate for the loss of microbial immune regulation, including the synthesis of the </w:t>
      </w:r>
      <w:r w:rsidRPr="000C50E7">
        <w:t>saturated</w:t>
      </w:r>
      <w:r>
        <w:t xml:space="preserve"> fatty acids (5Z)-dodecenoate and L-tryptophan biosynthesis, which leads to the production of indole derivatives that suppress pro-inflammatory cytokine signaling </w:t>
      </w:r>
      <w:r>
        <w:fldChar w:fldCharType="begin"/>
      </w:r>
      <w:r w:rsidR="004D067A">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4D067A" w:rsidRPr="004D067A">
        <w:t>(</w:t>
      </w:r>
      <w:r w:rsidR="004D067A" w:rsidRPr="004D067A">
        <w:rPr>
          <w:i/>
          <w:iCs/>
        </w:rPr>
        <w:t>79</w:t>
      </w:r>
      <w:r w:rsidR="004D067A" w:rsidRPr="004D067A">
        <w:t>)</w:t>
      </w:r>
      <w:r>
        <w:fldChar w:fldCharType="end"/>
      </w:r>
      <w:r>
        <w:t xml:space="preserve">. </w:t>
      </w:r>
    </w:p>
    <w:p w14:paraId="4B958F1A" w14:textId="77777777" w:rsidR="00AD155B" w:rsidRDefault="00AD155B" w:rsidP="00AD155B"/>
    <w:p w14:paraId="1E91046B" w14:textId="77777777" w:rsidR="00AD155B" w:rsidRDefault="00AD155B" w:rsidP="00AD155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C63458D" w14:textId="77777777" w:rsidR="00AD155B" w:rsidRPr="00991E79" w:rsidRDefault="00AD155B" w:rsidP="00AD155B">
      <w:r w:rsidRPr="00991E79">
        <w:rPr>
          <w:i/>
          <w:iCs/>
        </w:rPr>
        <w:t>Community-level</w:t>
      </w:r>
      <w:r>
        <w:rPr>
          <w:i/>
          <w:iCs/>
        </w:rPr>
        <w:t xml:space="preserve"> results</w:t>
      </w:r>
    </w:p>
    <w:p w14:paraId="47701368" w14:textId="7E0385E5" w:rsidR="00AD155B" w:rsidRDefault="00AD155B" w:rsidP="00AD155B">
      <w:pPr>
        <w:ind w:firstLine="720"/>
      </w:pPr>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axis</w:t>
      </w:r>
      <w:r w:rsidR="00E83D65">
        <w:t>,</w:t>
      </w:r>
      <w:r>
        <w:t xml:space="preserve"> accounting for at least 98% of the model weight (Fig 3S). Principal component 1 </w:t>
      </w:r>
      <w:ins w:id="50" w:author="Beehner, Jacinta" w:date="2025-07-16T13:15:00Z" w16du:dateUtc="2025-07-16T17:15:00Z">
        <w:r w:rsidR="00287667">
          <w:t>wa</w:t>
        </w:r>
      </w:ins>
      <w:del w:id="51" w:author="Beehner, Jacinta" w:date="2025-07-16T13:15:00Z" w16du:dateUtc="2025-07-16T17:15:00Z">
        <w:r w:rsidDel="00287667">
          <w:delText>i</w:delText>
        </w:r>
      </w:del>
      <w:r>
        <w:t>s the only component with confidence intervals that d</w:t>
      </w:r>
      <w:ins w:id="52" w:author="Beehner, Jacinta" w:date="2025-07-16T13:15:00Z" w16du:dateUtc="2025-07-16T17:15:00Z">
        <w:r w:rsidR="00287667">
          <w:t>id</w:t>
        </w:r>
      </w:ins>
      <w:del w:id="53" w:author="Beehner, Jacinta" w:date="2025-07-16T13:15:00Z" w16du:dateUtc="2025-07-16T17:15:00Z">
        <w:r w:rsidDel="00287667">
          <w:delText>o</w:delText>
        </w:r>
      </w:del>
      <w:r>
        <w:t xml:space="preserve"> not include zero</w:t>
      </w:r>
      <w:r w:rsidR="00E83D65">
        <w:t>,</w:t>
      </w:r>
      <w:r>
        <w:t xml:space="preserve"> but account</w:t>
      </w:r>
      <w:ins w:id="54" w:author="Beehner, Jacinta" w:date="2025-07-16T13:15:00Z" w16du:dateUtc="2025-07-16T17:15:00Z">
        <w:r w:rsidR="00287667">
          <w:t>ed</w:t>
        </w:r>
      </w:ins>
      <w:del w:id="55" w:author="Beehner, Jacinta" w:date="2025-07-16T13:15:00Z" w16du:dateUtc="2025-07-16T17:15:00Z">
        <w:r w:rsidDel="00287667">
          <w:delText>s</w:delText>
        </w:r>
      </w:del>
      <w:r>
        <w:t xml:space="preserve">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w:t>
      </w:r>
      <w:r w:rsidR="00E83D65">
        <w:t>,</w:t>
      </w:r>
      <w:r>
        <w:t xml:space="preserve">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00E83D65">
        <w:t>,</w:t>
      </w:r>
      <w:r w:rsidRPr="0081413B">
        <w:t xml:space="preserve"> </w:t>
      </w:r>
      <w:r>
        <w:t>suggest that the relationship between taxonomic alpha diversity and temperature is independent of neopterin concentration.</w:t>
      </w:r>
    </w:p>
    <w:p w14:paraId="62A9939E" w14:textId="5A75654C" w:rsidR="00AD155B" w:rsidRDefault="00AD155B" w:rsidP="00AD155B">
      <w:pPr>
        <w:ind w:firstLine="720"/>
      </w:pPr>
      <w:r>
        <w:t>For metabolic functional composition, the interaction model provided the best fit for every principal component and observed pathways</w:t>
      </w:r>
      <w:r w:rsidR="00E83D65">
        <w:t>,</w:t>
      </w:r>
      <w:r>
        <w:t xml:space="preserve"> accounting for at least 98% of the model weight, while the temperature model provided the best fit for Shannon’s diversity</w:t>
      </w:r>
      <w:r w:rsidR="00E83D65">
        <w:t>,</w:t>
      </w:r>
      <w:r>
        <w:t xml:space="preserve"> accounting for 63% of the model weight (Fig 3S). Even though Principal component 3 </w:t>
      </w:r>
      <w:ins w:id="56" w:author="Beehner, Jacinta" w:date="2025-07-16T13:26:00Z" w16du:dateUtc="2025-07-16T17:26:00Z">
        <w:r w:rsidR="00671A14">
          <w:t>wa</w:t>
        </w:r>
      </w:ins>
      <w:del w:id="57" w:author="Beehner, Jacinta" w:date="2025-07-16T13:26:00Z" w16du:dateUtc="2025-07-16T17:26:00Z">
        <w:r w:rsidDel="00671A14">
          <w:delText>i</w:delText>
        </w:r>
      </w:del>
      <w:r>
        <w:t>s the only component where the confidence intervals d</w:t>
      </w:r>
      <w:ins w:id="58" w:author="Beehner, Jacinta" w:date="2025-07-16T13:27:00Z" w16du:dateUtc="2025-07-16T17:27:00Z">
        <w:r w:rsidR="00671A14">
          <w:t>id</w:t>
        </w:r>
      </w:ins>
      <w:del w:id="59" w:author="Beehner, Jacinta" w:date="2025-07-16T13:27:00Z" w16du:dateUtc="2025-07-16T17:27:00Z">
        <w:r w:rsidDel="00671A14">
          <w:delText>o</w:delText>
        </w:r>
      </w:del>
      <w:r>
        <w:t xml:space="preserve">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68BBEDAF" w14:textId="77777777" w:rsidR="00AD155B" w:rsidRDefault="00AD155B" w:rsidP="00AD155B"/>
    <w:p w14:paraId="16BA08C6" w14:textId="77777777" w:rsidR="00AD155B" w:rsidRDefault="00AD155B" w:rsidP="00AD155B">
      <w:pPr>
        <w:rPr>
          <w:i/>
          <w:iCs/>
        </w:rPr>
      </w:pPr>
      <w:r>
        <w:rPr>
          <w:i/>
          <w:iCs/>
        </w:rPr>
        <w:t>Taxonomic and metabolic pathway results</w:t>
      </w:r>
    </w:p>
    <w:p w14:paraId="18241BD7" w14:textId="12F43E2F" w:rsidR="005C3906" w:rsidRDefault="005C3906" w:rsidP="005C3906">
      <w:r>
        <w:t xml:space="preserve">Neopterin concentration </w:t>
      </w:r>
      <w:ins w:id="60" w:author="Beehner, Jacinta" w:date="2025-07-16T13:26:00Z" w16du:dateUtc="2025-07-16T17:26:00Z">
        <w:r w:rsidR="00671A14">
          <w:t>wa</w:t>
        </w:r>
      </w:ins>
      <w:del w:id="61" w:author="Beehner, Jacinta" w:date="2025-07-16T13:26:00Z" w16du:dateUtc="2025-07-16T17:26:00Z">
        <w:r w:rsidDel="00671A14">
          <w:delText>i</w:delText>
        </w:r>
      </w:del>
      <w:r>
        <w:t>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w:t>
      </w:r>
      <w:del w:id="62" w:author="Beehner, Jacinta" w:date="2025-07-16T12:41:00Z" w16du:dateUtc="2025-07-16T16:41:00Z">
        <w:r w:rsidDel="00673BCB">
          <w:delText xml:space="preserve">abundance and </w:delText>
        </w:r>
      </w:del>
      <w:r>
        <w:t>temperature</w:t>
      </w:r>
      <w:ins w:id="63" w:author="Beehner, Jacinta" w:date="2025-07-16T12:41:00Z" w16du:dateUtc="2025-07-16T16:41:00Z">
        <w:r w:rsidR="00673BCB">
          <w:t xml:space="preserve"> and abundance</w:t>
        </w:r>
      </w:ins>
      <w:r>
        <w:t xml:space="preserve"> across three discrete ranges of neopterin values (Fig 4). These results indicate two </w:t>
      </w:r>
      <w:del w:id="64" w:author="Beehner, Jacinta" w:date="2025-07-16T12:45:00Z" w16du:dateUtc="2025-07-16T16:45:00Z">
        <w:r w:rsidDel="00673BCB">
          <w:delText xml:space="preserve">distinct </w:delText>
        </w:r>
      </w:del>
      <w:ins w:id="65" w:author="Beehner, Jacinta" w:date="2025-07-16T12:45:00Z" w16du:dateUtc="2025-07-16T16:45:00Z">
        <w:r w:rsidR="00673BCB">
          <w:t xml:space="preserve">contrasting </w:t>
        </w:r>
      </w:ins>
      <w:r>
        <w:t>effects: (1) the relationship between temperature and abundance becomes more negative (</w:t>
      </w:r>
      <w:del w:id="66" w:author="Beehner, Jacinta" w:date="2025-07-16T13:24:00Z" w16du:dateUtc="2025-07-16T17:24:00Z">
        <w:r w:rsidDel="00671A14">
          <w:delText xml:space="preserve">i.e. </w:delText>
        </w:r>
      </w:del>
      <w:ins w:id="67" w:author="Beehner, Jacinta" w:date="2025-07-16T13:24:00Z" w16du:dateUtc="2025-07-16T17:24:00Z">
        <w:r w:rsidR="00671A14">
          <w:t xml:space="preserve">i.e., </w:t>
        </w:r>
      </w:ins>
      <w:r>
        <w:t>the slopes decrease) at higher neopterin concentrations (Fig 4A), and (2)</w:t>
      </w:r>
      <w:r w:rsidRPr="009C62EC">
        <w:t xml:space="preserve"> </w:t>
      </w:r>
      <w:r>
        <w:t>the relationship between temperature and abundance becomes more</w:t>
      </w:r>
      <w:r w:rsidRPr="009C62EC">
        <w:t xml:space="preserve"> </w:t>
      </w:r>
      <w:r>
        <w:t>positive (</w:t>
      </w:r>
      <w:del w:id="68" w:author="Beehner, Jacinta" w:date="2025-07-16T13:24:00Z" w16du:dateUtc="2025-07-16T17:24:00Z">
        <w:r w:rsidDel="00671A14">
          <w:delText xml:space="preserve">i.e. </w:delText>
        </w:r>
      </w:del>
      <w:ins w:id="69" w:author="Beehner, Jacinta" w:date="2025-07-16T13:24:00Z" w16du:dateUtc="2025-07-16T17:24:00Z">
        <w:r w:rsidR="00671A14">
          <w:t xml:space="preserve">i.e., </w:t>
        </w:r>
      </w:ins>
      <w:r>
        <w:t>the slopes increase) at higher neopterin concentrations (Fig 4B &amp; C).</w:t>
      </w:r>
      <w:r w:rsidRPr="007246CF">
        <w:t xml:space="preserve"> </w:t>
      </w:r>
      <w:r>
        <w:t>The majority of taxa (12 out of 20) exhibit decreasing slopes at higher neopterin</w:t>
      </w:r>
      <w:ins w:id="70" w:author="Beehner, Jacinta" w:date="2025-07-16T12:46:00Z" w16du:dateUtc="2025-07-16T16:46:00Z">
        <w:r w:rsidR="00673BCB">
          <w:t xml:space="preserve"> concentrations</w:t>
        </w:r>
      </w:ins>
      <w:r>
        <w:t xml:space="preserve">. These taxa are almost exclusively from the phyla </w:t>
      </w:r>
      <w:r w:rsidRPr="00B24088">
        <w:t>Bacteroidota</w:t>
      </w:r>
      <w:r>
        <w:t xml:space="preserve"> (5 taxa)</w:t>
      </w:r>
      <w:r w:rsidRPr="00B24088">
        <w:t xml:space="preserve"> and Firmicutes</w:t>
      </w:r>
      <w:r>
        <w:t xml:space="preserve"> (6 taxa), including two known SCFA producers, </w:t>
      </w:r>
      <w:r w:rsidRPr="007D3406">
        <w:rPr>
          <w:i/>
          <w:iCs/>
        </w:rPr>
        <w:t>Parabacteroides</w:t>
      </w:r>
      <w:r>
        <w:t xml:space="preserve"> and </w:t>
      </w:r>
      <w:r w:rsidRPr="007D3406">
        <w:rPr>
          <w:i/>
          <w:iCs/>
        </w:rPr>
        <w:t>Alistipes</w:t>
      </w:r>
      <w:r>
        <w:rPr>
          <w:rStyle w:val="Emphasis"/>
          <w:rFonts w:eastAsiaTheme="majorEastAsia"/>
        </w:rPr>
        <w:t xml:space="preserve"> </w:t>
      </w:r>
      <w:r>
        <w:fldChar w:fldCharType="begin"/>
      </w:r>
      <w:r w:rsidR="004D067A">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fldChar w:fldCharType="end"/>
      </w:r>
      <w:r>
        <w:t>. The taxa that exhibit increasing slopes (8 out of 20) show two distinct patterns: one where a positive slope becomes steeper when neopterin is high, and another where a negative slope changes to positive when neopterin is high.</w:t>
      </w:r>
      <w:r w:rsidRPr="00367C74">
        <w:t xml:space="preserve"> </w:t>
      </w:r>
      <w:r>
        <w:t>These taxa includ</w:t>
      </w:r>
      <w:r w:rsidR="004E066B">
        <w:t>e</w:t>
      </w:r>
      <w:r>
        <w:t xml:space="preserve"> two SCFA producers, </w:t>
      </w:r>
      <w:r>
        <w:rPr>
          <w:rStyle w:val="Emphasis"/>
          <w:rFonts w:eastAsiaTheme="majorEastAsia"/>
        </w:rPr>
        <w:t>Phascolarctobacterium</w:t>
      </w:r>
      <w:r>
        <w:t xml:space="preserve"> and </w:t>
      </w:r>
      <w:r w:rsidRPr="006841BE">
        <w:rPr>
          <w:rStyle w:val="Emphasis"/>
          <w:rFonts w:eastAsiaTheme="majorEastAsia"/>
        </w:rPr>
        <w:t>Eubacterium</w:t>
      </w:r>
      <w:r>
        <w:t xml:space="preserve">  </w:t>
      </w:r>
      <w:r>
        <w:fldChar w:fldCharType="begin"/>
      </w:r>
      <w:r w:rsidR="004D067A">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4D067A" w:rsidRPr="004D067A">
        <w:t>(</w:t>
      </w:r>
      <w:r w:rsidR="004D067A" w:rsidRPr="004D067A">
        <w:rPr>
          <w:i/>
          <w:iCs/>
        </w:rPr>
        <w:t>82</w:t>
      </w:r>
      <w:r w:rsidR="004D067A" w:rsidRPr="004D067A">
        <w:t xml:space="preserve">, </w:t>
      </w:r>
      <w:r w:rsidR="004D067A" w:rsidRPr="004D067A">
        <w:rPr>
          <w:i/>
          <w:iCs/>
        </w:rPr>
        <w:t>83</w:t>
      </w:r>
      <w:r w:rsidR="004D067A" w:rsidRPr="004D067A">
        <w:t>)</w:t>
      </w:r>
      <w:r>
        <w:fldChar w:fldCharType="end"/>
      </w:r>
      <w:del w:id="71" w:author="Beehner, Jacinta" w:date="2025-07-16T13:28:00Z" w16du:dateUtc="2025-07-16T17:28:00Z">
        <w:r w:rsidR="004E066B" w:rsidDel="00671A14">
          <w:delText xml:space="preserve"> </w:delText>
        </w:r>
      </w:del>
      <w:r w:rsidR="004E066B">
        <w:t xml:space="preserve">, and the </w:t>
      </w:r>
      <w:r>
        <w:t xml:space="preserve">family </w:t>
      </w:r>
      <w:r w:rsidRPr="00516686">
        <w:rPr>
          <w:rStyle w:val="Strong"/>
          <w:rFonts w:eastAsiaTheme="majorEastAsia"/>
          <w:b w:val="0"/>
          <w:bCs w:val="0"/>
          <w:i/>
          <w:iCs/>
        </w:rPr>
        <w:t>Helicobacteraceae</w:t>
      </w:r>
      <w:r>
        <w:rPr>
          <w:rStyle w:val="Strong"/>
          <w:rFonts w:eastAsiaTheme="majorEastAsia"/>
          <w:b w:val="0"/>
          <w:bCs w:val="0"/>
          <w:i/>
          <w:iCs/>
        </w:rPr>
        <w:t xml:space="preserve">, </w:t>
      </w:r>
      <w:r>
        <w:rPr>
          <w:rStyle w:val="Strong"/>
          <w:rFonts w:eastAsiaTheme="majorEastAsia"/>
          <w:b w:val="0"/>
          <w:bCs w:val="0"/>
        </w:rPr>
        <w:t xml:space="preserve">which commonly includes facultative anaerobes </w:t>
      </w:r>
      <w:r>
        <w:rPr>
          <w:rStyle w:val="Strong"/>
          <w:rFonts w:eastAsiaTheme="majorEastAsia"/>
          <w:b w:val="0"/>
          <w:bCs w:val="0"/>
        </w:rPr>
        <w:fldChar w:fldCharType="begin"/>
      </w:r>
      <w:r w:rsidR="004D067A">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4D067A" w:rsidRPr="004D067A">
        <w:t>(</w:t>
      </w:r>
      <w:r w:rsidR="004D067A" w:rsidRPr="004D067A">
        <w:rPr>
          <w:i/>
          <w:iCs/>
        </w:rPr>
        <w:t>84</w:t>
      </w:r>
      <w:r w:rsidR="004D067A" w:rsidRPr="004D067A">
        <w:t>)</w:t>
      </w:r>
      <w:r>
        <w:rPr>
          <w:rStyle w:val="Strong"/>
          <w:rFonts w:eastAsiaTheme="majorEastAsia"/>
          <w:b w:val="0"/>
          <w:bCs w:val="0"/>
        </w:rPr>
        <w:fldChar w:fldCharType="end"/>
      </w:r>
      <w:r>
        <w:rPr>
          <w:rStyle w:val="Strong"/>
          <w:rFonts w:eastAsiaTheme="majorEastAsia"/>
          <w:b w:val="0"/>
          <w:bCs w:val="0"/>
        </w:rPr>
        <w:t>.</w:t>
      </w:r>
      <w:r>
        <w:t xml:space="preserve"> </w:t>
      </w:r>
    </w:p>
    <w:p w14:paraId="4130022C" w14:textId="5895915C" w:rsidR="00AD254A" w:rsidRDefault="00A13010" w:rsidP="00AD254A">
      <w:pPr>
        <w:ind w:firstLine="720"/>
      </w:pPr>
      <w:r>
        <w:t xml:space="preserve">Neopterin concentration </w:t>
      </w:r>
      <w:ins w:id="72" w:author="Beehner, Jacinta" w:date="2025-07-16T13:28:00Z" w16du:dateUtc="2025-07-16T17:28:00Z">
        <w:r w:rsidR="00671A14">
          <w:t>wa</w:t>
        </w:r>
      </w:ins>
      <w:del w:id="73" w:author="Beehner, Jacinta" w:date="2025-07-16T13:28:00Z" w16du:dateUtc="2025-07-16T17:28:00Z">
        <w:r w:rsidDel="00671A14">
          <w:delText>i</w:delText>
        </w:r>
      </w:del>
      <w:r>
        <w:t>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w:t>
      </w:r>
      <w:r w:rsidR="00AD254A">
        <w:t>These results indicate</w:t>
      </w:r>
      <w:ins w:id="74" w:author="Beehner, Jacinta" w:date="2025-07-16T13:28:00Z" w16du:dateUtc="2025-07-16T17:28:00Z">
        <w:r w:rsidR="00671A14">
          <w:t>d</w:t>
        </w:r>
      </w:ins>
      <w:r w:rsidR="00AD254A">
        <w:t xml:space="preserve"> the same two </w:t>
      </w:r>
      <w:commentRangeStart w:id="75"/>
      <w:r w:rsidR="00AD254A">
        <w:t>effects as the taxonomic analysis (1) where slopes decrease</w:t>
      </w:r>
      <w:ins w:id="76" w:author="Beehner, Jacinta" w:date="2025-07-16T13:28:00Z" w16du:dateUtc="2025-07-16T17:28:00Z">
        <w:r w:rsidR="00671A14">
          <w:t>d</w:t>
        </w:r>
      </w:ins>
      <w:r w:rsidR="00AD254A">
        <w:t xml:space="preserve"> at higher neopterin (Fig 5A-C) and (2) where slopes increase</w:t>
      </w:r>
      <w:ins w:id="77" w:author="Beehner, Jacinta" w:date="2025-07-16T13:28:00Z" w16du:dateUtc="2025-07-16T17:28:00Z">
        <w:r w:rsidR="00671A14">
          <w:t>d</w:t>
        </w:r>
      </w:ins>
      <w:r w:rsidR="00AD254A">
        <w:t xml:space="preserve"> at higher neopterin (Fig 5D &amp; E). The pathways that exhibit</w:t>
      </w:r>
      <w:ins w:id="78" w:author="Beehner, Jacinta" w:date="2025-07-16T13:29:00Z" w16du:dateUtc="2025-07-16T17:29:00Z">
        <w:r w:rsidR="00671A14">
          <w:t>ed</w:t>
        </w:r>
      </w:ins>
      <w:r w:rsidR="00AD254A">
        <w:t xml:space="preserve"> decreasing slopes show three distinct patterns: one where a positive slope change</w:t>
      </w:r>
      <w:ins w:id="79" w:author="Beehner, Jacinta" w:date="2025-07-16T13:29:00Z" w16du:dateUtc="2025-07-16T17:29:00Z">
        <w:r w:rsidR="00671A14">
          <w:t>d</w:t>
        </w:r>
      </w:ins>
      <w:del w:id="80" w:author="Beehner, Jacinta" w:date="2025-07-16T13:29:00Z" w16du:dateUtc="2025-07-16T17:29:00Z">
        <w:r w:rsidR="00AD254A" w:rsidDel="00671A14">
          <w:delText>s</w:delText>
        </w:r>
      </w:del>
      <w:r w:rsidR="00AD254A">
        <w:t xml:space="preserve"> to negative, another where a positive slope bec</w:t>
      </w:r>
      <w:ins w:id="81" w:author="Beehner, Jacinta" w:date="2025-07-16T13:29:00Z" w16du:dateUtc="2025-07-16T17:29:00Z">
        <w:r w:rsidR="00671A14">
          <w:t>a</w:t>
        </w:r>
      </w:ins>
      <w:del w:id="82" w:author="Beehner, Jacinta" w:date="2025-07-16T13:29:00Z" w16du:dateUtc="2025-07-16T17:29:00Z">
        <w:r w:rsidR="00AD254A" w:rsidDel="00671A14">
          <w:delText>o</w:delText>
        </w:r>
      </w:del>
      <w:r w:rsidR="00AD254A">
        <w:t>me</w:t>
      </w:r>
      <w:del w:id="83" w:author="Beehner, Jacinta" w:date="2025-07-16T13:29:00Z" w16du:dateUtc="2025-07-16T17:29:00Z">
        <w:r w:rsidR="00AD254A" w:rsidDel="00671A14">
          <w:delText>s</w:delText>
        </w:r>
      </w:del>
      <w:r w:rsidR="00AD254A">
        <w:t xml:space="preserve"> less positive, and one where a negative slope bec</w:t>
      </w:r>
      <w:ins w:id="84" w:author="Beehner, Jacinta" w:date="2025-07-16T13:29:00Z" w16du:dateUtc="2025-07-16T17:29:00Z">
        <w:r w:rsidR="00671A14">
          <w:t>a</w:t>
        </w:r>
      </w:ins>
      <w:del w:id="85" w:author="Beehner, Jacinta" w:date="2025-07-16T13:29:00Z" w16du:dateUtc="2025-07-16T17:29:00Z">
        <w:r w:rsidR="00AD254A" w:rsidDel="00671A14">
          <w:delText>o</w:delText>
        </w:r>
      </w:del>
      <w:r w:rsidR="00AD254A">
        <w:t>me</w:t>
      </w:r>
      <w:del w:id="86" w:author="Beehner, Jacinta" w:date="2025-07-16T13:29:00Z" w16du:dateUtc="2025-07-16T17:29:00Z">
        <w:r w:rsidR="00AD254A" w:rsidDel="00671A14">
          <w:delText>s</w:delText>
        </w:r>
      </w:del>
      <w:r w:rsidR="00AD254A">
        <w:t xml:space="preserve"> steeper. </w:t>
      </w:r>
      <w:commentRangeEnd w:id="75"/>
      <w:r w:rsidR="00671A14">
        <w:rPr>
          <w:rStyle w:val="CommentReference"/>
        </w:rPr>
        <w:commentReference w:id="75"/>
      </w:r>
      <w:r w:rsidR="00AD254A">
        <w:t>This group include</w:t>
      </w:r>
      <w:ins w:id="87" w:author="Beehner, Jacinta" w:date="2025-07-16T13:29:00Z" w16du:dateUtc="2025-07-16T17:29:00Z">
        <w:r w:rsidR="00671A14">
          <w:t>d</w:t>
        </w:r>
      </w:ins>
      <w:del w:id="88" w:author="Beehner, Jacinta" w:date="2025-07-16T13:29:00Z" w16du:dateUtc="2025-07-16T17:29:00Z">
        <w:r w:rsidR="00AD254A" w:rsidDel="00671A14">
          <w:delText>s</w:delText>
        </w:r>
      </w:del>
      <w:r w:rsidR="00AD254A">
        <w:t xml:space="preserve"> pathways involved in anti-inflammatory signaling</w:t>
      </w:r>
      <w:r w:rsidR="004E066B">
        <w:t>,</w:t>
      </w:r>
      <w:r w:rsidR="00AD254A">
        <w:t xml:space="preserve"> including synthesis of monounsaturated fatty acids </w:t>
      </w:r>
      <w:r w:rsidR="00AD254A">
        <w:fldChar w:fldCharType="begin"/>
      </w:r>
      <w:r w:rsidR="004D067A">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254A">
        <w:fldChar w:fldCharType="separate"/>
      </w:r>
      <w:r w:rsidR="004D067A" w:rsidRPr="004D067A">
        <w:t>(</w:t>
      </w:r>
      <w:r w:rsidR="004D067A" w:rsidRPr="004D067A">
        <w:rPr>
          <w:i/>
          <w:iCs/>
        </w:rPr>
        <w:t>77</w:t>
      </w:r>
      <w:r w:rsidR="004D067A" w:rsidRPr="004D067A">
        <w:t>)</w:t>
      </w:r>
      <w:r w:rsidR="00AD254A">
        <w:fldChar w:fldCharType="end"/>
      </w:r>
      <w:r w:rsidR="00AD254A">
        <w:t xml:space="preserve"> and tryptophan, as well as those typically associated with obligate anaerobes, including complex carb fermentation </w:t>
      </w:r>
      <w:r w:rsidR="00AD254A" w:rsidRPr="00AD7F54">
        <w:t>(Flint et al., 2012) and Gram-positive cell wall biosynthesis</w:t>
      </w:r>
      <w:r w:rsidR="00AD254A">
        <w:t xml:space="preserve"> characteristic of </w:t>
      </w:r>
      <w:r w:rsidR="00AD254A" w:rsidRPr="00AD7F54">
        <w:t>obligate</w:t>
      </w:r>
      <w:r w:rsidR="00AD254A">
        <w:t xml:space="preserve"> anaerobes</w:t>
      </w:r>
      <w:r w:rsidR="00AD254A" w:rsidRPr="00AD7F54">
        <w:t xml:space="preserve"> from the Firmicutes phylum</w:t>
      </w:r>
      <w:r w:rsidR="00AD254A">
        <w:t xml:space="preserve"> </w:t>
      </w:r>
      <w:r w:rsidR="00AD254A">
        <w:rPr>
          <w:rStyle w:val="Strong"/>
          <w:rFonts w:eastAsiaTheme="majorEastAsia"/>
          <w:b w:val="0"/>
          <w:bCs w:val="0"/>
        </w:rPr>
        <w:fldChar w:fldCharType="begin"/>
      </w:r>
      <w:r w:rsidR="004D067A">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254A">
        <w:rPr>
          <w:rStyle w:val="Strong"/>
          <w:rFonts w:eastAsiaTheme="majorEastAsia"/>
          <w:b w:val="0"/>
          <w:bCs w:val="0"/>
        </w:rPr>
        <w:fldChar w:fldCharType="separate"/>
      </w:r>
      <w:r w:rsidR="004D067A" w:rsidRPr="004D067A">
        <w:t>(</w:t>
      </w:r>
      <w:r w:rsidR="004D067A" w:rsidRPr="004D067A">
        <w:rPr>
          <w:i/>
          <w:iCs/>
        </w:rPr>
        <w:t>85</w:t>
      </w:r>
      <w:r w:rsidR="004D067A" w:rsidRPr="004D067A">
        <w:t>)</w:t>
      </w:r>
      <w:r w:rsidR="00AD254A">
        <w:rPr>
          <w:rStyle w:val="Strong"/>
          <w:rFonts w:eastAsiaTheme="majorEastAsia"/>
          <w:b w:val="0"/>
          <w:bCs w:val="0"/>
        </w:rPr>
        <w:fldChar w:fldCharType="end"/>
      </w:r>
      <w:r w:rsidR="00AD254A">
        <w:t>. The majority of pathways (37 out of 65) exhibit</w:t>
      </w:r>
      <w:ins w:id="89" w:author="Beehner, Jacinta" w:date="2025-07-16T13:30:00Z" w16du:dateUtc="2025-07-16T17:30:00Z">
        <w:r w:rsidR="00671A14">
          <w:t>ed</w:t>
        </w:r>
      </w:ins>
      <w:r w:rsidR="00AD254A">
        <w:t xml:space="preserve"> increasing slopes at higher neopterin</w:t>
      </w:r>
      <w:ins w:id="90" w:author="Beehner, Jacinta" w:date="2025-07-16T13:30:00Z" w16du:dateUtc="2025-07-16T17:30:00Z">
        <w:r w:rsidR="00671A14">
          <w:t xml:space="preserve"> concentrations</w:t>
        </w:r>
      </w:ins>
      <w:r w:rsidR="00AD254A">
        <w:t xml:space="preserve">. There </w:t>
      </w:r>
      <w:ins w:id="91" w:author="Beehner, Jacinta" w:date="2025-07-16T13:30:00Z" w16du:dateUtc="2025-07-16T17:30:00Z">
        <w:r w:rsidR="00671A14">
          <w:t>we</w:t>
        </w:r>
      </w:ins>
      <w:del w:id="92" w:author="Beehner, Jacinta" w:date="2025-07-16T13:30:00Z" w16du:dateUtc="2025-07-16T17:30:00Z">
        <w:r w:rsidR="00AD254A" w:rsidDel="00671A14">
          <w:delText>a</w:delText>
        </w:r>
      </w:del>
      <w:r w:rsidR="00AD254A">
        <w:t>re two patterns of increasing slopes: one where a negative slope change</w:t>
      </w:r>
      <w:ins w:id="93" w:author="Beehner, Jacinta" w:date="2025-07-16T13:30:00Z" w16du:dateUtc="2025-07-16T17:30:00Z">
        <w:r w:rsidR="00671A14">
          <w:t>d</w:t>
        </w:r>
      </w:ins>
      <w:del w:id="94" w:author="Beehner, Jacinta" w:date="2025-07-16T13:30:00Z" w16du:dateUtc="2025-07-16T17:30:00Z">
        <w:r w:rsidR="00AD254A" w:rsidDel="00671A14">
          <w:delText>s</w:delText>
        </w:r>
      </w:del>
      <w:r w:rsidR="00AD254A">
        <w:t xml:space="preserve"> to positive when neopterin </w:t>
      </w:r>
      <w:ins w:id="95" w:author="Beehner, Jacinta" w:date="2025-07-16T13:30:00Z" w16du:dateUtc="2025-07-16T17:30:00Z">
        <w:r w:rsidR="00671A14">
          <w:t>wa</w:t>
        </w:r>
      </w:ins>
      <w:del w:id="96" w:author="Beehner, Jacinta" w:date="2025-07-16T13:30:00Z" w16du:dateUtc="2025-07-16T17:30:00Z">
        <w:r w:rsidR="00AD254A" w:rsidDel="00671A14">
          <w:delText>i</w:delText>
        </w:r>
      </w:del>
      <w:r w:rsidR="00AD254A">
        <w:t>s high, and another where a positive slope bec</w:t>
      </w:r>
      <w:ins w:id="97" w:author="Beehner, Jacinta" w:date="2025-07-16T13:30:00Z" w16du:dateUtc="2025-07-16T17:30:00Z">
        <w:r w:rsidR="00671A14">
          <w:t>a</w:t>
        </w:r>
      </w:ins>
      <w:del w:id="98" w:author="Beehner, Jacinta" w:date="2025-07-16T13:30:00Z" w16du:dateUtc="2025-07-16T17:30:00Z">
        <w:r w:rsidR="00AD254A" w:rsidDel="00671A14">
          <w:delText>o</w:delText>
        </w:r>
      </w:del>
      <w:r w:rsidR="00AD254A">
        <w:t>me</w:t>
      </w:r>
      <w:del w:id="99" w:author="Beehner, Jacinta" w:date="2025-07-16T13:30:00Z" w16du:dateUtc="2025-07-16T17:30:00Z">
        <w:r w:rsidR="00AD254A" w:rsidDel="00671A14">
          <w:delText>s</w:delText>
        </w:r>
      </w:del>
      <w:r w:rsidR="00AD254A">
        <w:t xml:space="preserve"> steeper when neopterin </w:t>
      </w:r>
      <w:ins w:id="100" w:author="Beehner, Jacinta" w:date="2025-07-16T13:30:00Z" w16du:dateUtc="2025-07-16T17:30:00Z">
        <w:r w:rsidR="00671A14">
          <w:t>was</w:t>
        </w:r>
      </w:ins>
      <w:del w:id="101" w:author="Beehner, Jacinta" w:date="2025-07-16T13:30:00Z" w16du:dateUtc="2025-07-16T17:30:00Z">
        <w:r w:rsidR="00AD254A" w:rsidDel="00671A14">
          <w:delText>is</w:delText>
        </w:r>
      </w:del>
      <w:r w:rsidR="00AD254A">
        <w:t xml:space="preserve"> high. These groups include</w:t>
      </w:r>
      <w:ins w:id="102" w:author="Beehner, Jacinta" w:date="2025-07-16T13:30:00Z" w16du:dateUtc="2025-07-16T17:30:00Z">
        <w:r w:rsidR="00671A14">
          <w:t>d</w:t>
        </w:r>
      </w:ins>
      <w:r w:rsidR="00AD254A">
        <w:t xml:space="preserve"> pathways commonly associated with facultative anaerobes, including the </w:t>
      </w:r>
      <w:r w:rsidR="00AD254A" w:rsidRPr="001261A1">
        <w:t>glyoxylate cycle</w:t>
      </w:r>
      <w:r w:rsidR="00AD254A">
        <w:t xml:space="preserve"> </w:t>
      </w:r>
      <w:r w:rsidR="00AD254A">
        <w:fldChar w:fldCharType="begin"/>
      </w:r>
      <w:r w:rsidR="004D067A">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AD254A">
        <w:fldChar w:fldCharType="separate"/>
      </w:r>
      <w:r w:rsidR="004D067A" w:rsidRPr="004D067A">
        <w:t>(</w:t>
      </w:r>
      <w:r w:rsidR="004D067A" w:rsidRPr="004D067A">
        <w:rPr>
          <w:i/>
          <w:iCs/>
        </w:rPr>
        <w:t>86</w:t>
      </w:r>
      <w:r w:rsidR="004D067A" w:rsidRPr="004D067A">
        <w:t>)</w:t>
      </w:r>
      <w:r w:rsidR="00AD254A">
        <w:fldChar w:fldCharType="end"/>
      </w:r>
      <w:r w:rsidR="00AD254A">
        <w:t xml:space="preserve">, </w:t>
      </w:r>
      <w:r w:rsidR="00AD254A" w:rsidRPr="001261A1">
        <w:t>Rubisco shunt</w:t>
      </w:r>
      <w:r w:rsidR="00AD254A">
        <w:t xml:space="preserve"> </w:t>
      </w:r>
      <w:r w:rsidR="00AD254A">
        <w:fldChar w:fldCharType="begin"/>
      </w:r>
      <w:r w:rsidR="004D067A">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AD254A">
        <w:fldChar w:fldCharType="separate"/>
      </w:r>
      <w:r w:rsidR="004D067A" w:rsidRPr="004D067A">
        <w:t>(</w:t>
      </w:r>
      <w:r w:rsidR="004D067A" w:rsidRPr="004D067A">
        <w:rPr>
          <w:i/>
          <w:iCs/>
        </w:rPr>
        <w:t>87</w:t>
      </w:r>
      <w:r w:rsidR="004D067A" w:rsidRPr="004D067A">
        <w:t>)</w:t>
      </w:r>
      <w:r w:rsidR="00AD254A">
        <w:fldChar w:fldCharType="end"/>
      </w:r>
      <w:r w:rsidR="00AD254A">
        <w:t xml:space="preserve">, ubiquinone biosynthesis </w:t>
      </w:r>
      <w:r w:rsidR="00AD254A">
        <w:fldChar w:fldCharType="begin"/>
      </w:r>
      <w:r w:rsidR="004D067A">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AD254A">
        <w:fldChar w:fldCharType="separate"/>
      </w:r>
      <w:r w:rsidR="004D067A" w:rsidRPr="004D067A">
        <w:t>(</w:t>
      </w:r>
      <w:r w:rsidR="004D067A" w:rsidRPr="004D067A">
        <w:rPr>
          <w:i/>
          <w:iCs/>
        </w:rPr>
        <w:t>88</w:t>
      </w:r>
      <w:r w:rsidR="004D067A" w:rsidRPr="004D067A">
        <w:t>)</w:t>
      </w:r>
      <w:r w:rsidR="00AD254A">
        <w:fldChar w:fldCharType="end"/>
      </w:r>
      <w:r w:rsidR="00AD254A">
        <w:t xml:space="preserve">, </w:t>
      </w:r>
      <w:r w:rsidR="00AD254A" w:rsidRPr="001261A1">
        <w:t>enterobacterial common antigen biosynthesis</w:t>
      </w:r>
      <w:r w:rsidR="00AD254A">
        <w:t xml:space="preserve"> </w:t>
      </w:r>
      <w:r w:rsidR="00AD254A">
        <w:fldChar w:fldCharType="begin"/>
      </w:r>
      <w:r w:rsidR="004D067A">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AD254A">
        <w:fldChar w:fldCharType="separate"/>
      </w:r>
      <w:r w:rsidR="004D067A" w:rsidRPr="004D067A">
        <w:t>(</w:t>
      </w:r>
      <w:r w:rsidR="004D067A" w:rsidRPr="004D067A">
        <w:rPr>
          <w:i/>
          <w:iCs/>
        </w:rPr>
        <w:t>89</w:t>
      </w:r>
      <w:r w:rsidR="004D067A" w:rsidRPr="004D067A">
        <w:t>)</w:t>
      </w:r>
      <w:r w:rsidR="00AD254A">
        <w:fldChar w:fldCharType="end"/>
      </w:r>
      <w:r w:rsidR="00AD254A">
        <w:t xml:space="preserve">, and Lipid A biosynthesis </w:t>
      </w:r>
      <w:r w:rsidR="00AD254A">
        <w:fldChar w:fldCharType="begin"/>
      </w:r>
      <w:r w:rsidR="00B64BE6">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AD254A">
        <w:fldChar w:fldCharType="separate"/>
      </w:r>
      <w:r w:rsidR="004D067A" w:rsidRPr="004D067A">
        <w:t>(</w:t>
      </w:r>
      <w:r w:rsidR="004D067A" w:rsidRPr="004D067A">
        <w:rPr>
          <w:i/>
          <w:iCs/>
        </w:rPr>
        <w:t>90</w:t>
      </w:r>
      <w:r w:rsidR="004D067A" w:rsidRPr="004D067A">
        <w:t>)</w:t>
      </w:r>
      <w:r w:rsidR="00AD254A">
        <w:fldChar w:fldCharType="end"/>
      </w:r>
      <w:r w:rsidR="00AD254A">
        <w:t>. They also include</w:t>
      </w:r>
      <w:ins w:id="103" w:author="Beehner, Jacinta" w:date="2025-07-16T13:30:00Z" w16du:dateUtc="2025-07-16T17:30:00Z">
        <w:r w:rsidR="00671A14">
          <w:t>d</w:t>
        </w:r>
      </w:ins>
      <w:r w:rsidR="00AD254A">
        <w:t xml:space="preserve"> pathways involved in redox maintenance, including the synthesis of B vitamins </w:t>
      </w:r>
      <w:r w:rsidR="00AD254A">
        <w:fldChar w:fldCharType="begin"/>
      </w:r>
      <w:r w:rsidR="004D067A">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D254A">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rsidR="00AD254A">
        <w:fldChar w:fldCharType="end"/>
      </w:r>
      <w:r w:rsidR="00AD254A">
        <w:t xml:space="preserve">, menaquinol </w:t>
      </w:r>
      <w:r w:rsidR="00AD254A">
        <w:fldChar w:fldCharType="begin"/>
      </w:r>
      <w:r w:rsidR="004D067A">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AD254A">
        <w:fldChar w:fldCharType="separate"/>
      </w:r>
      <w:r w:rsidR="004D067A" w:rsidRPr="004D067A">
        <w:t>(</w:t>
      </w:r>
      <w:r w:rsidR="004D067A" w:rsidRPr="004D067A">
        <w:rPr>
          <w:i/>
          <w:iCs/>
        </w:rPr>
        <w:t>68</w:t>
      </w:r>
      <w:r w:rsidR="004D067A" w:rsidRPr="004D067A">
        <w:t>)</w:t>
      </w:r>
      <w:r w:rsidR="00AD254A">
        <w:fldChar w:fldCharType="end"/>
      </w:r>
      <w:r w:rsidR="00AD254A">
        <w:t xml:space="preserve">, and NADPH </w:t>
      </w:r>
      <w:r w:rsidR="00AD254A">
        <w:fldChar w:fldCharType="begin"/>
      </w:r>
      <w:r w:rsidR="004D067A">
        <w:instrText xml:space="preserve"> ADDIN ZOTERO_ITEM CSL_CITATION {"citationID":"ie0Y7lhz","properties":{"formattedCitation":"({\\i{}91})","plainCitation":"(91)","noteIndex":0},"citationItems":[{"id":3239,"uris":["http://zotero.org/users/13901503/items/F8CEHMIS"],"itemData":{"id":3239,"type":"article-journal","abstract":"Accumulating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AD254A">
        <w:fldChar w:fldCharType="separate"/>
      </w:r>
      <w:r w:rsidR="004D067A" w:rsidRPr="004D067A">
        <w:t>(</w:t>
      </w:r>
      <w:r w:rsidR="004D067A" w:rsidRPr="004D067A">
        <w:rPr>
          <w:i/>
          <w:iCs/>
        </w:rPr>
        <w:t>91</w:t>
      </w:r>
      <w:r w:rsidR="004D067A" w:rsidRPr="004D067A">
        <w:t>)</w:t>
      </w:r>
      <w:r w:rsidR="00AD254A">
        <w:fldChar w:fldCharType="end"/>
      </w:r>
      <w:r w:rsidR="00AD254A">
        <w:t xml:space="preserve">. </w:t>
      </w:r>
    </w:p>
    <w:p w14:paraId="24026206" w14:textId="77777777" w:rsidR="00BB512B" w:rsidRDefault="00BB512B" w:rsidP="00AD155B"/>
    <w:p w14:paraId="48AC5495" w14:textId="77777777" w:rsidR="00AD155B" w:rsidRDefault="00AD155B" w:rsidP="00AD155B">
      <w:r>
        <w:t xml:space="preserve">Discussion: </w:t>
      </w:r>
    </w:p>
    <w:p w14:paraId="4B93739E" w14:textId="3611C5D4" w:rsidR="009E59AA" w:rsidRDefault="00001C5E" w:rsidP="009E59AA">
      <w:pPr>
        <w:ind w:firstLine="720"/>
      </w:pPr>
      <w:r>
        <w:t>Our study ha</w:t>
      </w:r>
      <w:ins w:id="104" w:author="Beehner, Jacinta" w:date="2025-07-16T13:30:00Z" w16du:dateUtc="2025-07-16T17:30:00Z">
        <w:r w:rsidR="00671A14">
          <w:t>d</w:t>
        </w:r>
      </w:ins>
      <w:del w:id="105" w:author="Beehner, Jacinta" w:date="2025-07-16T13:30:00Z" w16du:dateUtc="2025-07-16T17:30:00Z">
        <w:r w:rsidDel="00671A14">
          <w:delText>s</w:delText>
        </w:r>
      </w:del>
      <w:r>
        <w:t xml:space="preserve"> two main goals</w:t>
      </w:r>
      <w:r w:rsidR="004E066B">
        <w:t>:</w:t>
      </w:r>
      <w:r>
        <w:t xml:space="preserve"> (1) to assess how temperature influences gut microbiome composition and function in wild, white-faced capuchins, and (2) to evaluate whether temperature-driven changes to the gut microbiome are related to host immunity. We found strong evidence </w:t>
      </w:r>
      <w:r w:rsidR="009E59AA">
        <w:t>that</w:t>
      </w:r>
      <w:r>
        <w:t xml:space="preserve"> temperature is </w:t>
      </w:r>
      <w:r w:rsidR="009E59AA">
        <w:t xml:space="preserve">associated with </w:t>
      </w:r>
      <w:r>
        <w:t xml:space="preserve">community-level diversity, taxonomic composition, and </w:t>
      </w:r>
      <w:r w:rsidR="009E59AA">
        <w:t>metabolic</w:t>
      </w:r>
      <w:r>
        <w:t xml:space="preserve"> capacity</w:t>
      </w:r>
      <w:r w:rsidR="006E5092">
        <w:t xml:space="preserve">. </w:t>
      </w:r>
      <w:r w:rsidR="009E59AA">
        <w:t>Moreover, t</w:t>
      </w:r>
      <w:r w:rsidR="006E5092">
        <w:t xml:space="preserve">he microbiome’s </w:t>
      </w:r>
      <w:r w:rsidR="009E59AA">
        <w:t xml:space="preserve">taxonomic and functional </w:t>
      </w:r>
      <w:r w:rsidR="006E5092">
        <w:t xml:space="preserve">response to temperature </w:t>
      </w:r>
      <w:r w:rsidR="009E59AA">
        <w:t>is linked to differences in</w:t>
      </w:r>
      <w:r w:rsidR="006E5092">
        <w:t xml:space="preserve"> urinary neopterin concentration</w:t>
      </w:r>
      <w:r w:rsidR="009E59AA">
        <w:t>s.</w:t>
      </w:r>
      <w:r w:rsidR="006E5092">
        <w:t xml:space="preserve"> These results support the hypothesis that heat in</w:t>
      </w:r>
      <w:r w:rsidR="009E59AA">
        <w:t>i</w:t>
      </w:r>
      <w:r w:rsidR="006E5092">
        <w:t xml:space="preserve">tiates a physiological cascade that </w:t>
      </w:r>
      <w:r w:rsidR="009E59AA">
        <w:t xml:space="preserve">alters microbiome </w:t>
      </w:r>
      <w:r w:rsidR="004E066B">
        <w:t xml:space="preserve">composition </w:t>
      </w:r>
      <w:r w:rsidR="009E59AA">
        <w:t>and</w:t>
      </w:r>
      <w:r w:rsidR="006E5092">
        <w:t xml:space="preserve"> </w:t>
      </w:r>
      <w:r w:rsidR="009E59AA">
        <w:t>affects</w:t>
      </w:r>
      <w:r w:rsidR="006E5092">
        <w:t xml:space="preserve"> </w:t>
      </w:r>
      <w:r w:rsidR="004E066B">
        <w:t xml:space="preserve">host-microbiome interactions. </w:t>
      </w:r>
      <w:r w:rsidR="009E59AA">
        <w:t xml:space="preserve"> </w:t>
      </w:r>
    </w:p>
    <w:p w14:paraId="091835A4" w14:textId="77777777" w:rsidR="00CA471D" w:rsidRDefault="00CA471D" w:rsidP="00AD155B"/>
    <w:p w14:paraId="1635A41C" w14:textId="77777777" w:rsidR="00AD155B" w:rsidRDefault="00AD155B" w:rsidP="00AD155B">
      <w:pPr>
        <w:rPr>
          <w:u w:val="single"/>
        </w:rPr>
      </w:pPr>
      <w:r w:rsidRPr="00C64C3B">
        <w:rPr>
          <w:u w:val="single"/>
        </w:rPr>
        <w:t xml:space="preserve">Gut microbiome </w:t>
      </w:r>
      <w:r>
        <w:rPr>
          <w:u w:val="single"/>
        </w:rPr>
        <w:t>response to</w:t>
      </w:r>
      <w:r w:rsidRPr="00C64C3B">
        <w:rPr>
          <w:u w:val="single"/>
        </w:rPr>
        <w:t xml:space="preserve"> temperature</w:t>
      </w:r>
    </w:p>
    <w:p w14:paraId="43E4E859" w14:textId="6F14389A" w:rsidR="005A0253" w:rsidRDefault="00AD155B" w:rsidP="005543D8">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4D067A">
        <w:instrText xml:space="preserve"> ADDIN ZOTERO_ITEM CSL_CITATION {"citationID":"BOTDPuFp","properties":{"formattedCitation":"({\\i{}92})","plainCitation":"(92)","noteIndex":0},"citationItems":[{"id":1527,"uris":["http://zotero.org/users/13901503/items/2LNX23SB"],"itemData":{"id":1527,"type":"article-journal","abstract":"A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4D067A" w:rsidRPr="004D067A">
        <w:t>(</w:t>
      </w:r>
      <w:r w:rsidR="004D067A" w:rsidRPr="004D067A">
        <w:rPr>
          <w:i/>
          <w:iCs/>
        </w:rPr>
        <w:t>92</w:t>
      </w:r>
      <w:r w:rsidR="004D067A" w:rsidRPr="004D067A">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4D067A">
        <w:instrText xml:space="preserve"> ADDIN ZOTERO_ITEM CSL_CITATION {"citationID":"t7jhlu8l","properties":{"formattedCitation":"({\\i{}93})","plainCitation":"(93)","noteIndex":0},"citationItems":[{"id":1008,"uris":["http://zotero.org/users/13901503/items/5W73TYRF"],"itemData":{"id":1008,"type":"article-journal","abstract":"The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4D067A" w:rsidRPr="004D067A">
        <w:t>(</w:t>
      </w:r>
      <w:r w:rsidR="004D067A" w:rsidRPr="004D067A">
        <w:rPr>
          <w:i/>
          <w:iCs/>
        </w:rPr>
        <w:t>93</w:t>
      </w:r>
      <w:r w:rsidR="004D067A" w:rsidRPr="004D067A">
        <w:t>)</w:t>
      </w:r>
      <w:r>
        <w:fldChar w:fldCharType="end"/>
      </w:r>
      <w:r>
        <w:t>.</w:t>
      </w:r>
      <w:r w:rsidR="009E59AA">
        <w:t xml:space="preserve"> </w:t>
      </w:r>
      <w:r>
        <w:t xml:space="preserve">High temperatures are also associated with the decline </w:t>
      </w:r>
      <w:r w:rsidR="0013502B">
        <w:t xml:space="preserve">in the Bacteroidota and Firmicutes phyla, which contain taxa known to support host immunity such as </w:t>
      </w:r>
      <w:r w:rsidR="0013502B" w:rsidRPr="00A566A6">
        <w:rPr>
          <w:rStyle w:val="Emphasis"/>
          <w:rFonts w:eastAsiaTheme="majorEastAsia"/>
        </w:rPr>
        <w:t>Clostridiaceae</w:t>
      </w:r>
      <w:r w:rsidR="0013502B">
        <w:t>,</w:t>
      </w:r>
      <w:r w:rsidR="0013502B" w:rsidRPr="00A566A6">
        <w:t xml:space="preserve"> </w:t>
      </w:r>
      <w:r w:rsidR="0013502B" w:rsidRPr="00A566A6">
        <w:rPr>
          <w:rStyle w:val="Emphasis"/>
          <w:rFonts w:eastAsiaTheme="majorEastAsia"/>
        </w:rPr>
        <w:t>Lactococcus</w:t>
      </w:r>
      <w:r w:rsidR="0013502B">
        <w:rPr>
          <w:rStyle w:val="Emphasis"/>
          <w:rFonts w:eastAsiaTheme="majorEastAsia"/>
        </w:rPr>
        <w:t>,</w:t>
      </w:r>
      <w:r w:rsidR="0013502B" w:rsidRPr="00A566A6">
        <w:t xml:space="preserve"> and </w:t>
      </w:r>
      <w:r w:rsidR="0013502B" w:rsidRPr="00A566A6">
        <w:rPr>
          <w:i/>
          <w:iCs/>
        </w:rPr>
        <w:t>Barnesiella</w:t>
      </w:r>
      <w:r w:rsidR="0013502B">
        <w:rPr>
          <w:i/>
          <w:iCs/>
        </w:rPr>
        <w:t xml:space="preserve"> </w:t>
      </w:r>
      <w:r w:rsidR="0013502B" w:rsidRPr="0089345D">
        <w:t xml:space="preserve">(Fig </w:t>
      </w:r>
      <w:r w:rsidR="0013502B">
        <w:t>2</w:t>
      </w:r>
      <w:r w:rsidR="0013502B" w:rsidRPr="0089345D">
        <w:t>)</w:t>
      </w:r>
      <w:r w:rsidR="0013502B">
        <w:fldChar w:fldCharType="begin"/>
      </w:r>
      <w:r w:rsidR="004D067A">
        <w:instrText xml:space="preserve"> ADDIN ZOTERO_ITEM CSL_CITATION {"citationID":"niRie4ap","properties":{"formattedCitation":"({\\i{}94})","plainCitation":"(94)","noteIndex":0},"citationItems":[{"id":1477,"uris":["http://zotero.org/users/13901503/items/HC276HZJ"],"itemData":{"id":1477,"type":"article-journal","abstract":"Antibiotic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rsidR="0013502B">
        <w:fldChar w:fldCharType="separate"/>
      </w:r>
      <w:r w:rsidR="004D067A" w:rsidRPr="004D067A">
        <w:t>(</w:t>
      </w:r>
      <w:r w:rsidR="004D067A" w:rsidRPr="004D067A">
        <w:rPr>
          <w:i/>
          <w:iCs/>
        </w:rPr>
        <w:t>94</w:t>
      </w:r>
      <w:r w:rsidR="004D067A" w:rsidRPr="004D067A">
        <w:t>)</w:t>
      </w:r>
      <w:r w:rsidR="0013502B">
        <w:fldChar w:fldCharType="end"/>
      </w:r>
      <w:r w:rsidR="0013502B">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rsidR="004D067A">
        <w:instrText xml:space="preserve"> ADDIN ZOTERO_ITEM CSL_CITATION {"citationID":"hwQmyei2","properties":{"formattedCitation":"({\\i{}95})","plainCitation":"(95)","noteIndex":0},"citationItems":[{"id":3181,"uris":["http://zotero.org/users/13901503/items/N5RMCRXY"],"itemData":{"id":3181,"type":"article-journal","abstract":"Microbial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4D067A" w:rsidRPr="004D067A">
        <w:t>(</w:t>
      </w:r>
      <w:r w:rsidR="004D067A" w:rsidRPr="004D067A">
        <w:rPr>
          <w:i/>
          <w:iCs/>
        </w:rPr>
        <w:t>95</w:t>
      </w:r>
      <w:r w:rsidR="004D067A" w:rsidRPr="004D067A">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w:t>
      </w:r>
      <w:r w:rsidR="00E21D0B">
        <w:t>the phyla Proteobacteria and Campylobacteria</w:t>
      </w:r>
      <w:r w:rsidR="00E93992">
        <w:t>,</w:t>
      </w:r>
      <w:r w:rsidR="00E21D0B">
        <w:t xml:space="preserve"> </w:t>
      </w:r>
      <w:r w:rsidR="00E93992">
        <w:t>which</w:t>
      </w:r>
      <w:r w:rsidR="00E21D0B">
        <w:t xml:space="preserve"> are known to contain gut pathogens </w:t>
      </w:r>
      <w:r w:rsidR="003B0B1F">
        <w:fldChar w:fldCharType="begin"/>
      </w:r>
      <w:r w:rsidR="004D067A">
        <w:instrText xml:space="preserve"> ADDIN ZOTERO_ITEM CSL_CITATION {"citationID":"08yGUd4c","properties":{"formattedCitation":"({\\i{}37}, {\\i{}96})","plainCitation":"(37, 96)","noteIndex":0},"citationItems":[{"id":3980,"uris":["http://zotero.org/users/13901503/items/D55I9RZZ"],"itemData":{"id":3980,"type":"article-journal","abstract":"SUMMARYCampylobacter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3B0B1F">
        <w:fldChar w:fldCharType="separate"/>
      </w:r>
      <w:r w:rsidR="004D067A" w:rsidRPr="004D067A">
        <w:t>(</w:t>
      </w:r>
      <w:r w:rsidR="004D067A" w:rsidRPr="004D067A">
        <w:rPr>
          <w:i/>
          <w:iCs/>
        </w:rPr>
        <w:t>37</w:t>
      </w:r>
      <w:r w:rsidR="004D067A" w:rsidRPr="004D067A">
        <w:t xml:space="preserve">, </w:t>
      </w:r>
      <w:r w:rsidR="004D067A" w:rsidRPr="004D067A">
        <w:rPr>
          <w:i/>
          <w:iCs/>
        </w:rPr>
        <w:t>96</w:t>
      </w:r>
      <w:r w:rsidR="004D067A" w:rsidRPr="004D067A">
        <w:t>)</w:t>
      </w:r>
      <w:r w:rsidR="003B0B1F">
        <w:fldChar w:fldCharType="end"/>
      </w:r>
      <w:r w:rsidR="009E59AA">
        <w:t>,</w:t>
      </w:r>
      <w:r w:rsidR="003B0B1F">
        <w:t xml:space="preserve"> </w:t>
      </w:r>
      <w:r w:rsidR="00E21D0B">
        <w:t xml:space="preserve">are less sensitive to heat compared to other phyla. </w:t>
      </w:r>
      <w:r w:rsidR="003B0B1F">
        <w:t>Therefore, s</w:t>
      </w:r>
      <w:r>
        <w:t>ustained high temperatures may continue to erode both taxonomic and functional diversity, eventually increasing the host’s vulnerability to infection.</w:t>
      </w:r>
    </w:p>
    <w:p w14:paraId="0854AB63" w14:textId="4E2E848F" w:rsidR="00896836" w:rsidRDefault="00D729F3" w:rsidP="00896836">
      <w:pPr>
        <w:ind w:firstLine="720"/>
      </w:pPr>
      <w:r>
        <w:t>Metabolic restructuring in response to rising temperatures suggests that the gut microbiome undergoes functional shifts that may support community stability. For example,</w:t>
      </w:r>
      <w:r w:rsidR="005A0253">
        <w:t xml:space="preserve"> </w:t>
      </w:r>
      <w:r>
        <w:t>t</w:t>
      </w:r>
      <w:r w:rsidR="005A0253">
        <w:t xml:space="preserve">he increase in lipid synthesis and remodeling pathways could reflect cytoplasmic membrane restructuring, a process bacteria use to preserve membrane stability at high temperatures </w:t>
      </w:r>
      <w:r w:rsidR="005A0253">
        <w:fldChar w:fldCharType="begin"/>
      </w:r>
      <w:r w:rsidR="00B64BE6">
        <w:instrText xml:space="preserve"> ADDIN ZOTERO_ITEM CSL_CITATION {"citationID":"SIOKOfLi","properties":{"formattedCitation":"({\\i{}62}, {\\i{}97})","plainCitation":"(62, 97)","noteIndex":0},"citationItems":[{"id":3378,"uris":["http://zotero.org/users/13901503/items/TZK8TZFH"],"itemData":{"id":3378,"type":"article-journal","container-title":"Journal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rsidR="005A0253">
        <w:fldChar w:fldCharType="separate"/>
      </w:r>
      <w:r w:rsidR="004D067A" w:rsidRPr="004D067A">
        <w:t>(</w:t>
      </w:r>
      <w:r w:rsidR="004D067A" w:rsidRPr="004D067A">
        <w:rPr>
          <w:i/>
          <w:iCs/>
        </w:rPr>
        <w:t>62</w:t>
      </w:r>
      <w:r w:rsidR="004D067A" w:rsidRPr="004D067A">
        <w:t xml:space="preserve">, </w:t>
      </w:r>
      <w:r w:rsidR="004D067A" w:rsidRPr="004D067A">
        <w:rPr>
          <w:i/>
          <w:iCs/>
        </w:rPr>
        <w:t>97</w:t>
      </w:r>
      <w:r w:rsidR="004D067A" w:rsidRPr="004D067A">
        <w:t>)</w:t>
      </w:r>
      <w:r w:rsidR="005A0253">
        <w:fldChar w:fldCharType="end"/>
      </w:r>
      <w:r w:rsidR="005A0253">
        <w:t>(Fig 3A). However, these changes may be insufficient to maintain membrane integrity during extended periods of high temperatures</w:t>
      </w:r>
      <w:r w:rsidR="009E59AA">
        <w:t xml:space="preserve"> </w:t>
      </w:r>
      <w:r w:rsidR="005A0253">
        <w:t xml:space="preserve">because the observed decline in lipid catabolism and recycling pathways likely compromises membrane repair mechanisms </w:t>
      </w:r>
      <w:r w:rsidR="005A0253">
        <w:fldChar w:fldCharType="begin"/>
      </w:r>
      <w:r w:rsidR="004D067A">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5A0253">
        <w:fldChar w:fldCharType="separate"/>
      </w:r>
      <w:r w:rsidR="004D067A" w:rsidRPr="004D067A">
        <w:t>(</w:t>
      </w:r>
      <w:r w:rsidR="004D067A" w:rsidRPr="004D067A">
        <w:rPr>
          <w:i/>
          <w:iCs/>
        </w:rPr>
        <w:t>63</w:t>
      </w:r>
      <w:r w:rsidR="004D067A" w:rsidRPr="004D067A">
        <w:t>)</w:t>
      </w:r>
      <w:r w:rsidR="005A0253">
        <w:fldChar w:fldCharType="end"/>
      </w:r>
      <w:r w:rsidR="005A0253">
        <w:t>.</w:t>
      </w:r>
      <w:r w:rsidR="005A0253" w:rsidRPr="006B03C8">
        <w:t xml:space="preserve"> </w:t>
      </w:r>
      <w:r w:rsidR="005A0253">
        <w:t>Limited repair capacity could leave gut microbes more vulnerable to peroxidative damage, a common consequence of heat stress driven by an accumulation of ROS that damages the lipid components of cell membranes</w:t>
      </w:r>
      <w:r>
        <w:t xml:space="preserve"> </w:t>
      </w:r>
      <w:r w:rsidR="005A0253">
        <w:fldChar w:fldCharType="begin"/>
      </w:r>
      <w:r w:rsidR="00F13D2A">
        <w:instrText xml:space="preserve"> ADDIN ZOTERO_ITEM CSL_CITATION {"citationID":"XWxqevTe","properties":{"formattedCitation":"({\\i{}22}, {\\i{}98})","plainCitation":"(22, 98)","noteIndex":0},"citationItems":[{"id":3717,"uris":["http://zotero.org/users/13901503/items/UEK27R7E"],"itemData":{"id":3717,"type":"article-journal","abstract":"In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5A0253">
        <w:fldChar w:fldCharType="separate"/>
      </w:r>
      <w:r w:rsidR="004D067A" w:rsidRPr="004D067A">
        <w:t>(</w:t>
      </w:r>
      <w:r w:rsidR="004D067A" w:rsidRPr="004D067A">
        <w:rPr>
          <w:i/>
          <w:iCs/>
        </w:rPr>
        <w:t>22</w:t>
      </w:r>
      <w:r w:rsidR="004D067A" w:rsidRPr="004D067A">
        <w:t xml:space="preserve">, </w:t>
      </w:r>
      <w:r w:rsidR="004D067A" w:rsidRPr="004D067A">
        <w:rPr>
          <w:i/>
          <w:iCs/>
        </w:rPr>
        <w:t>98</w:t>
      </w:r>
      <w:r w:rsidR="004D067A" w:rsidRPr="004D067A">
        <w:t>)</w:t>
      </w:r>
      <w:r w:rsidR="005A0253">
        <w:fldChar w:fldCharType="end"/>
      </w:r>
      <w:r w:rsidR="005A0253">
        <w:t>.</w:t>
      </w:r>
      <w:r w:rsidR="005649BA">
        <w:t xml:space="preserve"> </w:t>
      </w:r>
      <w:r w:rsidR="005A0253">
        <w:t>Similarly,</w:t>
      </w:r>
      <w:r w:rsidR="005A0253" w:rsidRPr="00E81C03">
        <w:t xml:space="preserve"> </w:t>
      </w:r>
      <w:r w:rsidR="005A0253">
        <w:t>the observed increase in anaerobic metabolic pathways</w:t>
      </w:r>
      <w:r w:rsidR="005A0253" w:rsidRPr="00E81C03">
        <w:t xml:space="preserve"> </w:t>
      </w:r>
      <w:r w:rsidR="005A0253">
        <w:t>and the decline in aerobic pathways likely reflect a response to maintain energy production under changing oxygen gradients</w:t>
      </w:r>
      <w:r>
        <w:t xml:space="preserve"> due to</w:t>
      </w:r>
      <w:r w:rsidR="005A0253">
        <w:t xml:space="preserve"> redirected blood flow during heat exposure (Fig 3B)</w:t>
      </w:r>
      <w:r w:rsidR="005A0253">
        <w:fldChar w:fldCharType="begin"/>
      </w:r>
      <w:r w:rsidR="004D067A">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5A0253">
        <w:fldChar w:fldCharType="separate"/>
      </w:r>
      <w:r w:rsidR="004D067A" w:rsidRPr="004D067A">
        <w:t>(</w:t>
      </w:r>
      <w:r w:rsidR="004D067A" w:rsidRPr="004D067A">
        <w:rPr>
          <w:i/>
          <w:iCs/>
        </w:rPr>
        <w:t>65</w:t>
      </w:r>
      <w:r w:rsidR="004D067A" w:rsidRPr="004D067A">
        <w:t>)</w:t>
      </w:r>
      <w:r w:rsidR="005A0253">
        <w:fldChar w:fldCharType="end"/>
      </w:r>
      <w:r w:rsidR="005A0253">
        <w:t>.</w:t>
      </w:r>
      <w:r w:rsidR="005A0253" w:rsidRPr="00765ACF">
        <w:t xml:space="preserve"> </w:t>
      </w:r>
      <w:r w:rsidR="005A0253">
        <w:t xml:space="preserve">However, these anaerobic pathways are primarily involved in simple carbohydrate metabolism typical of facultative taxa </w:t>
      </w:r>
      <w:r w:rsidR="005A0253">
        <w:fldChar w:fldCharType="begin"/>
      </w:r>
      <w:r w:rsidR="004D067A">
        <w:instrText xml:space="preserve"> ADDIN ZOTERO_ITEM CSL_CITATION {"citationID":"mHntz9tf","properties":{"formattedCitation":"({\\i{}99}, {\\i{}100})","plainCitation":"(99, 100)","noteIndex":0},"citationItems":[{"id":3719,"uris":["http://zotero.org/users/13901503/items/ZGBKX69N"],"itemData":{"id":3719,"type":"article-journal","abstract":"Antibiotic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5A0253">
        <w:fldChar w:fldCharType="separate"/>
      </w:r>
      <w:r w:rsidR="004D067A" w:rsidRPr="004D067A">
        <w:t>(</w:t>
      </w:r>
      <w:r w:rsidR="004D067A" w:rsidRPr="004D067A">
        <w:rPr>
          <w:i/>
          <w:iCs/>
        </w:rPr>
        <w:t>99</w:t>
      </w:r>
      <w:r w:rsidR="004D067A" w:rsidRPr="004D067A">
        <w:t xml:space="preserve">, </w:t>
      </w:r>
      <w:r w:rsidR="004D067A" w:rsidRPr="004D067A">
        <w:rPr>
          <w:i/>
          <w:iCs/>
        </w:rPr>
        <w:t>100</w:t>
      </w:r>
      <w:r w:rsidR="004D067A" w:rsidRPr="004D067A">
        <w:t>)</w:t>
      </w:r>
      <w:r w:rsidR="005A0253">
        <w:fldChar w:fldCharType="end"/>
      </w:r>
      <w:r w:rsidR="005A0253">
        <w:t xml:space="preserve">, and coincide with a decline in complex polysaccharide fermentation typical of obligate taxa </w:t>
      </w:r>
      <w:r w:rsidR="005A0253">
        <w:fldChar w:fldCharType="begin"/>
      </w:r>
      <w:r w:rsidR="00F13D2A">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5A0253">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rsidR="005A0253">
        <w:fldChar w:fldCharType="end"/>
      </w:r>
      <w:r>
        <w:t>. Therefore,</w:t>
      </w:r>
      <w:r w:rsidR="005A0253">
        <w:t xml:space="preserve"> this shift is </w:t>
      </w:r>
      <w:r>
        <w:t xml:space="preserve">likely </w:t>
      </w:r>
      <w:r w:rsidR="005A0253">
        <w:t>driven by the relative persistence of facultative versus obligate anaerobes at high temperatures</w:t>
      </w:r>
      <w:r>
        <w:t>. Since fiber fermentation creates SCFAs</w:t>
      </w:r>
      <w:r w:rsidR="005649BA">
        <w:t>,</w:t>
      </w:r>
      <w:r>
        <w:t xml:space="preserve"> which are crucial energy sources</w:t>
      </w:r>
      <w:r w:rsidR="005649BA">
        <w:t xml:space="preserve"> </w:t>
      </w:r>
      <w:r w:rsidR="005649BA">
        <w:fldChar w:fldCharType="begin"/>
      </w:r>
      <w:r w:rsidR="004D067A">
        <w:instrText xml:space="preserve"> ADDIN ZOTERO_ITEM CSL_CITATION {"citationID":"GyT07F19","properties":{"formattedCitation":"({\\i{}101})","plainCitation":"(101)","noteIndex":0},"citationItems":[{"id":3688,"uris":["http://zotero.org/users/13901503/items/45UWS9R3"],"itemData":{"id":3688,"type":"article-journal","container-title":"Cell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5649BA">
        <w:fldChar w:fldCharType="separate"/>
      </w:r>
      <w:r w:rsidR="004D067A" w:rsidRPr="004D067A">
        <w:t>(</w:t>
      </w:r>
      <w:r w:rsidR="004D067A" w:rsidRPr="004D067A">
        <w:rPr>
          <w:i/>
          <w:iCs/>
        </w:rPr>
        <w:t>101</w:t>
      </w:r>
      <w:r w:rsidR="004D067A" w:rsidRPr="004D067A">
        <w:t>)</w:t>
      </w:r>
      <w:r w:rsidR="005649BA">
        <w:fldChar w:fldCharType="end"/>
      </w:r>
      <w:r w:rsidR="005649BA">
        <w:t xml:space="preserve"> and immunomodulators </w:t>
      </w:r>
      <w:r w:rsidR="005649BA">
        <w:fldChar w:fldCharType="begin"/>
      </w:r>
      <w:r w:rsidR="004D067A">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649BA">
        <w:fldChar w:fldCharType="separate"/>
      </w:r>
      <w:r w:rsidR="004D067A" w:rsidRPr="004D067A">
        <w:t>(</w:t>
      </w:r>
      <w:r w:rsidR="004D067A" w:rsidRPr="004D067A">
        <w:rPr>
          <w:i/>
          <w:iCs/>
        </w:rPr>
        <w:t>42</w:t>
      </w:r>
      <w:r w:rsidR="004D067A" w:rsidRPr="004D067A">
        <w:t xml:space="preserve">, </w:t>
      </w:r>
      <w:r w:rsidR="004D067A" w:rsidRPr="004D067A">
        <w:rPr>
          <w:i/>
          <w:iCs/>
        </w:rPr>
        <w:t>43</w:t>
      </w:r>
      <w:r w:rsidR="004D067A" w:rsidRPr="004D067A">
        <w:t>)</w:t>
      </w:r>
      <w:r w:rsidR="005649BA">
        <w:fldChar w:fldCharType="end"/>
      </w:r>
      <w:r w:rsidR="005649BA">
        <w:t>,</w:t>
      </w:r>
      <w:r>
        <w:t xml:space="preserve"> extended periods of high temperatures may eventually cause a decline in overall energy availability </w:t>
      </w:r>
      <w:r w:rsidR="005649BA">
        <w:t>and affect immune function</w:t>
      </w:r>
      <w:r>
        <w:t xml:space="preserve">. </w:t>
      </w:r>
      <w:r w:rsidR="005649BA">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rsidR="00896836">
        <w:t xml:space="preserve"> </w:t>
      </w:r>
    </w:p>
    <w:p w14:paraId="33201A2A" w14:textId="3B385C7B" w:rsidR="00D729F3" w:rsidRDefault="005649BA" w:rsidP="00896836">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Bacteroidota and Firmicutes, including </w:t>
      </w:r>
      <w:r w:rsidRPr="0096051B">
        <w:t xml:space="preserve">essential obligate taxa such as </w:t>
      </w:r>
      <w:r w:rsidRPr="0096051B">
        <w:rPr>
          <w:i/>
          <w:iCs/>
        </w:rPr>
        <w:t xml:space="preserve">Bacteroides, Parabacteroides, Clostridium, Ruminococcus, Eubacterium, Blautia, Anaerostipes, </w:t>
      </w:r>
      <w:r w:rsidRPr="0096051B">
        <w:t>and</w:t>
      </w:r>
      <w:r w:rsidRPr="0096051B">
        <w:rPr>
          <w:i/>
          <w:iCs/>
        </w:rPr>
        <w:t xml:space="preserve"> Alistipes</w:t>
      </w:r>
      <w:r w:rsidR="0096051B"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4D067A">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4D067A">
        <w:instrText xml:space="preserve"> ADDIN ZOTERO_ITEM CSL_CITATION {"citationID":"25zGiPQC","properties":{"formattedCitation":"({\\i{}102}, {\\i{}103})","plainCitation":"(102, 103)","noteIndex":0},"citationItems":[{"id":2229,"uris":["http://zotero.org/users/13901503/items/J3568CMW"],"itemData":{"id":2229,"type":"article-journal","abstract":"We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4D067A" w:rsidRPr="004D067A">
        <w:t>(</w:t>
      </w:r>
      <w:r w:rsidR="004D067A" w:rsidRPr="004D067A">
        <w:rPr>
          <w:i/>
          <w:iCs/>
        </w:rPr>
        <w:t>102</w:t>
      </w:r>
      <w:r w:rsidR="004D067A" w:rsidRPr="004D067A">
        <w:t xml:space="preserve">, </w:t>
      </w:r>
      <w:r w:rsidR="004D067A" w:rsidRPr="004D067A">
        <w:rPr>
          <w:i/>
          <w:iCs/>
        </w:rPr>
        <w:t>103</w:t>
      </w:r>
      <w:r w:rsidR="004D067A" w:rsidRPr="004D067A">
        <w:t>)</w:t>
      </w:r>
      <w:r>
        <w:fldChar w:fldCharType="end"/>
      </w:r>
      <w:r>
        <w:t xml:space="preserve">, reptiles </w:t>
      </w:r>
      <w:r>
        <w:fldChar w:fldCharType="begin"/>
      </w:r>
      <w:r w:rsidR="004D067A">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amphibians</w:t>
      </w:r>
      <w:r w:rsidR="0012501B">
        <w:t xml:space="preserve">, birds </w:t>
      </w:r>
      <w:r w:rsidR="0012501B">
        <w:fldChar w:fldCharType="begin"/>
      </w:r>
      <w:r w:rsidR="0012501B">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12501B">
        <w:fldChar w:fldCharType="separate"/>
      </w:r>
      <w:r w:rsidR="0012501B" w:rsidRPr="004D067A">
        <w:t>(</w:t>
      </w:r>
      <w:r w:rsidR="0012501B" w:rsidRPr="004D067A">
        <w:rPr>
          <w:i/>
          <w:iCs/>
        </w:rPr>
        <w:t>21</w:t>
      </w:r>
      <w:r w:rsidR="0012501B" w:rsidRPr="004D067A">
        <w:t>)</w:t>
      </w:r>
      <w:r w:rsidR="0012501B">
        <w:fldChar w:fldCharType="end"/>
      </w:r>
      <w:r w:rsidR="0012501B">
        <w:t>, and mammals</w:t>
      </w:r>
      <w:r>
        <w:t xml:space="preserve"> </w:t>
      </w:r>
      <w:r>
        <w:fldChar w:fldCharType="begin"/>
      </w:r>
      <w:r w:rsidR="004D067A">
        <w:instrText xml:space="preserve"> ADDIN ZOTERO_ITEM CSL_CITATION {"citationID":"QftC6azE","properties":{"formattedCitation":"({\\i{}104})","plainCitation":"(104)","noteIndex":0},"citationItems":[{"id":1959,"uris":["http://zotero.org/users/13901503/items/ZXQ5TW3X"],"itemData":{"id":1959,"type":"article-journal","abstract":"Summary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4D067A" w:rsidRPr="004D067A">
        <w:t>(</w:t>
      </w:r>
      <w:r w:rsidR="004D067A" w:rsidRPr="004D067A">
        <w:rPr>
          <w:i/>
          <w:iCs/>
        </w:rPr>
        <w:t>104</w:t>
      </w:r>
      <w:r w:rsidR="004D067A" w:rsidRPr="004D067A">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4D067A">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fldChar w:fldCharType="end"/>
      </w:r>
      <w:r>
        <w:t>. Although direct markers of redox balance are needed to assess the gut’s redox environment, the observed decline in redox-maintenance pathways suggests that rising temperatures impair microbial antioxidant capacity</w:t>
      </w:r>
      <w:r w:rsidR="00896836">
        <w:t>,</w:t>
      </w:r>
      <w:r>
        <w:t xml:space="preserve"> which can disrupt the redox environment </w:t>
      </w:r>
      <w:r>
        <w:fldChar w:fldCharType="begin"/>
      </w:r>
      <w:r w:rsidR="004D067A">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fldChar w:fldCharType="end"/>
      </w:r>
      <w:r>
        <w:t xml:space="preserve">. We also observe an increase in DNA repair pathways that suggests cellular damage from the accumulation of ROS </w:t>
      </w:r>
      <w:r>
        <w:fldChar w:fldCharType="begin"/>
      </w:r>
      <w:r w:rsidR="004D067A">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4D067A">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4D067A" w:rsidRPr="004D067A">
        <w:t>(</w:t>
      </w:r>
      <w:r w:rsidR="004D067A" w:rsidRPr="004D067A">
        <w:rPr>
          <w:i/>
          <w:iCs/>
        </w:rPr>
        <w:t>17</w:t>
      </w:r>
      <w:r w:rsidR="004D067A" w:rsidRPr="004D067A">
        <w:t xml:space="preserve">, </w:t>
      </w:r>
      <w:r w:rsidR="004D067A" w:rsidRPr="004D067A">
        <w:rPr>
          <w:i/>
          <w:iCs/>
        </w:rPr>
        <w:t>29</w:t>
      </w:r>
      <w:r w:rsidR="004D067A" w:rsidRPr="004D067A">
        <w:t xml:space="preserve">, </w:t>
      </w:r>
      <w:r w:rsidR="004D067A" w:rsidRPr="004D067A">
        <w:rPr>
          <w:i/>
          <w:iCs/>
        </w:rPr>
        <w:t>30</w:t>
      </w:r>
      <w:r w:rsidR="004D067A" w:rsidRPr="004D067A">
        <w:t>)</w:t>
      </w:r>
      <w:r>
        <w:fldChar w:fldCharType="end"/>
      </w:r>
      <w:r>
        <w:t xml:space="preserve">, suggesting that capuchins are experiencing periods of </w:t>
      </w:r>
      <w:r w:rsidR="00A92ECA">
        <w:t xml:space="preserve">high </w:t>
      </w:r>
      <w:r>
        <w:t>temperature</w:t>
      </w:r>
      <w:r w:rsidR="00A92ECA">
        <w:t>s</w:t>
      </w:r>
      <w:r>
        <w:t xml:space="preserve"> that exceed the upper limit of their thermal tolerance. This trend is especially concerning given that capuchins in </w:t>
      </w:r>
      <w:ins w:id="106" w:author="Beehner, Jacinta" w:date="2025-07-16T13:37:00Z" w16du:dateUtc="2025-07-16T17:37:00Z">
        <w:r w:rsidR="00BC3FD8">
          <w:t>n</w:t>
        </w:r>
      </w:ins>
      <w:del w:id="107" w:author="Beehner, Jacinta" w:date="2025-07-16T13:37:00Z" w16du:dateUtc="2025-07-16T17:37:00Z">
        <w:r w:rsidDel="00BC3FD8">
          <w:delText>N</w:delText>
        </w:r>
      </w:del>
      <w:r>
        <w:t xml:space="preserve">orthwestern Costa Rica are endemic to highly seasonal forests and likely adapted to a broader temperature range than many tropical specialists </w:t>
      </w:r>
      <w:r>
        <w:fldChar w:fldCharType="begin"/>
      </w:r>
      <w:r w:rsidR="004D067A">
        <w:instrText xml:space="preserve"> ADDIN ZOTERO_ITEM CSL_CITATION {"citationID":"xhoCHL1h","properties":{"formattedCitation":"({\\i{}105}, {\\i{}106})","plainCitation":"(105, 106)","noteIndex":0},"citationItems":[{"id":545,"uris":["http://zotero.org/users/13901503/items/DK9CP8XR"],"itemData":{"id":545,"type":"article-journal","abstract":"We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4D067A">
        <w:rPr>
          <w:rFonts w:ascii="Cambria Math" w:hAnsi="Cambria Math" w:cs="Cambria Math"/>
        </w:rPr>
        <w:instrText>∼</w:instrText>
      </w:r>
      <w:r w:rsidR="004D067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4D067A" w:rsidRPr="004D067A">
        <w:t>(</w:t>
      </w:r>
      <w:r w:rsidR="004D067A" w:rsidRPr="004D067A">
        <w:rPr>
          <w:i/>
          <w:iCs/>
        </w:rPr>
        <w:t>105</w:t>
      </w:r>
      <w:r w:rsidR="004D067A" w:rsidRPr="004D067A">
        <w:t xml:space="preserve">, </w:t>
      </w:r>
      <w:r w:rsidR="004D067A" w:rsidRPr="004D067A">
        <w:rPr>
          <w:i/>
          <w:iCs/>
        </w:rPr>
        <w:t>106</w:t>
      </w:r>
      <w:r w:rsidR="004D067A" w:rsidRPr="004D067A">
        <w:t>)</w:t>
      </w:r>
      <w:r>
        <w:fldChar w:fldCharType="end"/>
      </w:r>
      <w:r>
        <w:t xml:space="preserve">. </w:t>
      </w:r>
    </w:p>
    <w:p w14:paraId="6FC7BB68" w14:textId="48FA9C79" w:rsidR="00270465" w:rsidRDefault="00270465" w:rsidP="00270465">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4D067A">
        <w:instrText xml:space="preserve"> ADDIN ZOTERO_ITEM CSL_CITATION {"citationID":"rUdKSzFd","properties":{"formattedCitation":"({\\i{}42},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4D067A" w:rsidRPr="004D067A">
        <w:t>(</w:t>
      </w:r>
      <w:r w:rsidR="004D067A" w:rsidRPr="004D067A">
        <w:rPr>
          <w:i/>
          <w:iCs/>
        </w:rPr>
        <w:t>42</w:t>
      </w:r>
      <w:r w:rsidR="004D067A" w:rsidRPr="004D067A">
        <w:t xml:space="preserve">, </w:t>
      </w:r>
      <w:r w:rsidR="004D067A" w:rsidRPr="004D067A">
        <w:rPr>
          <w:i/>
          <w:iCs/>
        </w:rPr>
        <w:t>76</w:t>
      </w:r>
      <w:r w:rsidR="004D067A" w:rsidRPr="004D067A">
        <w:t>)</w:t>
      </w:r>
      <w:r>
        <w:fldChar w:fldCharType="end"/>
      </w:r>
      <w:r>
        <w:t xml:space="preserve"> and the suppression of proinflammatory cytokine signaling </w:t>
      </w:r>
      <w:r>
        <w:fldChar w:fldCharType="begin"/>
      </w:r>
      <w:r w:rsidR="004D067A">
        <w:instrText xml:space="preserve"> ADDIN ZOTERO_ITEM CSL_CITATION {"citationID":"5WMcbnWb","properties":{"formattedCitation":"({\\i{}43}, {\\i{}77})","plainCitation":"(43,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4D067A" w:rsidRPr="004D067A">
        <w:t>(</w:t>
      </w:r>
      <w:r w:rsidR="004D067A" w:rsidRPr="004D067A">
        <w:rPr>
          <w:i/>
          <w:iCs/>
        </w:rPr>
        <w:t>43</w:t>
      </w:r>
      <w:r w:rsidR="004D067A" w:rsidRPr="004D067A">
        <w:t xml:space="preserve">, </w:t>
      </w:r>
      <w:r w:rsidR="004D067A" w:rsidRPr="004D067A">
        <w:rPr>
          <w:i/>
          <w:iCs/>
        </w:rPr>
        <w:t>77</w:t>
      </w:r>
      <w:r w:rsidR="004D067A" w:rsidRPr="004D067A">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4D067A">
        <w:instrText xml:space="preserve"> ADDIN ZOTERO_ITEM CSL_CITATION {"citationID":"1C9evp4M","properties":{"formattedCitation":"({\\i{}107})","plainCitation":"(107)","noteIndex":0},"citationItems":[{"id":3724,"uris":["http://zotero.org/users/13901503/items/IM2TT9E8"],"itemData":{"id":3724,"type":"article-journal","abstract":"Reactive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4D067A" w:rsidRPr="004D067A">
        <w:t>(</w:t>
      </w:r>
      <w:r w:rsidR="004D067A" w:rsidRPr="004D067A">
        <w:rPr>
          <w:i/>
          <w:iCs/>
        </w:rPr>
        <w:t>107</w:t>
      </w:r>
      <w:r w:rsidR="004D067A" w:rsidRPr="004D067A">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4D067A">
        <w:instrText xml:space="preserve"> ADDIN ZOTERO_ITEM CSL_CITATION {"citationID":"ZVo4Iuph","properties":{"formattedCitation":"({\\i{}108}, {\\i{}109})","plainCitation":"(108, 109)","noteIndex":0},"citationItems":[{"id":3497,"uris":["http://zotero.org/users/13901503/items/RMY7RJ4R"],"itemData":{"id":3497,"type":"article-journal","abstract":"Inflammatory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4D067A" w:rsidRPr="004D067A">
        <w:t>(</w:t>
      </w:r>
      <w:r w:rsidR="004D067A" w:rsidRPr="004D067A">
        <w:rPr>
          <w:i/>
          <w:iCs/>
        </w:rPr>
        <w:t>108</w:t>
      </w:r>
      <w:r w:rsidR="004D067A" w:rsidRPr="004D067A">
        <w:t xml:space="preserve">, </w:t>
      </w:r>
      <w:r w:rsidR="004D067A" w:rsidRPr="004D067A">
        <w:rPr>
          <w:i/>
          <w:iCs/>
        </w:rPr>
        <w:t>109</w:t>
      </w:r>
      <w:r w:rsidR="004D067A" w:rsidRPr="004D067A">
        <w:t>)</w:t>
      </w:r>
      <w:r>
        <w:fldChar w:fldCharType="end"/>
      </w:r>
      <w:r>
        <w:t xml:space="preserve">, our findings provide the first evidence of this mechanism in a natural population in response to environmental change. </w:t>
      </w:r>
      <w:r w:rsidR="00BE58E8">
        <w:t>These</w:t>
      </w:r>
      <w:r>
        <w:t xml:space="preserve"> results highlight the crucial role of temperature in shaping essential gut microbiome functions in a wild primate species and offer insight into how rising temperatures due to climate change may affect wild animals </w:t>
      </w:r>
      <w:r w:rsidR="004C357C">
        <w:t xml:space="preserve">by disrupting host-microbiome interactions. </w:t>
      </w:r>
    </w:p>
    <w:p w14:paraId="19B4A1F8" w14:textId="77777777" w:rsidR="00D729F3" w:rsidRDefault="00D729F3" w:rsidP="00AD155B"/>
    <w:p w14:paraId="540E48FC" w14:textId="77777777" w:rsidR="00270465" w:rsidRDefault="00270465" w:rsidP="00270465">
      <w:pPr>
        <w:rPr>
          <w:u w:val="single"/>
        </w:rPr>
      </w:pPr>
      <w:commentRangeStart w:id="108"/>
      <w:r w:rsidRPr="00C64C3B">
        <w:rPr>
          <w:u w:val="single"/>
        </w:rPr>
        <w:t xml:space="preserve">Gut microbiome </w:t>
      </w:r>
      <w:r>
        <w:rPr>
          <w:u w:val="single"/>
        </w:rPr>
        <w:t>response to temperature affects microbiome-immune homeostasis</w:t>
      </w:r>
      <w:commentRangeEnd w:id="108"/>
      <w:r w:rsidR="007A7BA9">
        <w:rPr>
          <w:rStyle w:val="CommentReference"/>
        </w:rPr>
        <w:commentReference w:id="108"/>
      </w:r>
    </w:p>
    <w:p w14:paraId="682A70F9" w14:textId="3176F64A" w:rsidR="00B647E0" w:rsidRDefault="00270465" w:rsidP="00410923">
      <w:pPr>
        <w:ind w:firstLine="720"/>
      </w:pPr>
      <w:r>
        <w:t xml:space="preserve">The observed interaction between temperature and immune activation supports the idea that heat-driven taxonomic shifts in the microbiome </w:t>
      </w:r>
      <w:r w:rsidR="00410923">
        <w:t>affect</w:t>
      </w:r>
      <w:r>
        <w:t xml:space="preserve"> the relationship between the gut microbiome and host immunity.</w:t>
      </w:r>
      <w:r w:rsidR="00D1426F">
        <w:t xml:space="preserve"> For example, stronger declines in obligate anaerobes, such as </w:t>
      </w:r>
      <w:r w:rsidR="00D1426F">
        <w:rPr>
          <w:rStyle w:val="Emphasis"/>
          <w:rFonts w:eastAsiaTheme="majorEastAsia"/>
        </w:rPr>
        <w:t>Parabacteroides</w:t>
      </w:r>
      <w:r w:rsidR="00D1426F">
        <w:t xml:space="preserve"> and </w:t>
      </w:r>
      <w:r w:rsidR="00D1426F" w:rsidRPr="00E8793F">
        <w:rPr>
          <w:rStyle w:val="Emphasis"/>
          <w:rFonts w:eastAsiaTheme="majorEastAsia"/>
        </w:rPr>
        <w:t>Alistipes</w:t>
      </w:r>
      <w:r w:rsidR="00410923">
        <w:rPr>
          <w:rStyle w:val="Emphasis"/>
          <w:rFonts w:eastAsiaTheme="majorEastAsia"/>
        </w:rPr>
        <w:t>,</w:t>
      </w:r>
      <w:r w:rsidR="00D1426F" w:rsidRPr="00D1426F">
        <w:t xml:space="preserve"> </w:t>
      </w:r>
      <w:r w:rsidR="00CB48C1">
        <w:t xml:space="preserve">are </w:t>
      </w:r>
      <w:r w:rsidR="00D1426F">
        <w:t>associated with higher neopterin levels (Fig 4A). These taxa contribute to anti-inflammatory signaling through the production of SCFAs</w:t>
      </w:r>
      <w:r w:rsidR="00D1426F">
        <w:rPr>
          <w:rStyle w:val="Emphasis"/>
          <w:rFonts w:eastAsiaTheme="majorEastAsia"/>
        </w:rPr>
        <w:t xml:space="preserve"> </w:t>
      </w:r>
      <w:r w:rsidR="00D1426F">
        <w:fldChar w:fldCharType="begin"/>
      </w:r>
      <w:r w:rsidR="004D067A">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D1426F">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rsidR="00D1426F">
        <w:fldChar w:fldCharType="end"/>
      </w:r>
      <w:r w:rsidR="00D1426F">
        <w:t xml:space="preserve">, </w:t>
      </w:r>
      <w:r w:rsidR="00D1426F" w:rsidRPr="00D1426F">
        <w:rPr>
          <w:rStyle w:val="Emphasis"/>
          <w:rFonts w:eastAsiaTheme="majorEastAsia"/>
          <w:i w:val="0"/>
          <w:iCs w:val="0"/>
        </w:rPr>
        <w:t>suggesting</w:t>
      </w:r>
      <w:r w:rsidR="00CB48C1">
        <w:rPr>
          <w:rStyle w:val="Emphasis"/>
          <w:rFonts w:eastAsiaTheme="majorEastAsia"/>
          <w:i w:val="0"/>
          <w:iCs w:val="0"/>
        </w:rPr>
        <w:t xml:space="preserve"> that their loss</w:t>
      </w:r>
      <w:r w:rsidR="00D1426F" w:rsidRPr="00D1426F">
        <w:rPr>
          <w:rStyle w:val="Emphasis"/>
          <w:rFonts w:eastAsiaTheme="majorEastAsia"/>
          <w:i w:val="0"/>
          <w:iCs w:val="0"/>
        </w:rPr>
        <w:t xml:space="preserve"> reduce</w:t>
      </w:r>
      <w:r w:rsidR="00CB48C1">
        <w:rPr>
          <w:rStyle w:val="Emphasis"/>
          <w:rFonts w:eastAsiaTheme="majorEastAsia"/>
          <w:i w:val="0"/>
          <w:iCs w:val="0"/>
        </w:rPr>
        <w:t>s</w:t>
      </w:r>
      <w:r w:rsidR="00D1426F" w:rsidRPr="00D1426F">
        <w:rPr>
          <w:rStyle w:val="Emphasis"/>
          <w:rFonts w:eastAsiaTheme="majorEastAsia"/>
          <w:i w:val="0"/>
          <w:iCs w:val="0"/>
        </w:rPr>
        <w:t xml:space="preserve"> immune tolerance towards </w:t>
      </w:r>
      <w:r w:rsidR="00E8793F">
        <w:rPr>
          <w:rStyle w:val="Emphasis"/>
          <w:rFonts w:eastAsiaTheme="majorEastAsia"/>
          <w:i w:val="0"/>
          <w:iCs w:val="0"/>
        </w:rPr>
        <w:t>gut microbes</w:t>
      </w:r>
      <w:r w:rsidR="00D1426F" w:rsidRPr="00D1426F">
        <w:rPr>
          <w:rStyle w:val="Emphasis"/>
          <w:rFonts w:eastAsiaTheme="majorEastAsia"/>
          <w:i w:val="0"/>
          <w:iCs w:val="0"/>
        </w:rPr>
        <w:t>.</w:t>
      </w:r>
      <w:r w:rsidR="00D1426F">
        <w:t xml:space="preserve"> </w:t>
      </w:r>
      <w:r w:rsidR="00D1426F" w:rsidRPr="00D1426F">
        <w:rPr>
          <w:rStyle w:val="Emphasis"/>
          <w:rFonts w:eastAsiaTheme="majorEastAsia"/>
          <w:i w:val="0"/>
          <w:iCs w:val="0"/>
        </w:rPr>
        <w:t>Similarly, stronger declines in metabolic pathways that produce anti-inflammatory immunomodulators</w:t>
      </w:r>
      <w:r w:rsidR="00F459CE">
        <w:rPr>
          <w:rStyle w:val="Emphasis"/>
          <w:rFonts w:eastAsiaTheme="majorEastAsia"/>
          <w:i w:val="0"/>
          <w:iCs w:val="0"/>
        </w:rPr>
        <w:t xml:space="preserve"> are also associated with higher neopterin</w:t>
      </w:r>
      <w:r w:rsidR="00F459CE">
        <w:t>. This</w:t>
      </w:r>
      <w:r w:rsidR="004C357C">
        <w:t xml:space="preserve"> includ</w:t>
      </w:r>
      <w:r w:rsidR="00F459CE">
        <w:t>es</w:t>
      </w:r>
      <w:r w:rsidR="004C357C">
        <w:t xml:space="preserve"> </w:t>
      </w:r>
      <w:r w:rsidR="004C357C" w:rsidRPr="00D1426F">
        <w:rPr>
          <w:rStyle w:val="Emphasis"/>
          <w:rFonts w:eastAsiaTheme="majorEastAsia"/>
          <w:i w:val="0"/>
          <w:iCs w:val="0"/>
        </w:rPr>
        <w:t xml:space="preserve">the </w:t>
      </w:r>
      <w:r w:rsidR="004C357C" w:rsidRPr="00D1426F">
        <w:t>synthesis</w:t>
      </w:r>
      <w:r w:rsidR="004C357C">
        <w:t xml:space="preserve"> of monounsaturated fatty acids </w:t>
      </w:r>
      <w:r w:rsidR="004C357C">
        <w:fldChar w:fldCharType="begin"/>
      </w:r>
      <w:r w:rsidR="004D067A">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4C357C">
        <w:fldChar w:fldCharType="separate"/>
      </w:r>
      <w:r w:rsidR="004D067A" w:rsidRPr="004D067A">
        <w:t>(</w:t>
      </w:r>
      <w:r w:rsidR="004D067A" w:rsidRPr="004D067A">
        <w:rPr>
          <w:i/>
          <w:iCs/>
        </w:rPr>
        <w:t>77</w:t>
      </w:r>
      <w:r w:rsidR="004D067A" w:rsidRPr="004D067A">
        <w:t>)</w:t>
      </w:r>
      <w:r w:rsidR="004C357C">
        <w:fldChar w:fldCharType="end"/>
      </w:r>
      <w:r w:rsidR="004C357C">
        <w:t xml:space="preserve"> and tryptophan,</w:t>
      </w:r>
      <w:r w:rsidR="004C357C" w:rsidRPr="004C357C">
        <w:t xml:space="preserve"> </w:t>
      </w:r>
      <w:r w:rsidR="004C357C">
        <w:t xml:space="preserve">a compound primarily synthesized by obligate anaerobes </w:t>
      </w:r>
      <w:r w:rsidR="004C357C">
        <w:fldChar w:fldCharType="begin"/>
      </w:r>
      <w:r w:rsidR="004D067A">
        <w:instrText xml:space="preserve"> ADDIN ZOTERO_ITEM CSL_CITATION {"citationID":"0vbqoJY6","properties":{"formattedCitation":"({\\i{}110}, {\\i{}111})","plainCitation":"(110, 111)","noteIndex":0},"citationItems":[{"id":3659,"uris":["http://zotero.org/users/13901503/items/WFUC2V8A"],"itemData":{"id":3659,"type":"article-journal","abstract":"A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4C357C">
        <w:fldChar w:fldCharType="separate"/>
      </w:r>
      <w:r w:rsidR="004D067A" w:rsidRPr="004D067A">
        <w:t>(</w:t>
      </w:r>
      <w:r w:rsidR="004D067A" w:rsidRPr="004D067A">
        <w:rPr>
          <w:i/>
          <w:iCs/>
        </w:rPr>
        <w:t>110</w:t>
      </w:r>
      <w:r w:rsidR="004D067A" w:rsidRPr="004D067A">
        <w:t xml:space="preserve">, </w:t>
      </w:r>
      <w:r w:rsidR="004D067A" w:rsidRPr="004D067A">
        <w:rPr>
          <w:i/>
          <w:iCs/>
        </w:rPr>
        <w:t>111</w:t>
      </w:r>
      <w:r w:rsidR="004D067A" w:rsidRPr="004D067A">
        <w:t>)</w:t>
      </w:r>
      <w:r w:rsidR="004C357C">
        <w:fldChar w:fldCharType="end"/>
      </w:r>
      <w:r w:rsidR="004C357C" w:rsidRPr="004C357C">
        <w:t xml:space="preserve"> </w:t>
      </w:r>
      <w:r w:rsidR="004C357C">
        <w:t>(Fig 5</w:t>
      </w:r>
      <w:r w:rsidR="0053457E">
        <w:t>A</w:t>
      </w:r>
      <w:r w:rsidR="004C357C">
        <w:t xml:space="preserve"> &amp; </w:t>
      </w:r>
      <w:r w:rsidR="0053457E">
        <w:t>B</w:t>
      </w:r>
      <w:r w:rsidR="004C357C">
        <w:t>).</w:t>
      </w:r>
      <w:r w:rsidR="00F459CE">
        <w:t xml:space="preserve"> </w:t>
      </w:r>
      <w:r w:rsidR="004C357C">
        <w:t xml:space="preserve">Together, these patterns support the idea that </w:t>
      </w:r>
      <w:r w:rsidR="00F459CE">
        <w:t xml:space="preserve">heat-driven </w:t>
      </w:r>
      <w:r w:rsidR="004C357C">
        <w:t>los</w:t>
      </w:r>
      <w:r w:rsidR="00F459CE">
        <w:t>s</w:t>
      </w:r>
      <w:r w:rsidR="004C357C">
        <w:t xml:space="preserve"> of microbial anti-inflammatory functions </w:t>
      </w:r>
      <w:r w:rsidR="00F459CE">
        <w:t xml:space="preserve">affects macrophage activation. Notably, </w:t>
      </w:r>
      <w:r w:rsidR="00410923">
        <w:t xml:space="preserve">the </w:t>
      </w:r>
      <w:r w:rsidR="00F459CE">
        <w:t>t</w:t>
      </w:r>
      <w:r w:rsidR="00B24088" w:rsidRPr="00B24088">
        <w:t xml:space="preserve">axa that exhibit stronger declines when neopterin is high are primarily from the Bacteroidota and Firmicutes </w:t>
      </w:r>
      <w:r w:rsidR="00410923">
        <w:t>ph</w:t>
      </w:r>
      <w:r w:rsidR="006909B8">
        <w:t>yl</w:t>
      </w:r>
      <w:r w:rsidR="00410923">
        <w:t xml:space="preserve">a, </w:t>
      </w:r>
      <w:r w:rsidR="00B24088" w:rsidRPr="00B24088">
        <w:t>which include many obligate anaerobes (Fig 4A)</w:t>
      </w:r>
      <w:r w:rsidR="00F459CE">
        <w:t xml:space="preserve">. We also observed a </w:t>
      </w:r>
      <w:r w:rsidR="00410923">
        <w:t xml:space="preserve">stronger </w:t>
      </w:r>
      <w:r w:rsidR="00F459CE" w:rsidRPr="00B24088">
        <w:t xml:space="preserve">decline in pathways commonly associated with obligate </w:t>
      </w:r>
      <w:r w:rsidR="00410923">
        <w:t>anaerobes</w:t>
      </w:r>
      <w:r w:rsidR="00F459CE" w:rsidRPr="00B24088">
        <w:t xml:space="preserve"> including complex carb fermentation </w:t>
      </w:r>
      <w:r w:rsidR="00F459CE" w:rsidRPr="00487066">
        <w:rPr>
          <w:rStyle w:val="Strong"/>
          <w:rFonts w:eastAsiaTheme="majorEastAsia"/>
          <w:b w:val="0"/>
          <w:bCs w:val="0"/>
        </w:rPr>
        <w:fldChar w:fldCharType="begin"/>
      </w:r>
      <w:r w:rsidR="004D067A">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459CE" w:rsidRPr="00487066">
        <w:rPr>
          <w:rStyle w:val="Strong"/>
          <w:rFonts w:eastAsiaTheme="majorEastAsia"/>
          <w:b w:val="0"/>
          <w:bCs w:val="0"/>
        </w:rPr>
        <w:fldChar w:fldCharType="separate"/>
      </w:r>
      <w:r w:rsidR="004D067A" w:rsidRPr="004D067A">
        <w:t>(</w:t>
      </w:r>
      <w:r w:rsidR="004D067A" w:rsidRPr="004D067A">
        <w:rPr>
          <w:i/>
          <w:iCs/>
        </w:rPr>
        <w:t>38</w:t>
      </w:r>
      <w:r w:rsidR="004D067A" w:rsidRPr="004D067A">
        <w:t>)</w:t>
      </w:r>
      <w:r w:rsidR="00F459CE" w:rsidRPr="00487066">
        <w:rPr>
          <w:rStyle w:val="Strong"/>
          <w:rFonts w:eastAsiaTheme="majorEastAsia"/>
          <w:b w:val="0"/>
          <w:bCs w:val="0"/>
        </w:rPr>
        <w:fldChar w:fldCharType="end"/>
      </w:r>
      <w:r w:rsidR="00F459CE">
        <w:rPr>
          <w:b/>
          <w:bCs/>
        </w:rPr>
        <w:t xml:space="preserve"> </w:t>
      </w:r>
      <w:r w:rsidR="00F459CE" w:rsidRPr="00B24088">
        <w:t xml:space="preserve">and Gram-positive cell wall biosynthesis characteristic of obligates from the Firmicutes </w:t>
      </w:r>
      <w:r w:rsidR="00F459CE" w:rsidRPr="00B24088">
        <w:rPr>
          <w:rStyle w:val="Strong"/>
          <w:rFonts w:eastAsiaTheme="majorEastAsia"/>
          <w:b w:val="0"/>
          <w:bCs w:val="0"/>
        </w:rPr>
        <w:t>phylum</w:t>
      </w:r>
      <w:r w:rsidR="00F459CE">
        <w:rPr>
          <w:rStyle w:val="Strong"/>
          <w:rFonts w:eastAsiaTheme="majorEastAsia"/>
        </w:rPr>
        <w:t xml:space="preserve"> </w:t>
      </w:r>
      <w:r w:rsidR="00F459CE">
        <w:rPr>
          <w:rStyle w:val="Strong"/>
          <w:rFonts w:eastAsiaTheme="majorEastAsia"/>
          <w:b w:val="0"/>
          <w:bCs w:val="0"/>
        </w:rPr>
        <w:fldChar w:fldCharType="begin"/>
      </w:r>
      <w:r w:rsidR="004D067A">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F459CE">
        <w:rPr>
          <w:rStyle w:val="Strong"/>
          <w:rFonts w:eastAsiaTheme="majorEastAsia"/>
          <w:b w:val="0"/>
          <w:bCs w:val="0"/>
        </w:rPr>
        <w:fldChar w:fldCharType="separate"/>
      </w:r>
      <w:r w:rsidR="004D067A" w:rsidRPr="004D067A">
        <w:t>(</w:t>
      </w:r>
      <w:r w:rsidR="004D067A" w:rsidRPr="004D067A">
        <w:rPr>
          <w:i/>
          <w:iCs/>
        </w:rPr>
        <w:t>85</w:t>
      </w:r>
      <w:r w:rsidR="004D067A" w:rsidRPr="004D067A">
        <w:t>)</w:t>
      </w:r>
      <w:r w:rsidR="00F459CE">
        <w:rPr>
          <w:rStyle w:val="Strong"/>
          <w:rFonts w:eastAsiaTheme="majorEastAsia"/>
          <w:b w:val="0"/>
          <w:bCs w:val="0"/>
        </w:rPr>
        <w:fldChar w:fldCharType="end"/>
      </w:r>
      <w:r w:rsidR="00F459CE">
        <w:rPr>
          <w:rStyle w:val="Strong"/>
          <w:rFonts w:eastAsiaTheme="majorEastAsia"/>
          <w:b w:val="0"/>
          <w:bCs w:val="0"/>
        </w:rPr>
        <w:t>(</w:t>
      </w:r>
      <w:r w:rsidR="00F459CE" w:rsidRPr="00B24088">
        <w:t>Fig 5</w:t>
      </w:r>
      <w:r w:rsidR="0053457E">
        <w:t>A</w:t>
      </w:r>
      <w:r w:rsidR="00F459CE" w:rsidRPr="00B24088">
        <w:t>).</w:t>
      </w:r>
      <w:r w:rsidR="00F459CE">
        <w:t xml:space="preserve"> Therefore, the combination of high temperatures and increased macrophage activity</w:t>
      </w:r>
      <w:r w:rsidR="00410923">
        <w:t xml:space="preserve"> appears to</w:t>
      </w:r>
      <w:r w:rsidR="00F459CE">
        <w:t xml:space="preserve"> contribute to the loss of obligate </w:t>
      </w:r>
      <w:r w:rsidR="00410923">
        <w:t>anaerobes</w:t>
      </w:r>
      <w:r w:rsidR="00F459CE">
        <w:t>, likely because immune activation exacerbates the redox imbalance initiated by high temperatures.</w:t>
      </w:r>
    </w:p>
    <w:p w14:paraId="1F89DDEB" w14:textId="37B1C287" w:rsidR="00410923" w:rsidRDefault="00164D31" w:rsidP="00410923">
      <w:pPr>
        <w:ind w:firstLine="720"/>
      </w:pPr>
      <w:r>
        <w:t>In contrast, facultative anaerobes may be more resilient to these conditions</w:t>
      </w:r>
      <w:r w:rsidR="00516686">
        <w:t xml:space="preserve">. </w:t>
      </w:r>
      <w:r>
        <w:t xml:space="preserve">For example, </w:t>
      </w:r>
      <w:r w:rsidRPr="00516686">
        <w:rPr>
          <w:rStyle w:val="Strong"/>
          <w:rFonts w:eastAsiaTheme="majorEastAsia"/>
          <w:b w:val="0"/>
          <w:bCs w:val="0"/>
          <w:i/>
          <w:iCs/>
        </w:rPr>
        <w:t>Helicobacteraceae</w:t>
      </w:r>
      <w:r w:rsidRPr="00455FE7">
        <w:t xml:space="preserve"> </w:t>
      </w:r>
      <w:r>
        <w:t>exhibits a stronger increase in abundance when neopterin is high (Fig 4B), suggesting they are better able to tolerate redox imbalance, and may exploit niches vacated by the loss of obligates.</w:t>
      </w:r>
      <w:r w:rsidR="00516686">
        <w:t xml:space="preserve"> Similarly, several pathways commonly associated with facultative </w:t>
      </w:r>
      <w:r w:rsidR="00410923">
        <w:t>anaerobes</w:t>
      </w:r>
      <w:r w:rsidR="00516686">
        <w:t xml:space="preserve"> exhibit a stronger increase at high neopterin levels and may help these taxa actively respond to changes in the gut environment (Fig 5</w:t>
      </w:r>
      <w:r w:rsidR="0053457E">
        <w:t>D</w:t>
      </w:r>
      <w:r w:rsidR="00516686">
        <w:t>). For example, the glyoxylate cycle and Rubisco shunt both increase under high neopterin</w:t>
      </w:r>
      <w:r w:rsidR="00410923">
        <w:t>,</w:t>
      </w:r>
      <w:r w:rsidR="00516686">
        <w:t xml:space="preserve"> which likely supports energy conservation</w:t>
      </w:r>
      <w:r w:rsidR="00516686" w:rsidRPr="009647C8">
        <w:t xml:space="preserve"> </w:t>
      </w:r>
      <w:r w:rsidR="00516686">
        <w:t xml:space="preserve">under oxygen and energy-limited conditions </w:t>
      </w:r>
      <w:r w:rsidR="00516686">
        <w:fldChar w:fldCharType="begin"/>
      </w:r>
      <w:r w:rsidR="004D067A">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516686">
        <w:fldChar w:fldCharType="separate"/>
      </w:r>
      <w:r w:rsidR="004D067A" w:rsidRPr="004D067A">
        <w:t>(</w:t>
      </w:r>
      <w:r w:rsidR="004D067A" w:rsidRPr="004D067A">
        <w:rPr>
          <w:i/>
          <w:iCs/>
        </w:rPr>
        <w:t>86</w:t>
      </w:r>
      <w:r w:rsidR="004D067A" w:rsidRPr="004D067A">
        <w:t xml:space="preserve">, </w:t>
      </w:r>
      <w:r w:rsidR="004D067A" w:rsidRPr="004D067A">
        <w:rPr>
          <w:i/>
          <w:iCs/>
        </w:rPr>
        <w:t>87</w:t>
      </w:r>
      <w:r w:rsidR="004D067A" w:rsidRPr="004D067A">
        <w:t>)</w:t>
      </w:r>
      <w:r w:rsidR="00516686">
        <w:fldChar w:fldCharType="end"/>
      </w:r>
      <w:r w:rsidR="00516686">
        <w:t xml:space="preserve">. In addition, redox maintenance pathways such as ubiquinone biosynthesis also increase which helps facultative anaerobes neutralize ROS </w:t>
      </w:r>
      <w:r w:rsidR="00516686">
        <w:fldChar w:fldCharType="begin"/>
      </w:r>
      <w:r w:rsidR="004D067A">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516686">
        <w:fldChar w:fldCharType="separate"/>
      </w:r>
      <w:r w:rsidR="004D067A" w:rsidRPr="004D067A">
        <w:t>(</w:t>
      </w:r>
      <w:r w:rsidR="004D067A" w:rsidRPr="004D067A">
        <w:rPr>
          <w:i/>
          <w:iCs/>
        </w:rPr>
        <w:t>88</w:t>
      </w:r>
      <w:r w:rsidR="004D067A" w:rsidRPr="004D067A">
        <w:t>)</w:t>
      </w:r>
      <w:r w:rsidR="00516686">
        <w:fldChar w:fldCharType="end"/>
      </w:r>
      <w:r w:rsidR="00516686">
        <w:t>.</w:t>
      </w:r>
      <w:r w:rsidR="00516686" w:rsidRPr="009647C8">
        <w:t xml:space="preserve"> </w:t>
      </w:r>
      <w:r w:rsidR="00516686">
        <w:t>Synthesis of enterobacterial common antigen (ECA) also increases</w:t>
      </w:r>
      <w:r w:rsidR="00410923">
        <w:t>,</w:t>
      </w:r>
      <w:r w:rsidR="00516686">
        <w:t xml:space="preserve"> which is characteristic of </w:t>
      </w:r>
      <w:r w:rsidR="00516686" w:rsidRPr="00E344E1">
        <w:rPr>
          <w:i/>
          <w:iCs/>
        </w:rPr>
        <w:t>Enterobacteriaceae</w:t>
      </w:r>
      <w:r w:rsidR="00516686">
        <w:t xml:space="preserve"> </w:t>
      </w:r>
      <w:r w:rsidR="00516686">
        <w:fldChar w:fldCharType="begin"/>
      </w:r>
      <w:r w:rsidR="004D067A">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516686">
        <w:fldChar w:fldCharType="separate"/>
      </w:r>
      <w:r w:rsidR="004D067A" w:rsidRPr="004D067A">
        <w:t>(</w:t>
      </w:r>
      <w:r w:rsidR="004D067A" w:rsidRPr="004D067A">
        <w:rPr>
          <w:i/>
          <w:iCs/>
        </w:rPr>
        <w:t>89</w:t>
      </w:r>
      <w:r w:rsidR="004D067A" w:rsidRPr="004D067A">
        <w:t>)</w:t>
      </w:r>
      <w:r w:rsidR="00516686">
        <w:fldChar w:fldCharType="end"/>
      </w:r>
      <w:r w:rsidR="00516686">
        <w:t>.</w:t>
      </w:r>
      <w:r w:rsidR="00516686" w:rsidRPr="00516686">
        <w:t xml:space="preserve"> </w:t>
      </w:r>
      <w:r w:rsidR="00410923">
        <w:t>Further, t</w:t>
      </w:r>
      <w:r w:rsidR="00516686">
        <w:t>he shift towards facultative taxa at high temperatures likely contributes to increased immune activation and further disrupts gut-immune homeostasis.</w:t>
      </w:r>
      <w:r w:rsidR="0041092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410923">
        <w:fldChar w:fldCharType="begin"/>
      </w:r>
      <w:r w:rsidR="00B64BE6">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410923">
        <w:fldChar w:fldCharType="separate"/>
      </w:r>
      <w:r w:rsidR="004D067A" w:rsidRPr="004D067A">
        <w:t>(</w:t>
      </w:r>
      <w:r w:rsidR="004D067A" w:rsidRPr="004D067A">
        <w:rPr>
          <w:i/>
          <w:iCs/>
        </w:rPr>
        <w:t>90</w:t>
      </w:r>
      <w:r w:rsidR="004D067A" w:rsidRPr="004D067A">
        <w:t>)</w:t>
      </w:r>
      <w:r w:rsidR="00410923">
        <w:fldChar w:fldCharType="end"/>
      </w:r>
      <w:r w:rsidR="00410923">
        <w:t>(Fig 5</w:t>
      </w:r>
      <w:r w:rsidR="0053457E">
        <w:t>D</w:t>
      </w:r>
      <w:r w:rsidR="00410923">
        <w:t xml:space="preserve">). </w:t>
      </w:r>
      <w:r w:rsidR="00410923">
        <w:rPr>
          <w:rStyle w:val="Emphasis"/>
          <w:rFonts w:eastAsiaTheme="majorEastAsia"/>
        </w:rPr>
        <w:t>Helicobacteraceae</w:t>
      </w:r>
      <w:r w:rsidR="00410923">
        <w:rPr>
          <w:rStyle w:val="Emphasis"/>
          <w:rFonts w:eastAsiaTheme="majorEastAsia"/>
          <w:i w:val="0"/>
          <w:iCs w:val="0"/>
        </w:rPr>
        <w:t xml:space="preserve"> is also</w:t>
      </w:r>
      <w:r w:rsidR="00410923" w:rsidRPr="00410923">
        <w:rPr>
          <w:rStyle w:val="Emphasis"/>
          <w:rFonts w:eastAsiaTheme="majorEastAsia"/>
          <w:i w:val="0"/>
          <w:iCs w:val="0"/>
        </w:rPr>
        <w:t xml:space="preserve"> associated with</w:t>
      </w:r>
      <w:r w:rsidR="00410923">
        <w:rPr>
          <w:rStyle w:val="Emphasis"/>
          <w:rFonts w:eastAsiaTheme="majorEastAsia"/>
        </w:rPr>
        <w:t xml:space="preserve"> </w:t>
      </w:r>
      <w:r w:rsidR="00410923">
        <w:t xml:space="preserve">inflammatory diseases and may promote macrophage activation by damaging the gut epithelium and disrupting the mucosal barrier </w:t>
      </w:r>
      <w:r w:rsidR="00410923">
        <w:fldChar w:fldCharType="begin"/>
      </w:r>
      <w:r w:rsidR="004D067A">
        <w:instrText xml:space="preserve"> ADDIN ZOTERO_ITEM CSL_CITATION {"citationID":"cZJ2yfWg","properties":{"formattedCitation":"({\\i{}112})","plainCitation":"(112)","noteIndex":0},"citationItems":[{"id":3644,"uris":["http://zotero.org/users/13901503/items/GZ2VQ6TK"],"itemData":{"id":3644,"type":"article-journal","abstract":"Abstract: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10923">
        <w:fldChar w:fldCharType="separate"/>
      </w:r>
      <w:r w:rsidR="004D067A" w:rsidRPr="004D067A">
        <w:t>(</w:t>
      </w:r>
      <w:r w:rsidR="004D067A" w:rsidRPr="004D067A">
        <w:rPr>
          <w:i/>
          <w:iCs/>
        </w:rPr>
        <w:t>112</w:t>
      </w:r>
      <w:r w:rsidR="004D067A" w:rsidRPr="004D067A">
        <w:t>)</w:t>
      </w:r>
      <w:r w:rsidR="00410923">
        <w:fldChar w:fldCharType="end"/>
      </w:r>
      <w:r w:rsidR="00410923">
        <w:t>. These shifts coupled with the loss of anti-inflammatory support from obligate anaerobes could lead to sustained immune activation and increase the risk of chronic inflammation at high temperatures.</w:t>
      </w:r>
      <w:r w:rsidR="00410923" w:rsidRPr="00410923">
        <w:t xml:space="preserve"> </w:t>
      </w:r>
    </w:p>
    <w:p w14:paraId="751AE793" w14:textId="3A8D4CEC" w:rsidR="00410923" w:rsidRDefault="00410923" w:rsidP="00410923">
      <w:pPr>
        <w:ind w:firstLine="720"/>
      </w:pPr>
      <w:r w:rsidRPr="00973225">
        <w:t xml:space="preserve">Taken together, these findings provide robust support for a </w:t>
      </w:r>
      <w:bookmarkStart w:id="109" w:name="_Hlk200366020"/>
      <w:r w:rsidRPr="00973225">
        <w:t xml:space="preserve">heat-induced physiological cascade that affects microbiome composition and disrupts </w:t>
      </w:r>
      <w:r>
        <w:t>microbiome-</w:t>
      </w:r>
      <w:r w:rsidRPr="00973225">
        <w:t xml:space="preserve">immune homeostasis </w:t>
      </w:r>
      <w:bookmarkEnd w:id="109"/>
      <w:r w:rsidRPr="00973225">
        <w:t>(Fig. 3F). The interaction effect reveal</w:t>
      </w:r>
      <w:r w:rsidR="002669A7">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r>
        <w:rPr>
          <w:rStyle w:val="Emphasis"/>
          <w:rFonts w:eastAsiaTheme="majorEastAsia"/>
        </w:rPr>
        <w:t>Phascolarctobacterium</w:t>
      </w:r>
      <w:r>
        <w:t xml:space="preserve"> </w:t>
      </w:r>
      <w:r>
        <w:fldChar w:fldCharType="begin"/>
      </w:r>
      <w:r w:rsidR="004D067A">
        <w:instrText xml:space="preserve"> ADDIN ZOTERO_ITEM CSL_CITATION {"citationID":"ubaxrLzX","properties":{"formattedCitation":"({\\i{}83})","plainCitation":"(83)","noteIndex":0},"citationItems":[{"id":2168,"uris":["http://zotero.org/users/13901503/items/8KEM2KE5"],"itemData":{"id":2168,"type":"article-journal","abstract":"Phascolarctobacterium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4D067A" w:rsidRPr="004D067A">
        <w:t>(</w:t>
      </w:r>
      <w:r w:rsidR="004D067A" w:rsidRPr="004D067A">
        <w:rPr>
          <w:i/>
          <w:iCs/>
        </w:rPr>
        <w:t>83</w:t>
      </w:r>
      <w:r w:rsidR="004D067A" w:rsidRPr="004D067A">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4D067A">
        <w:rPr>
          <w:rStyle w:val="Emphasis"/>
          <w:rFonts w:eastAsiaTheme="majorEastAsia"/>
        </w:rPr>
        <w:instrText xml:space="preserve"> ADDIN ZOTERO_ITEM CSL_CITATION {"citationID":"ppO23vVe","properties":{"formattedCitation":"({\\i{}82})","plainCitation":"(82)","noteIndex":0},"citationItems":[{"id":3715,"uris":["http://zotero.org/users/13901503/items/6SAKEANZ"],"itemData":{"id":3715,"type":"article-journal","abstract":"Summary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4D067A" w:rsidRPr="004D067A">
        <w:t>(</w:t>
      </w:r>
      <w:r w:rsidR="004D067A" w:rsidRPr="004D067A">
        <w:rPr>
          <w:i/>
          <w:iCs/>
        </w:rPr>
        <w:t>82</w:t>
      </w:r>
      <w:r w:rsidR="004D067A" w:rsidRPr="004D067A">
        <w:t>)</w:t>
      </w:r>
      <w:r w:rsidRPr="006841BE">
        <w:rPr>
          <w:rStyle w:val="Emphasis"/>
          <w:rFonts w:eastAsiaTheme="majorEastAsia"/>
          <w:i w:val="0"/>
          <w:iCs w:val="0"/>
        </w:rPr>
        <w:fldChar w:fldCharType="end"/>
      </w:r>
      <w:r>
        <w:t>, at high neopterin levels, possibly reflecting an attempt to promote anti-inflammatory signaling</w:t>
      </w:r>
      <w:r w:rsidR="0053457E">
        <w:t xml:space="preserve"> (Fig 4 B &amp; C)</w:t>
      </w:r>
      <w:r>
        <w:t xml:space="preserve">. In addition, we see </w:t>
      </w:r>
      <w:r w:rsidR="002669A7">
        <w:t>an increase</w:t>
      </w:r>
      <w:r>
        <w:t xml:space="preserve"> </w:t>
      </w:r>
      <w:r w:rsidR="002669A7">
        <w:t xml:space="preserve">in </w:t>
      </w:r>
      <w:r>
        <w:t xml:space="preserve">several redox maintenance pathways, including the synthesis of B vitamins </w:t>
      </w:r>
      <w:r>
        <w:fldChar w:fldCharType="begin"/>
      </w:r>
      <w:r w:rsidR="004D067A">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menaquinol </w:t>
      </w:r>
      <w:r>
        <w:fldChar w:fldCharType="begin"/>
      </w:r>
      <w:r w:rsidR="004D067A">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and NADPH </w:t>
      </w:r>
      <w:r>
        <w:fldChar w:fldCharType="begin"/>
      </w:r>
      <w:r w:rsidR="004D067A">
        <w:instrText xml:space="preserve"> ADDIN ZOTERO_ITEM CSL_CITATION {"citationID":"lcfhCYZs","properties":{"formattedCitation":"({\\i{}91})","plainCitation":"(91)","noteIndex":0},"citationItems":[{"id":3239,"uris":["http://zotero.org/users/13901503/items/F8CEHMIS"],"itemData":{"id":3239,"type":"article-journal","abstract":"Accumulating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4D067A" w:rsidRPr="004D067A">
        <w:t>(</w:t>
      </w:r>
      <w:r w:rsidR="004D067A" w:rsidRPr="004D067A">
        <w:rPr>
          <w:i/>
          <w:iCs/>
        </w:rPr>
        <w:t>91</w:t>
      </w:r>
      <w:r w:rsidR="004D067A" w:rsidRPr="004D067A">
        <w:t>)</w:t>
      </w:r>
      <w:r>
        <w:fldChar w:fldCharType="end"/>
      </w:r>
      <w:r>
        <w:t>, which may represent microbial efforts to restore redox balance</w:t>
      </w:r>
      <w:r w:rsidR="0053457E">
        <w:t xml:space="preserve"> (Fig 5 D &amp; E)</w:t>
      </w:r>
      <w:r>
        <w:t xml:space="preserve">. </w:t>
      </w:r>
    </w:p>
    <w:p w14:paraId="2432F17C" w14:textId="3D3DB52E" w:rsidR="00410923" w:rsidRDefault="00410923" w:rsidP="00905501">
      <w:pPr>
        <w:ind w:firstLine="720"/>
      </w:pPr>
      <w:r w:rsidRPr="00973225">
        <w:t>These results provide compelling evidence that capuchins are already experiencing episodes of heat stress that may impact long-term health and fitness by increasing the risk of chronic inflammatory disease.</w:t>
      </w:r>
      <w:r w:rsidR="00905501">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06CF98F" w14:textId="5166D7EB" w:rsidR="00516686" w:rsidRDefault="00516686" w:rsidP="00410923">
      <w:pPr>
        <w:ind w:firstLine="720"/>
      </w:pPr>
    </w:p>
    <w:p w14:paraId="65E8B765" w14:textId="77777777" w:rsidR="002669A7" w:rsidRDefault="002669A7" w:rsidP="002669A7">
      <w:r>
        <w:t xml:space="preserve">Conclusion: </w:t>
      </w:r>
    </w:p>
    <w:p w14:paraId="2BD092F5" w14:textId="5D3964D8" w:rsidR="002669A7" w:rsidRDefault="002669A7" w:rsidP="002669A7">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w:t>
      </w:r>
      <w:ins w:id="110" w:author="Beehner, Jacinta" w:date="2025-07-16T13:50:00Z" w16du:dateUtc="2025-07-16T17:50:00Z">
        <w:r w:rsidR="007A7BA9">
          <w:t xml:space="preserve"> is(?)</w:t>
        </w:r>
      </w:ins>
      <w:r>
        <w:t xml:space="preserve"> </w:t>
      </w:r>
      <w:commentRangeStart w:id="111"/>
      <w:r>
        <w:t>mediated</w:t>
      </w:r>
      <w:commentRangeEnd w:id="111"/>
      <w:r w:rsidR="007A7BA9">
        <w:rPr>
          <w:rStyle w:val="CommentReference"/>
        </w:rPr>
        <w:commentReference w:id="111"/>
      </w:r>
      <w:r>
        <w:t xml:space="preserve"> by the gut microbiome in a wild endotherm population.</w:t>
      </w:r>
      <w:r w:rsidRPr="00CF2FB2">
        <w:t xml:space="preserve"> </w:t>
      </w:r>
      <w:commentRangeStart w:id="112"/>
      <w:r>
        <w:t xml:space="preserve">They offer critical insight into how rising temperatures due to climate change may impact wild animals through their microbiomes.  </w:t>
      </w:r>
      <w:commentRangeEnd w:id="112"/>
      <w:r w:rsidR="002A5D9C">
        <w:rPr>
          <w:rStyle w:val="CommentReference"/>
        </w:rPr>
        <w:commentReference w:id="112"/>
      </w:r>
    </w:p>
    <w:p w14:paraId="4F173AC7" w14:textId="77777777" w:rsidR="00AF0CD3" w:rsidRDefault="00AF0CD3" w:rsidP="002669A7"/>
    <w:p w14:paraId="1E57FD91" w14:textId="77777777" w:rsidR="00AF0CD3" w:rsidRPr="00FD15B2" w:rsidRDefault="00AF0CD3" w:rsidP="00AF0CD3">
      <w:r w:rsidRPr="00FD15B2">
        <w:t xml:space="preserve">Methods: </w:t>
      </w:r>
    </w:p>
    <w:p w14:paraId="30A76850" w14:textId="77777777" w:rsidR="00AF0CD3" w:rsidRDefault="00AF0CD3" w:rsidP="00AF0CD3">
      <w:pPr>
        <w:rPr>
          <w:u w:val="single"/>
        </w:rPr>
      </w:pPr>
      <w:r w:rsidRPr="00487A6E">
        <w:rPr>
          <w:u w:val="single"/>
        </w:rPr>
        <w:t xml:space="preserve">Site information and </w:t>
      </w:r>
      <w:r>
        <w:rPr>
          <w:u w:val="single"/>
        </w:rPr>
        <w:t>data</w:t>
      </w:r>
      <w:r w:rsidRPr="00487A6E">
        <w:rPr>
          <w:u w:val="single"/>
        </w:rPr>
        <w:t xml:space="preserve"> collection</w:t>
      </w:r>
    </w:p>
    <w:p w14:paraId="2159873A" w14:textId="3925D8A2" w:rsidR="00AF0CD3" w:rsidRDefault="00AF0CD3" w:rsidP="00AF0CD3">
      <w:r>
        <w:t xml:space="preserve">We collected data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fragment and forms an </w:t>
      </w:r>
      <w:r w:rsidRPr="00EB2753">
        <w:t>important piece of a fragmented biological corridor connecting the Tempisque River Basin to the Guanacaste Mountains</w:t>
      </w:r>
      <w:r>
        <w:t xml:space="preserve"> </w:t>
      </w:r>
      <w:r>
        <w:fldChar w:fldCharType="begin"/>
      </w:r>
      <w:r w:rsidR="004D067A">
        <w:instrText xml:space="preserve"> ADDIN ZOTERO_ITEM CSL_CITATION {"citationID":"LCB9ZKPz","properties":{"formattedCitation":"({\\i{}113})","plainCitation":"(113)","noteIndex":0},"citationItems":[{"id":559,"uris":["http://zotero.org/users/13901503/items/Z3E2X5D7"],"itemData":{"id":559,"type":"article-journal","abstract":"Across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4D067A" w:rsidRPr="004D067A">
        <w:t>(</w:t>
      </w:r>
      <w:r w:rsidR="004D067A" w:rsidRPr="004D067A">
        <w:rPr>
          <w:i/>
          <w:iCs/>
        </w:rPr>
        <w:t>113</w:t>
      </w:r>
      <w:r w:rsidR="004D067A" w:rsidRPr="004D067A">
        <w:t>)</w:t>
      </w:r>
      <w:r>
        <w:fldChar w:fldCharType="end"/>
      </w:r>
      <w:r>
        <w:t xml:space="preserve">. The Capuchinos de Taboga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2A57E76" w14:textId="43B5D1FE" w:rsidR="00AF0CD3" w:rsidRPr="00AB188E" w:rsidRDefault="00AF0CD3" w:rsidP="00AF0CD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4D067A">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4D067A" w:rsidRPr="004D067A">
        <w:t>(</w:t>
      </w:r>
      <w:r w:rsidR="004D067A" w:rsidRPr="004D067A">
        <w:rPr>
          <w:i/>
          <w:iCs/>
        </w:rPr>
        <w:t>53</w:t>
      </w:r>
      <w:r w:rsidR="004D067A" w:rsidRPr="004D067A">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4D067A">
        <w:rPr>
          <w:bCs/>
        </w:rPr>
        <w:instrText xml:space="preserve"> ADDIN ZOTERO_ITEM CSL_CITATION {"citationID":"AqOs0Bp6","properties":{"formattedCitation":"({\\i{}114})","plainCitation":"(114)","noteIndex":0},"citationItems":[{"id":1721,"uris":["http://zotero.org/users/13901503/items/EFIJNSWE"],"itemData":{"id":1721,"type":"article-journal","abstract":"Metagenomic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4D067A" w:rsidRPr="004D067A">
        <w:t>(</w:t>
      </w:r>
      <w:r w:rsidR="004D067A" w:rsidRPr="004D067A">
        <w:rPr>
          <w:i/>
          <w:iCs/>
        </w:rPr>
        <w:t>114</w:t>
      </w:r>
      <w:r w:rsidR="004D067A" w:rsidRPr="004D067A">
        <w:t>)</w:t>
      </w:r>
      <w:r>
        <w:rPr>
          <w:bCs/>
        </w:rPr>
        <w:fldChar w:fldCharType="end"/>
      </w:r>
      <w:r>
        <w:rPr>
          <w:bCs/>
        </w:rPr>
        <w:t xml:space="preserve">. </w:t>
      </w:r>
      <w:r>
        <w:t xml:space="preserve">We collected urine samples using a clean catch method </w:t>
      </w:r>
      <w:r>
        <w:rPr>
          <w:bCs/>
        </w:rPr>
        <w:fldChar w:fldCharType="begin"/>
      </w:r>
      <w:r w:rsidR="004D067A">
        <w:rPr>
          <w:bCs/>
        </w:rPr>
        <w:instrText xml:space="preserve"> ADDIN ZOTERO_ITEM CSL_CITATION {"citationID":"OT0mvtJ3","properties":{"formattedCitation":"({\\i{}115})","plainCitation":"(115)","noteIndex":0},"citationItems":[{"id":564,"uris":["http://zotero.org/users/13901503/items/C7T2JIHZ"],"itemData":{"id":564,"type":"article-journal","abstract":"Objectives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4D067A" w:rsidRPr="004D067A">
        <w:t>(</w:t>
      </w:r>
      <w:r w:rsidR="004D067A" w:rsidRPr="004D067A">
        <w:rPr>
          <w:i/>
          <w:iCs/>
        </w:rPr>
        <w:t>115</w:t>
      </w:r>
      <w:r w:rsidR="004D067A" w:rsidRPr="004D067A">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Taboga field laboratory </w:t>
      </w:r>
      <w:r>
        <w:rPr>
          <w:bCs/>
        </w:rPr>
        <w:fldChar w:fldCharType="begin"/>
      </w:r>
      <w:r w:rsidR="004D067A">
        <w:rPr>
          <w:bCs/>
        </w:rPr>
        <w:instrText xml:space="preserve"> ADDIN ZOTERO_ITEM CSL_CITATION {"citationID":"9aAKfPlg","properties":{"formattedCitation":"({\\i{}116})","plainCitation":"(116)","noteIndex":0},"citationItems":[{"id":1716,"uris":["http://zotero.org/users/13901503/items/KXGKM98Y"],"itemData":{"id":1716,"type":"article-journal","abstract":"Hormone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4D067A" w:rsidRPr="004D067A">
        <w:t>(</w:t>
      </w:r>
      <w:r w:rsidR="004D067A" w:rsidRPr="004D067A">
        <w:rPr>
          <w:i/>
          <w:iCs/>
        </w:rPr>
        <w:t>116</w:t>
      </w:r>
      <w:r w:rsidR="004D067A" w:rsidRPr="004D067A">
        <w:t>)</w:t>
      </w:r>
      <w:r>
        <w:rPr>
          <w:bCs/>
        </w:rPr>
        <w:fldChar w:fldCharType="end"/>
      </w:r>
      <w:r>
        <w:rPr>
          <w:bCs/>
        </w:rPr>
        <w:t xml:space="preserve">. </w:t>
      </w:r>
    </w:p>
    <w:p w14:paraId="21F125CC" w14:textId="595322F3" w:rsidR="00AF0CD3" w:rsidRDefault="00AF0CD3" w:rsidP="00AF0CD3">
      <w:pPr>
        <w:ind w:firstLine="720"/>
      </w:pPr>
      <w:commentRangeStart w:id="113"/>
      <w:r>
        <w:t xml:space="preserve">Temperature observations for </w:t>
      </w:r>
      <w:commentRangeEnd w:id="113"/>
      <w:r w:rsidR="0041720A">
        <w:rPr>
          <w:rStyle w:val="CommentReference"/>
        </w:rPr>
        <w:commentReference w:id="113"/>
      </w:r>
      <w:r>
        <w:t xml:space="preserve">this analysis came from the </w:t>
      </w:r>
      <w:r w:rsidRPr="00714EDC">
        <w:rPr>
          <w:rStyle w:val="Emphasis"/>
          <w:i w:val="0"/>
          <w:iCs w:val="0"/>
        </w:rPr>
        <w:t>Palo Verde</w:t>
      </w:r>
      <w:r>
        <w:t xml:space="preserve"> meteorological station, located at the </w:t>
      </w:r>
      <w:r w:rsidRPr="00714ED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r w:rsidRPr="00714EDC">
        <w:rPr>
          <w:rStyle w:val="Emphasis"/>
          <w:i w:val="0"/>
          <w:iCs w:val="0"/>
        </w:rPr>
        <w:t>Taboga Forest Reserve</w:t>
      </w:r>
      <w:r>
        <w:t xml:space="preserve">. Like </w:t>
      </w:r>
      <w:r w:rsidRPr="00714EDC">
        <w:rPr>
          <w:rStyle w:val="Emphasis"/>
          <w:i w:val="0"/>
          <w:iCs w:val="0"/>
        </w:rPr>
        <w:t>Taboga</w:t>
      </w:r>
      <w:r w:rsidRPr="00714EDC">
        <w:rPr>
          <w:i/>
          <w:iCs/>
        </w:rPr>
        <w:t xml:space="preserve">, </w:t>
      </w:r>
      <w:r w:rsidRPr="00714EDC">
        <w:rPr>
          <w:rStyle w:val="Emphasis"/>
          <w:i w:val="0"/>
          <w:iCs w:val="0"/>
        </w:rPr>
        <w:t>Palo Verde</w:t>
      </w:r>
      <w:r>
        <w:t xml:space="preserve"> is one of Central America’s last remaining tropical dry forest fragments </w:t>
      </w:r>
      <w:r>
        <w:fldChar w:fldCharType="begin"/>
      </w:r>
      <w:r w:rsidR="004D067A">
        <w:instrText xml:space="preserve"> ADDIN ZOTERO_ITEM CSL_CITATION {"citationID":"hpeAEVbe","properties":{"formattedCitation":"({\\i{}117})","plainCitation":"(117)","noteIndex":0},"citationItems":[{"id":590,"uris":["http://zotero.org/users/13901503/items/V8828FH9"],"itemData":{"id":590,"type":"article-journal","container-title":"Revista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4D067A" w:rsidRPr="004D067A">
        <w:t>(</w:t>
      </w:r>
      <w:r w:rsidR="004D067A" w:rsidRPr="004D067A">
        <w:rPr>
          <w:i/>
          <w:iCs/>
        </w:rPr>
        <w:t>117</w:t>
      </w:r>
      <w:r w:rsidR="004D067A" w:rsidRPr="004D067A">
        <w:t>)</w:t>
      </w:r>
      <w:r>
        <w:fldChar w:fldCharType="end"/>
      </w:r>
      <w:r>
        <w:t>.</w:t>
      </w:r>
      <w:r w:rsidRPr="003929CF">
        <w:rPr>
          <w:rStyle w:val="Emphasis"/>
        </w:rPr>
        <w:t xml:space="preserve"> </w:t>
      </w:r>
      <w:r w:rsidRPr="00714EDC">
        <w:rPr>
          <w:rStyle w:val="Emphasis"/>
          <w:i w:val="0"/>
          <w:iCs w:val="0"/>
        </w:rPr>
        <w:t>Palo Verde</w:t>
      </w:r>
      <w:r>
        <w:t xml:space="preserve"> temperature data have been used in previous studies of the </w:t>
      </w:r>
      <w:r w:rsidRPr="00714EDC">
        <w:rPr>
          <w:rStyle w:val="Emphasis"/>
          <w:i w:val="0"/>
          <w:iCs w:val="0"/>
        </w:rPr>
        <w:t>Taboga</w:t>
      </w:r>
      <w:r w:rsidRPr="00714EDC">
        <w:rPr>
          <w:i/>
          <w:iCs/>
        </w:rPr>
        <w:t xml:space="preserve"> </w:t>
      </w:r>
      <w:r w:rsidRPr="000A6861">
        <w:t>white</w:t>
      </w:r>
      <w:r>
        <w:t xml:space="preserve">-faced capuchin population </w:t>
      </w:r>
      <w:r>
        <w:fldChar w:fldCharType="begin"/>
      </w:r>
      <w:r w:rsidR="004D067A">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given the habitat similarity and close proximity to Taboga. The station records maximum and minimum air temperature every 15 minutes.</w:t>
      </w:r>
    </w:p>
    <w:p w14:paraId="3B43CE0A" w14:textId="77777777" w:rsidR="00AF0CD3" w:rsidRDefault="00AF0CD3" w:rsidP="00AF0CD3"/>
    <w:p w14:paraId="334438B0" w14:textId="77777777" w:rsidR="00AF0CD3" w:rsidRDefault="00AF0CD3" w:rsidP="00AF0CD3">
      <w:pPr>
        <w:rPr>
          <w:u w:val="single"/>
        </w:rPr>
      </w:pPr>
      <w:r w:rsidRPr="00487A6E">
        <w:rPr>
          <w:u w:val="single"/>
        </w:rPr>
        <w:t>Neopterin analysis</w:t>
      </w:r>
    </w:p>
    <w:p w14:paraId="5B3F96B8" w14:textId="0678DDE3" w:rsidR="00AF0CD3" w:rsidRDefault="00AF0CD3" w:rsidP="00AF0CD3">
      <w:pPr>
        <w:ind w:firstLine="720"/>
      </w:pPr>
      <w:r>
        <w:t xml:space="preserve">We measured the neopterin concentration of the urine samples using a </w:t>
      </w:r>
      <w:r w:rsidRPr="00F90FF8">
        <w:t>commercially available competitive exclusion neopterin enzyme</w:t>
      </w:r>
      <w:r>
        <w:t>-</w:t>
      </w:r>
      <w:r w:rsidRPr="00F90FF8">
        <w:t>linked immunosorbent assay (Neopterin ELISA, Ref. RE59321, IBL International GMBH, Hamburg, Germany) in the Capuchinos de Taboga field laboratory.</w:t>
      </w:r>
      <w:r>
        <w:t xml:space="preserve"> The assay has been validated for use in the Taboga capuchin population </w:t>
      </w:r>
      <w:r>
        <w:fldChar w:fldCharType="begin"/>
      </w:r>
      <w:r w:rsidR="004D067A">
        <w:instrText xml:space="preserve"> ADDIN ZOTERO_ITEM CSL_CITATION {"citationID":"cjbmKZII","properties":{"formattedCitation":"({\\i{}118})","plainCitation":"(118)","noteIndex":0},"citationItems":[{"id":267,"uris":["http://zotero.org/users/13901503/items/PQLSPHRJ"],"itemData":{"id":267,"type":"article-journal","abstract":"Non-invasive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4D067A" w:rsidRPr="004D067A">
        <w:t>(</w:t>
      </w:r>
      <w:r w:rsidR="004D067A" w:rsidRPr="004D067A">
        <w:rPr>
          <w:i/>
          <w:iCs/>
        </w:rPr>
        <w:t>118</w:t>
      </w:r>
      <w:r w:rsidR="004D067A" w:rsidRPr="004D067A">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4D067A">
        <w:instrText xml:space="preserve"> ADDIN ZOTERO_ITEM CSL_CITATION {"citationID":"mwRM5DGT","properties":{"formattedCitation":"({\\i{}8}, {\\i{}118})","plainCitation":"(8, 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 xml:space="preserve">, </w:t>
      </w:r>
      <w:r w:rsidR="004D067A" w:rsidRPr="004D067A">
        <w:rPr>
          <w:i/>
          <w:iCs/>
        </w:rPr>
        <w:t>118</w:t>
      </w:r>
      <w:r w:rsidR="004D067A" w:rsidRPr="004D067A">
        <w:t>)</w:t>
      </w:r>
      <w:r>
        <w:fldChar w:fldCharType="end"/>
      </w:r>
      <w:r>
        <w:t xml:space="preserve"> for details. </w:t>
      </w:r>
    </w:p>
    <w:p w14:paraId="3186086E" w14:textId="77777777" w:rsidR="00AF0CD3" w:rsidRDefault="00AF0CD3" w:rsidP="00AF0CD3"/>
    <w:p w14:paraId="7DFE39E6" w14:textId="77777777" w:rsidR="00AF0CD3" w:rsidRDefault="00AF0CD3" w:rsidP="00AF0CD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0039DF" w14:textId="77777777" w:rsidR="00AF0CD3" w:rsidRDefault="00AF0CD3" w:rsidP="00AF0CD3">
      <w:pPr>
        <w:rPr>
          <w:i/>
          <w:iCs/>
        </w:rPr>
      </w:pPr>
      <w:r w:rsidRPr="00147548">
        <w:rPr>
          <w:i/>
          <w:iCs/>
        </w:rPr>
        <w:t>DNA extraction</w:t>
      </w:r>
    </w:p>
    <w:p w14:paraId="2CB8E985" w14:textId="24A67511" w:rsidR="00AF0CD3" w:rsidRPr="00147548" w:rsidRDefault="00AF0CD3" w:rsidP="00AF0CD3">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r>
        <w:t xml:space="preserve">DNeasy PowerLyzer PowerSoil Kit (Qiagen, Germantown, MD, USA), with minor modifications to manufacturer protocol. Specifically, we incubated samples at 65°C for 10 minutes after adding the C1 and PowerBead solutions, refrigerated the C2 and C3 incubation steps, and prewarmed the C6 solution before the final elution. These modifications align with other protocols designed for fecal samples containing high levels of plant fiber </w:t>
      </w:r>
      <w:r>
        <w:fldChar w:fldCharType="begin"/>
      </w:r>
      <w:r w:rsidR="004D067A">
        <w:instrText xml:space="preserve"> ADDIN ZOTERO_ITEM CSL_CITATION {"citationID":"GSwb9QQA","properties":{"formattedCitation":"({\\i{}119}\\uc0\\u8211{}{\\i{}121})","plainCitation":"(119–121)","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4D067A">
        <w:rPr>
          <w:rFonts w:ascii="Cambria Math" w:hAnsi="Cambria Math" w:cs="Cambria Math"/>
        </w:rPr>
        <w:instrText>∼</w:instrText>
      </w:r>
      <w:r w:rsidR="004D067A">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4D067A">
        <w:rPr>
          <w:rFonts w:ascii="Cambria Math" w:hAnsi="Cambria Math" w:cs="Cambria Math"/>
        </w:rPr>
        <w:instrText>∼</w:instrText>
      </w:r>
      <w:r w:rsidR="004D067A">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4D067A" w:rsidRPr="004D067A">
        <w:t>(</w:t>
      </w:r>
      <w:r w:rsidR="004D067A" w:rsidRPr="004D067A">
        <w:rPr>
          <w:i/>
          <w:iCs/>
        </w:rPr>
        <w:t>119</w:t>
      </w:r>
      <w:r w:rsidR="004D067A" w:rsidRPr="004D067A">
        <w:t>–</w:t>
      </w:r>
      <w:r w:rsidR="004D067A" w:rsidRPr="004D067A">
        <w:rPr>
          <w:i/>
          <w:iCs/>
        </w:rPr>
        <w:t>121</w:t>
      </w:r>
      <w:r w:rsidR="004D067A" w:rsidRPr="004D067A">
        <w:t>)</w:t>
      </w:r>
      <w:r>
        <w:fldChar w:fldCharType="end"/>
      </w:r>
      <w:r>
        <w:t>.</w:t>
      </w:r>
    </w:p>
    <w:p w14:paraId="4CE34E0F" w14:textId="77777777" w:rsidR="00AF0CD3" w:rsidRPr="00FD15B2" w:rsidRDefault="00AF0CD3" w:rsidP="00AF0CD3"/>
    <w:p w14:paraId="47367EE0" w14:textId="77777777" w:rsidR="00AF0CD3" w:rsidRDefault="00AF0CD3" w:rsidP="00AF0CD3">
      <w:pPr>
        <w:rPr>
          <w:i/>
          <w:iCs/>
        </w:rPr>
      </w:pPr>
      <w:r w:rsidRPr="00147548">
        <w:rPr>
          <w:i/>
          <w:iCs/>
        </w:rPr>
        <w:t xml:space="preserve">16s rRNA amplicon </w:t>
      </w:r>
      <w:r>
        <w:rPr>
          <w:i/>
          <w:iCs/>
        </w:rPr>
        <w:t>sequencing and data processing</w:t>
      </w:r>
    </w:p>
    <w:p w14:paraId="10AE20A8" w14:textId="74EDC77B" w:rsidR="00AF0CD3" w:rsidRDefault="00AF0CD3" w:rsidP="00AF0CD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12" w:history="1">
        <w:r w:rsidRPr="00383820">
          <w:rPr>
            <w:rStyle w:val="Hyperlink"/>
          </w:rPr>
          <w:t>www.earthmicrobiome.org</w:t>
        </w:r>
      </w:hyperlink>
      <w:r w:rsidRPr="009C594A">
        <w:t>)</w:t>
      </w:r>
      <w:r>
        <w:t xml:space="preserve"> and a dual-indexing approach </w:t>
      </w:r>
      <w:r>
        <w:fldChar w:fldCharType="begin"/>
      </w:r>
      <w:r w:rsidR="004D067A">
        <w:instrText xml:space="preserve"> ADDIN ZOTERO_ITEM CSL_CITATION {"citationID":"AIswTiIH","properties":{"formattedCitation":"({\\i{}122})","plainCitation":"(122)","noteIndex":0},"citationItems":[{"id":1652,"uris":["http://zotero.org/users/13901503/items/HTTZHT5K"],"itemData":{"id":1652,"type":"article-journal","abstract":"Sources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4D067A" w:rsidRPr="004D067A">
        <w:t>(</w:t>
      </w:r>
      <w:r w:rsidR="004D067A" w:rsidRPr="004D067A">
        <w:rPr>
          <w:i/>
          <w:iCs/>
        </w:rPr>
        <w:t>122</w:t>
      </w:r>
      <w:r w:rsidR="004D067A" w:rsidRPr="004D067A">
        <w:t>)</w:t>
      </w:r>
      <w:r>
        <w:fldChar w:fldCharType="end"/>
      </w:r>
      <w:r>
        <w:t xml:space="preserve">; see previously described protocol for details </w:t>
      </w:r>
      <w:r>
        <w:fldChar w:fldCharType="begin"/>
      </w:r>
      <w:r w:rsidR="004D067A">
        <w:instrText xml:space="preserve"> ADDIN ZOTERO_ITEM CSL_CITATION {"citationID":"ZrmMCAjM","properties":{"formattedCitation":"({\\i{}123})","plainCitation":"(123)","noteIndex":0},"citationItems":[{"id":676,"uris":["http://zotero.org/users/13901503/items/JGY397VL"],"itemData":{"id":676,"type":"article-journal","abstract":"Changes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4D067A" w:rsidRPr="004D067A">
        <w:t>(</w:t>
      </w:r>
      <w:r w:rsidR="004D067A" w:rsidRPr="004D067A">
        <w:rPr>
          <w:i/>
          <w:iCs/>
        </w:rPr>
        <w:t>123</w:t>
      </w:r>
      <w:r w:rsidR="004D067A" w:rsidRPr="004D067A">
        <w:t>)</w:t>
      </w:r>
      <w:r>
        <w:fldChar w:fldCharType="end"/>
      </w:r>
      <w:r>
        <w:t>.</w:t>
      </w:r>
      <w:r w:rsidRPr="00F13A1B">
        <w:t xml:space="preserve"> </w:t>
      </w:r>
      <w:r>
        <w:t xml:space="preserve">We used negative controls to monitor contamination during the DNA extraction and PCR amplification. We purified and normalized PCR products using SequalPrep Normalization and sequenced them on the Illumina MiSeq V4 platform at the Rush Genomics and Microbiome Core Facility. </w:t>
      </w:r>
    </w:p>
    <w:p w14:paraId="0327993D" w14:textId="0E0BEF7D" w:rsidR="00AF0CD3" w:rsidRDefault="00AF0CD3" w:rsidP="00AF0CD3">
      <w:pPr>
        <w:ind w:firstLine="720"/>
      </w:pPr>
      <w:r>
        <w:t xml:space="preserve">We analyzed the resulting data using the Quantitative Insights into Microbial Ecology (QIIME2) platform </w:t>
      </w:r>
      <w:r>
        <w:fldChar w:fldCharType="begin"/>
      </w:r>
      <w:r w:rsidR="004D067A">
        <w:instrText xml:space="preserve"> ADDIN ZOTERO_ITEM CSL_CITATION {"citationID":"Bjv8Vjr7","properties":{"formattedCitation":"({\\i{}124})","plainCitation":"(124)","noteIndex":0},"citationItems":[{"id":1655,"uris":["http://zotero.org/users/13901503/items/GQC5IVSJ"],"itemData":{"id":1655,"type":"article-journal","container-title":"Nature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4D067A" w:rsidRPr="004D067A">
        <w:t>(</w:t>
      </w:r>
      <w:r w:rsidR="004D067A" w:rsidRPr="004D067A">
        <w:rPr>
          <w:i/>
          <w:iCs/>
        </w:rPr>
        <w:t>124</w:t>
      </w:r>
      <w:r w:rsidR="004D067A" w:rsidRPr="004D067A">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4D067A">
        <w:instrText xml:space="preserve"> ADDIN ZOTERO_ITEM CSL_CITATION {"citationID":"CHiMHSnG","properties":{"formattedCitation":"({\\i{}125})","plainCitation":"(125)","noteIndex":0},"citationItems":[{"id":1656,"uris":["http://zotero.org/users/13901503/items/5QIKX6JW"],"itemData":{"id":1656,"type":"article-journal","abstract":"DADA2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4D067A" w:rsidRPr="004D067A">
        <w:t>(</w:t>
      </w:r>
      <w:r w:rsidR="004D067A" w:rsidRPr="004D067A">
        <w:rPr>
          <w:i/>
          <w:iCs/>
        </w:rPr>
        <w:t>125</w:t>
      </w:r>
      <w:r w:rsidR="004D067A" w:rsidRPr="004D067A">
        <w:t>)</w:t>
      </w:r>
      <w:r>
        <w:fldChar w:fldCharType="end"/>
      </w:r>
      <w:r>
        <w:t xml:space="preserve"> via the q2-dada2 pipeline, which infers Amplicon Sequence Variants (ASVs) by identifying exact sequences. We assigned taxonomy to ASV’s using the q2-feature classifier </w:t>
      </w:r>
      <w:r>
        <w:fldChar w:fldCharType="begin"/>
      </w:r>
      <w:r w:rsidR="004D067A">
        <w:instrText xml:space="preserve"> ADDIN ZOTERO_ITEM CSL_CITATION {"citationID":"Nz6FGjkT","properties":{"formattedCitation":"({\\i{}126})","plainCitation":"(126)","noteIndex":0},"citationItems":[{"id":1662,"uris":["http://zotero.org/users/13901503/items/U2MLAXCJ"],"itemData":{"id":1662,"type":"article-journal","abstract":"Taxonomic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4D067A" w:rsidRPr="004D067A">
        <w:t>(</w:t>
      </w:r>
      <w:r w:rsidR="004D067A" w:rsidRPr="004D067A">
        <w:rPr>
          <w:i/>
          <w:iCs/>
        </w:rPr>
        <w:t>126</w:t>
      </w:r>
      <w:r w:rsidR="004D067A" w:rsidRPr="004D067A">
        <w:t>)</w:t>
      </w:r>
      <w:r>
        <w:fldChar w:fldCharType="end"/>
      </w:r>
      <w:r>
        <w:t xml:space="preserve"> against version 2022.10 of the Greengenes2 database </w:t>
      </w:r>
      <w:r>
        <w:fldChar w:fldCharType="begin"/>
      </w:r>
      <w:r w:rsidR="004D067A">
        <w:instrText xml:space="preserve"> ADDIN ZOTERO_ITEM CSL_CITATION {"citationID":"txLAM5mf","properties":{"formattedCitation":"({\\i{}127}, {\\i{}128})","plainCitation":"(127, 128)","noteIndex":0},"citationItems":[{"id":1658,"uris":["http://zotero.org/users/13901503/items/I2KJAM89"],"itemData":{"id":1658,"type":"article-journal","abstract":"Reference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4D067A" w:rsidRPr="004D067A">
        <w:t>(</w:t>
      </w:r>
      <w:r w:rsidR="004D067A" w:rsidRPr="004D067A">
        <w:rPr>
          <w:i/>
          <w:iCs/>
        </w:rPr>
        <w:t>127</w:t>
      </w:r>
      <w:r w:rsidR="004D067A" w:rsidRPr="004D067A">
        <w:t xml:space="preserve">, </w:t>
      </w:r>
      <w:r w:rsidR="004D067A" w:rsidRPr="004D067A">
        <w:rPr>
          <w:i/>
          <w:iCs/>
        </w:rPr>
        <w:t>128</w:t>
      </w:r>
      <w:r w:rsidR="004D067A" w:rsidRPr="004D067A">
        <w:t>)</w:t>
      </w:r>
      <w:r>
        <w:fldChar w:fldCharType="end"/>
      </w:r>
      <w:r>
        <w:t xml:space="preserve"> by </w:t>
      </w:r>
      <w:r w:rsidRPr="008959D6">
        <w:t>applying the classify-sklearn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212E6239" w14:textId="1F78E9B0" w:rsidR="00AF0CD3" w:rsidRDefault="00AF0CD3" w:rsidP="00AF0CD3">
      <w:pPr>
        <w:ind w:firstLine="720"/>
      </w:pPr>
      <w:r>
        <w:t xml:space="preserve">We imported the ASV count and taxonomy files generated by QIIME2 into R using the {qiime2R} package </w:t>
      </w:r>
      <w:r>
        <w:fldChar w:fldCharType="begin"/>
      </w:r>
      <w:r w:rsidR="004D067A">
        <w:instrText xml:space="preserve"> ADDIN ZOTERO_ITEM CSL_CITATION {"citationID":"CBIQl7kI","properties":{"formattedCitation":"({\\i{}129})","plainCitation":"(129)","noteIndex":0},"citationItems":[{"id":1665,"uris":["http://zotero.org/users/13901503/items/4N2UFVCD"],"itemData":{"id":1665,"type":"article-journal","container-title":"R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4D067A" w:rsidRPr="004D067A">
        <w:t>(</w:t>
      </w:r>
      <w:r w:rsidR="004D067A" w:rsidRPr="004D067A">
        <w:rPr>
          <w:i/>
          <w:iCs/>
        </w:rPr>
        <w:t>129</w:t>
      </w:r>
      <w:r w:rsidR="004D067A" w:rsidRPr="004D067A">
        <w:t>)</w:t>
      </w:r>
      <w:r>
        <w:fldChar w:fldCharType="end"/>
      </w:r>
      <w:r>
        <w:t xml:space="preserve"> and saved them as a </w:t>
      </w:r>
      <w:r w:rsidRPr="00EB2FDE">
        <w:rPr>
          <w:i/>
          <w:iCs/>
        </w:rPr>
        <w:t>phyloseq</w:t>
      </w:r>
      <w:r>
        <w:t xml:space="preserve"> object using the {phyloseq} package </w:t>
      </w:r>
      <w:r>
        <w:fldChar w:fldCharType="begin"/>
      </w:r>
      <w:r w:rsidR="004D067A">
        <w:instrText xml:space="preserve"> ADDIN ZOTERO_ITEM CSL_CITATION {"citationID":"rEqfVqQV","properties":{"formattedCitation":"({\\i{}130})","plainCitation":"(130)","noteIndex":0},"citationItems":[{"id":1667,"uris":["http://zotero.org/users/13901503/items/RR6DYA9S"],"itemData":{"id":1667,"type":"article-journal","container-title":"PLoS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4D067A" w:rsidRPr="004D067A">
        <w:t>(</w:t>
      </w:r>
      <w:r w:rsidR="004D067A" w:rsidRPr="004D067A">
        <w:rPr>
          <w:i/>
          <w:iCs/>
        </w:rPr>
        <w:t>130</w:t>
      </w:r>
      <w:r w:rsidR="004D067A" w:rsidRPr="004D067A">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4D067A">
        <w:instrText xml:space="preserve"> ADDIN ZOTERO_ITEM CSL_CITATION {"citationID":"L2wCm92o","properties":{"formattedCitation":"({\\i{}131})","plainCitation":"(131)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4D067A" w:rsidRPr="004D067A">
        <w:t>(</w:t>
      </w:r>
      <w:r w:rsidR="004D067A" w:rsidRPr="004D067A">
        <w:rPr>
          <w:i/>
          <w:iCs/>
        </w:rPr>
        <w:t>131</w:t>
      </w:r>
      <w:r w:rsidR="004D067A" w:rsidRPr="004D067A">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0B7AECDE" w14:textId="77777777" w:rsidR="00AF0CD3" w:rsidRPr="00147548" w:rsidRDefault="00AF0CD3" w:rsidP="00AF0CD3">
      <w:pPr>
        <w:rPr>
          <w:i/>
          <w:iCs/>
        </w:rPr>
      </w:pPr>
    </w:p>
    <w:p w14:paraId="05DDC80F" w14:textId="77777777" w:rsidR="00AF0CD3" w:rsidRDefault="00AF0CD3" w:rsidP="00AF0CD3">
      <w:pPr>
        <w:rPr>
          <w:i/>
          <w:iCs/>
        </w:rPr>
      </w:pPr>
      <w:r>
        <w:rPr>
          <w:i/>
          <w:iCs/>
        </w:rPr>
        <w:t>Shotgun metagenomic</w:t>
      </w:r>
      <w:r w:rsidRPr="00147548">
        <w:rPr>
          <w:i/>
          <w:iCs/>
        </w:rPr>
        <w:t xml:space="preserve"> </w:t>
      </w:r>
      <w:r>
        <w:rPr>
          <w:i/>
          <w:iCs/>
        </w:rPr>
        <w:t>sequencing and data processing</w:t>
      </w:r>
    </w:p>
    <w:p w14:paraId="28509EE6" w14:textId="77777777" w:rsidR="00AF0CD3" w:rsidRDefault="00AF0CD3" w:rsidP="00AF0CD3">
      <w:r>
        <w:t xml:space="preserve">We used metagenomic sequencing to characterize the functional capacity of the gut microbiome in a subset of 95 samples with sufficient DNA concentration for library preparation. We prepared sequencing libraries using the </w:t>
      </w:r>
      <w:r w:rsidRPr="006E7CF5">
        <w:t>NEBNext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NovaSeq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37ECA0EB" w14:textId="64E41B3A" w:rsidR="00AF0CD3" w:rsidRDefault="00AF0CD3" w:rsidP="00AF0CD3">
      <w:r>
        <w:tab/>
        <w:t>We quality-filtered the raw metagenomic sequences using KneadData (</w:t>
      </w:r>
      <w:r w:rsidRPr="003D15B6">
        <w:t>v0.12.0</w:t>
      </w:r>
      <w:r>
        <w:t xml:space="preserve">) which uses Trimmomatic to remove adaptors, low-quality reads, and overrepresented or repetitive sequences, and Bowtie2 to remove host-derived sequences </w:t>
      </w:r>
      <w:r>
        <w:fldChar w:fldCharType="begin"/>
      </w:r>
      <w:r w:rsidR="004D067A">
        <w:instrText xml:space="preserve"> ADDIN ZOTERO_ITEM CSL_CITATION {"citationID":"1Zg0y02O","properties":{"formattedCitation":"({\\i{}132})","plainCitation":"(132)","noteIndex":0},"citationItems":[{"id":968,"uris":["http://zotero.org/users/13901503/items/9YGIV4WL"],"itemData":{"id":968,"type":"article-journal","abstract":"Culture-independent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4D067A" w:rsidRPr="004D067A">
        <w:t>(</w:t>
      </w:r>
      <w:r w:rsidR="004D067A" w:rsidRPr="004D067A">
        <w:rPr>
          <w:i/>
          <w:iCs/>
        </w:rPr>
        <w:t>132</w:t>
      </w:r>
      <w:r w:rsidR="004D067A" w:rsidRPr="004D067A">
        <w:t>)</w:t>
      </w:r>
      <w:r>
        <w:fldChar w:fldCharType="end"/>
      </w:r>
      <w:r>
        <w:t>. We ran KneadData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(RefSeq accession: GCF_009914755.1)</w:t>
      </w:r>
      <w:r>
        <w:t xml:space="preserve"> which has been used to filter host genome data in previous capuchin metagenome studies </w:t>
      </w:r>
      <w:r>
        <w:fldChar w:fldCharType="begin"/>
      </w:r>
      <w:r w:rsidR="004D067A">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w:t>
      </w:r>
      <w:r>
        <w:fldChar w:fldCharType="end"/>
      </w:r>
      <w:r>
        <w:t xml:space="preserve">. KneadData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for functional profiling. Gene families were assigned using the Uniref50 database and regrouped into MetaCyc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BE6162A" w14:textId="77777777" w:rsidR="00AF0CD3" w:rsidRDefault="00AF0CD3" w:rsidP="00AF0CD3">
      <w:pPr>
        <w:rPr>
          <w:i/>
          <w:iCs/>
        </w:rPr>
      </w:pPr>
    </w:p>
    <w:p w14:paraId="14ED04FB" w14:textId="77777777" w:rsidR="00AF0CD3" w:rsidRPr="00521E9D" w:rsidRDefault="00AF0CD3" w:rsidP="00AF0CD3">
      <w:pPr>
        <w:rPr>
          <w:u w:val="single"/>
        </w:rPr>
      </w:pPr>
      <w:r>
        <w:rPr>
          <w:u w:val="single"/>
        </w:rPr>
        <w:t>Metadata assembly</w:t>
      </w:r>
    </w:p>
    <w:p w14:paraId="63E4BBBE" w14:textId="40197144" w:rsidR="00AF0CD3" w:rsidRDefault="00AF0CD3" w:rsidP="00AF0CD3">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rsidR="004D067A">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w:t>
      </w:r>
    </w:p>
    <w:p w14:paraId="59034874" w14:textId="04E8C9C5" w:rsidR="00AF0CD3" w:rsidRDefault="00AF0CD3" w:rsidP="00AF0CD3">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4D067A">
        <w:instrText xml:space="preserve"> ADDIN ZOTERO_ITEM CSL_CITATION {"citationID":"JR1jMbxd","properties":{"formattedCitation":"({\\i{}52}, {\\i{}133})","plainCitation":"(52, 133)","noteIndex":0},"citationItems":[{"id":1636,"uris":["http://zotero.org/users/13901503/items/5NZP9HX7"],"itemData":{"id":1636,"type":"article-journal","abstract":"Objectives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 xml:space="preserve">, </w:t>
      </w:r>
      <w:r w:rsidR="004D067A" w:rsidRPr="004D067A">
        <w:rPr>
          <w:i/>
          <w:iCs/>
        </w:rPr>
        <w:t>133</w:t>
      </w:r>
      <w:r w:rsidR="004D067A" w:rsidRPr="004D067A">
        <w:t>)</w:t>
      </w:r>
      <w:r>
        <w:fldChar w:fldCharType="end"/>
      </w:r>
      <w:r>
        <w:t>. We quantified diet diversity by modeling diet richness (</w:t>
      </w:r>
      <w:del w:id="114" w:author="Beehner, Jacinta" w:date="2025-07-16T13:24:00Z" w16du:dateUtc="2025-07-16T17:24:00Z">
        <w:r w:rsidDel="00671A14">
          <w:delText xml:space="preserve">i.e. </w:delText>
        </w:r>
      </w:del>
      <w:ins w:id="115" w:author="Beehner, Jacinta" w:date="2025-07-16T13:24:00Z" w16du:dateUtc="2025-07-16T17:24:00Z">
        <w:r w:rsidR="00671A14">
          <w:t xml:space="preserve">i.e., </w:t>
        </w:r>
      </w:ins>
      <w:r>
        <w:t xml:space="preserve">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4D067A">
        <w:instrText xml:space="preserve"> ADDIN ZOTERO_ITEM CSL_CITATION {"citationID":"KgDJiC4b","properties":{"formattedCitation":"({\\i{}134})","plainCitation":"(134)","noteIndex":0},"citationItems":[{"id":1724,"uris":["http://zotero.org/users/13901503/items/VWJDBSPR"],"itemData":{"id":1724,"type":"article-journal","abstract":"The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4D067A" w:rsidRPr="004D067A">
        <w:t>(</w:t>
      </w:r>
      <w:r w:rsidR="004D067A" w:rsidRPr="004D067A">
        <w:rPr>
          <w:i/>
          <w:iCs/>
        </w:rPr>
        <w:t>134</w:t>
      </w:r>
      <w:r w:rsidR="004D067A" w:rsidRPr="004D067A">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56F3D52C" w14:textId="77777777" w:rsidR="00724A7B" w:rsidRDefault="00724A7B" w:rsidP="00AF0CD3"/>
    <w:p w14:paraId="7E1AD2C5" w14:textId="2314259E" w:rsidR="00AF0CD3" w:rsidRDefault="00AF0CD3" w:rsidP="00AF0CD3">
      <w:pPr>
        <w:rPr>
          <w:u w:val="single"/>
        </w:rPr>
      </w:pPr>
      <w:r w:rsidRPr="00D807D7">
        <w:rPr>
          <w:u w:val="single"/>
        </w:rPr>
        <w:t>Community</w:t>
      </w:r>
      <w:r>
        <w:rPr>
          <w:u w:val="single"/>
        </w:rPr>
        <w:t>-level composition a</w:t>
      </w:r>
      <w:r w:rsidRPr="00D807D7">
        <w:rPr>
          <w:u w:val="single"/>
        </w:rPr>
        <w:t>nalysis</w:t>
      </w:r>
    </w:p>
    <w:p w14:paraId="6614BED5" w14:textId="71913400" w:rsidR="00AF0CD3" w:rsidRDefault="00AF0CD3" w:rsidP="00AF0CD3">
      <w:r>
        <w:t>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estimate_richness() function from the {phyloseq} package. To measure beta diversity (</w:t>
      </w:r>
      <w:del w:id="116" w:author="Beehner, Jacinta" w:date="2025-07-16T13:24:00Z" w16du:dateUtc="2025-07-16T17:24:00Z">
        <w:r w:rsidDel="00671A14">
          <w:delText xml:space="preserve">i.e. </w:delText>
        </w:r>
      </w:del>
      <w:ins w:id="117" w:author="Beehner, Jacinta" w:date="2025-07-16T13:24:00Z" w16du:dateUtc="2025-07-16T17:24:00Z">
        <w:r w:rsidR="00671A14">
          <w:t xml:space="preserve">i.e., </w:t>
        </w:r>
      </w:ins>
      <w:r>
        <w:t xml:space="preserve">community dissimilarity between samples), we generated Aitchison distances by computing the Euclidean distance between pairwise samples after performing a centered log-ratio (clr) transformation on the raw count data </w:t>
      </w:r>
      <w:r>
        <w:fldChar w:fldCharType="begin"/>
      </w:r>
      <w:r w:rsidR="004D067A">
        <w:instrText xml:space="preserve"> ADDIN ZOTERO_ITEM CSL_CITATION {"citationID":"rslhHr6V","properties":{"formattedCitation":"({\\i{}135})","plainCitation":"(135)","noteIndex":0},"citationItems":[{"id":1678,"uris":["http://zotero.org/users/13901503/items/MSZDHDQF"],"itemData":{"id":1678,"type":"article-journal","abstract":"The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4D067A" w:rsidRPr="004D067A">
        <w:t>(</w:t>
      </w:r>
      <w:r w:rsidR="004D067A" w:rsidRPr="004D067A">
        <w:rPr>
          <w:i/>
          <w:iCs/>
        </w:rPr>
        <w:t>135</w:t>
      </w:r>
      <w:r w:rsidR="004D067A" w:rsidRPr="004D067A">
        <w:t>)</w:t>
      </w:r>
      <w:r>
        <w:fldChar w:fldCharType="end"/>
      </w:r>
      <w:r>
        <w:t xml:space="preserve">. We added a pseudo count to all zeros before the clr transformation using the </w:t>
      </w:r>
      <w:r w:rsidRPr="001D4E08">
        <w:t xml:space="preserve">cmultRepl() function </w:t>
      </w:r>
      <w:r>
        <w:t>from the</w:t>
      </w:r>
      <w:r w:rsidRPr="001D4E08">
        <w:t xml:space="preserve"> </w:t>
      </w:r>
      <w:r>
        <w:t>{</w:t>
      </w:r>
      <w:r w:rsidRPr="001D4E08">
        <w:t>zCompositions</w:t>
      </w:r>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4D067A">
        <w:instrText xml:space="preserve"> ADDIN ZOTERO_ITEM CSL_CITATION {"citationID":"CcTblRTP","properties":{"formattedCitation":"({\\i{}136})","plainCitation":"(136)","noteIndex":0},"citationItems":[{"id":1676,"uris":["http://zotero.org/users/13901503/items/B9HUBEW5"],"itemData":{"id":1676,"type":"article-journal","abstract":"zCompositions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4D067A" w:rsidRPr="004D067A">
        <w:t>(</w:t>
      </w:r>
      <w:r w:rsidR="004D067A" w:rsidRPr="004D067A">
        <w:rPr>
          <w:i/>
          <w:iCs/>
        </w:rPr>
        <w:t>136</w:t>
      </w:r>
      <w:r w:rsidR="004D067A" w:rsidRPr="004D067A">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4D067A">
        <w:instrText xml:space="preserve"> ADDIN ZOTERO_ITEM CSL_CITATION {"citationID":"RU0uFdYd","properties":{"formattedCitation":"({\\i{}137})","plainCitation":"(137)","noteIndex":0},"citationItems":[{"id":1387,"uris":["http://zotero.org/users/13901503/items/7MG3GNU9"],"itemData":{"id":1387,"type":"article-journal","abstract":"A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4D067A" w:rsidRPr="004D067A">
        <w:t>(</w:t>
      </w:r>
      <w:r w:rsidR="004D067A" w:rsidRPr="004D067A">
        <w:rPr>
          <w:i/>
          <w:iCs/>
        </w:rPr>
        <w:t>137</w:t>
      </w:r>
      <w:r w:rsidR="004D067A" w:rsidRPr="004D067A">
        <w:t>)</w:t>
      </w:r>
      <w:r>
        <w:fldChar w:fldCharType="end"/>
      </w:r>
      <w:r>
        <w:t>.</w:t>
      </w:r>
      <w:r w:rsidRPr="00E81A2E">
        <w:t xml:space="preserve"> </w:t>
      </w:r>
      <w:r>
        <w:t>Unlike traditional beta diversity metrics that were designed for absolute counts (e.g., Bray-Curtis, Unifrac, Jensen-Shannon divergence), the clr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4D067A">
        <w:instrText xml:space="preserve"> ADDIN ZOTERO_ITEM CSL_CITATION {"citationID":"eI5jWKxN","properties":{"formattedCitation":"({\\i{}138})","plainCitation":"(138)","noteIndex":0},"citationItems":[{"id":785,"uris":["http://zotero.org/users/13901503/items/MWL4M2Q4"],"itemData":{"id":785,"type":"article-journal","abstract":"&lt;p&gt;Datasets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4D067A" w:rsidRPr="004D067A">
        <w:t>(</w:t>
      </w:r>
      <w:r w:rsidR="004D067A" w:rsidRPr="004D067A">
        <w:rPr>
          <w:i/>
          <w:iCs/>
        </w:rPr>
        <w:t>138</w:t>
      </w:r>
      <w:r w:rsidR="004D067A" w:rsidRPr="004D067A">
        <w:t>)</w:t>
      </w:r>
      <w:r>
        <w:fldChar w:fldCharType="end"/>
      </w:r>
      <w:r>
        <w:t xml:space="preserve">. We then performed a </w:t>
      </w:r>
      <w:commentRangeStart w:id="118"/>
      <w:commentRangeStart w:id="119"/>
      <w:r>
        <w:t xml:space="preserve">Principle </w:t>
      </w:r>
      <w:commentRangeEnd w:id="118"/>
      <w:r w:rsidR="00673BCB">
        <w:rPr>
          <w:rStyle w:val="CommentReference"/>
        </w:rPr>
        <w:commentReference w:id="118"/>
      </w:r>
      <w:r>
        <w:t xml:space="preserve">Components Analysis </w:t>
      </w:r>
      <w:commentRangeEnd w:id="119"/>
      <w:r w:rsidR="00671A14">
        <w:rPr>
          <w:rStyle w:val="CommentReference"/>
        </w:rPr>
        <w:commentReference w:id="119"/>
      </w:r>
      <w:r>
        <w:t>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44E9E78A" w14:textId="6A84CEFF" w:rsidR="00AF0CD3" w:rsidRDefault="00AF0CD3" w:rsidP="00AF0CD3">
      <w:pPr>
        <w:ind w:firstLine="720"/>
      </w:pPr>
      <w:r>
        <w:t xml:space="preserve">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(AICc) </w:t>
      </w:r>
      <w:r>
        <w:fldChar w:fldCharType="begin"/>
      </w:r>
      <w:r w:rsidR="004D067A">
        <w:instrText xml:space="preserve"> ADDIN ZOTERO_ITEM CSL_CITATION {"citationID":"9MopvbYc","properties":{"formattedCitation":"({\\i{}139}, {\\i{}140})","plainCitation":"(139, 140)","noteIndex":0},"citationItems":[{"id":1693,"uris":["http://zotero.org/users/13901503/items/5WE7IHKN"],"itemData":{"id":1693,"type":"chapter","container-title":"Selected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4D067A" w:rsidRPr="004D067A">
        <w:t>(</w:t>
      </w:r>
      <w:r w:rsidR="004D067A" w:rsidRPr="004D067A">
        <w:rPr>
          <w:i/>
          <w:iCs/>
        </w:rPr>
        <w:t>139</w:t>
      </w:r>
      <w:r w:rsidR="004D067A" w:rsidRPr="004D067A">
        <w:t xml:space="preserve">, </w:t>
      </w:r>
      <w:r w:rsidR="004D067A" w:rsidRPr="004D067A">
        <w:rPr>
          <w:i/>
          <w:iCs/>
        </w:rPr>
        <w:t>140</w:t>
      </w:r>
      <w:r w:rsidR="004D067A" w:rsidRPr="004D067A">
        <w:t>)</w:t>
      </w:r>
      <w:r>
        <w:fldChar w:fldCharType="end"/>
      </w:r>
      <w:r>
        <w:t xml:space="preserve">. The baseline model, </w:t>
      </w:r>
      <w:r w:rsidRPr="00B133A3">
        <w:rPr>
          <w:i/>
          <w:iCs/>
        </w:rPr>
        <w:t>m_main</w:t>
      </w:r>
      <w:r>
        <w:t xml:space="preserve">, included predictors for social group, age, sex, rainfall, diet diversity and fruit consumption. The temperature model, </w:t>
      </w:r>
      <w:r w:rsidRPr="00B133A3">
        <w:rPr>
          <w:i/>
          <w:iCs/>
        </w:rPr>
        <w:t>m_full</w:t>
      </w:r>
      <w:r>
        <w:t>,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w:t>
      </w:r>
      <w:del w:id="120" w:author="Beehner, Jacinta" w:date="2025-07-16T13:24:00Z" w16du:dateUtc="2025-07-16T17:24:00Z">
        <w:r w:rsidDel="00671A14">
          <w:delText xml:space="preserve">i.e. </w:delText>
        </w:r>
      </w:del>
      <w:ins w:id="121" w:author="Beehner, Jacinta" w:date="2025-07-16T13:24:00Z" w16du:dateUtc="2025-07-16T17:24:00Z">
        <w:r w:rsidR="00671A14">
          <w:t xml:space="preserve">i.e., </w:t>
        </w:r>
      </w:ins>
      <w:r>
        <w:t>age, rainfall, diet diversity, fruit consumption, temperature) for ease of coefficient interpretation. We fit all models as linear mixed models (LMM</w:t>
      </w:r>
      <w:del w:id="122" w:author="Beehner, Jacinta" w:date="2025-07-16T13:24:00Z" w16du:dateUtc="2025-07-16T17:24:00Z">
        <w:r w:rsidDel="00671A14">
          <w:delText>’</w:delText>
        </w:r>
      </w:del>
      <w:r>
        <w:t xml:space="preserve">s) with a Gaussian distribution except for observed taxonomic richness, which was fit using a Gamma distribution with a log link function because the variable was </w:t>
      </w:r>
      <w:r w:rsidRPr="00364B0D">
        <w:t>continuous, positive, and left</w:t>
      </w:r>
      <w:r>
        <w:t>-</w:t>
      </w:r>
      <w:r w:rsidRPr="00364B0D">
        <w:t xml:space="preserve">skewed with a </w:t>
      </w:r>
      <w:commentRangeStart w:id="123"/>
      <w:r w:rsidRPr="00364B0D">
        <w:t>long right tail</w:t>
      </w:r>
      <w:commentRangeEnd w:id="123"/>
      <w:r w:rsidR="00673BCB">
        <w:rPr>
          <w:rStyle w:val="CommentReference"/>
        </w:rPr>
        <w:commentReference w:id="123"/>
      </w:r>
      <w:r>
        <w:t>. We used the model weights from the AICc comparison to evaluate the importance of temperature as a predictor of community composition.</w:t>
      </w:r>
    </w:p>
    <w:p w14:paraId="5C648421" w14:textId="3858661D" w:rsidR="00AF0CD3" w:rsidRDefault="00AF0CD3" w:rsidP="00AF0CD3">
      <w:pPr>
        <w:ind w:firstLine="720"/>
      </w:pPr>
      <w:r>
        <w:t>Since rarefaction to account for differences in sequencing depth (i.e.</w:t>
      </w:r>
      <w:ins w:id="124" w:author="Beehner, Jacinta" w:date="2025-07-16T13:24:00Z" w16du:dateUtc="2025-07-16T17:24:00Z">
        <w:r w:rsidR="00671A14">
          <w:t>,</w:t>
        </w:r>
      </w:ins>
      <w:r>
        <w:t xml:space="preserve"> choosing a fixed sequencing depth and randomly subsampling all samples to that depth) is strongly discouraged because it discards valuable data </w:t>
      </w:r>
      <w:r>
        <w:fldChar w:fldCharType="begin"/>
      </w:r>
      <w:r w:rsidR="004D067A">
        <w:instrText xml:space="preserve"> ADDIN ZOTERO_ITEM CSL_CITATION {"citationID":"POfAwNZ4","properties":{"formattedCitation":"({\\i{}141})","plainCitation":"(141)","noteIndex":0},"citationItems":[{"id":788,"uris":["http://zotero.org/users/13901503/items/M7YBHN37"],"itemData":{"id":788,"type":"article-journal","abstract":"Current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4D067A" w:rsidRPr="004D067A">
        <w:t>(</w:t>
      </w:r>
      <w:r w:rsidR="004D067A" w:rsidRPr="004D067A">
        <w:rPr>
          <w:i/>
          <w:iCs/>
        </w:rPr>
        <w:t>141</w:t>
      </w:r>
      <w:r w:rsidR="004D067A" w:rsidRPr="004D067A">
        <w:t>)</w:t>
      </w:r>
      <w:r>
        <w:fldChar w:fldCharType="end"/>
      </w:r>
      <w:r>
        <w:t xml:space="preserve">, we used alternative methods to leverage the full dataset (i.e., clr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4D067A">
        <w:instrText xml:space="preserve"> ADDIN ZOTERO_ITEM CSL_CITATION {"citationID":"gCjcBlAp","properties":{"formattedCitation":"({\\i{}142}, {\\i{}143})","plainCitation":"(142, 143)","noteIndex":0},"citationItems":[{"id":1696,"uris":["http://zotero.org/users/13901503/items/QCC5VYTU"],"itemData":{"id":1696,"type":"article-journal","abstract":"This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4D067A" w:rsidRPr="004D067A">
        <w:t>(</w:t>
      </w:r>
      <w:r w:rsidR="004D067A" w:rsidRPr="004D067A">
        <w:rPr>
          <w:i/>
          <w:iCs/>
        </w:rPr>
        <w:t>142</w:t>
      </w:r>
      <w:r w:rsidR="004D067A" w:rsidRPr="004D067A">
        <w:t xml:space="preserve">, </w:t>
      </w:r>
      <w:r w:rsidR="004D067A" w:rsidRPr="004D067A">
        <w:rPr>
          <w:i/>
          <w:iCs/>
        </w:rPr>
        <w:t>143</w:t>
      </w:r>
      <w:r w:rsidR="004D067A" w:rsidRPr="004D067A">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172DCE84" w14:textId="77777777" w:rsidR="00AF0CD3" w:rsidRDefault="00AF0CD3" w:rsidP="00AF0CD3"/>
    <w:p w14:paraId="53586057" w14:textId="77777777" w:rsidR="00AF0CD3" w:rsidRDefault="00AF0CD3" w:rsidP="00AF0CD3">
      <w:pPr>
        <w:rPr>
          <w:u w:val="single"/>
        </w:rPr>
      </w:pPr>
      <w:r>
        <w:rPr>
          <w:u w:val="single"/>
        </w:rPr>
        <w:t>Temperature d</w:t>
      </w:r>
      <w:r w:rsidRPr="00A32281">
        <w:rPr>
          <w:u w:val="single"/>
        </w:rPr>
        <w:t xml:space="preserve">ifferential abundance </w:t>
      </w:r>
      <w:r>
        <w:rPr>
          <w:u w:val="single"/>
        </w:rPr>
        <w:t>analysis</w:t>
      </w:r>
    </w:p>
    <w:p w14:paraId="0074C0E7" w14:textId="0DA3B97E" w:rsidR="00AF0CD3" w:rsidRPr="00FB4C69" w:rsidRDefault="00AF0CD3" w:rsidP="00AF0CD3">
      <w:r>
        <w:t>We also used a comparative modeling approach to identify taxa and metabolic pathways associated with temperature. For the taxonomic analysis, we aggregated the number of reads per taxa on the family and genus levels using the tax_glom() function in the {phyloseq} package. We used this to calculate the relative abundance of each taxon by dividing the number of reads per taxon by the total number of reads per sample and removed taxa with less than 0.2% average relative abundance across all samples to avoid analyzing extremely low</w:t>
      </w:r>
      <w:r w:rsidR="00233DD2">
        <w:t>-</w:t>
      </w:r>
      <w:r>
        <w:t xml:space="preserve">abundance taxa. This resulted in 134 genera and 79 families to be used for differential abundance testing. </w:t>
      </w:r>
    </w:p>
    <w:p w14:paraId="1A19027C" w14:textId="143A4A6D" w:rsidR="00AF0CD3" w:rsidRDefault="00AF0CD3" w:rsidP="00AF0CD3">
      <w:pPr>
        <w:ind w:firstLine="720"/>
      </w:pPr>
      <w:r>
        <w:t xml:space="preserve">We built two generalized linear mixed models (GLMMs) using a negative binomial distribution with a log link function and used individual family and genera abundances as our outcome variables. We used </w:t>
      </w:r>
      <w:ins w:id="125" w:author="Beehner, Jacinta" w:date="2025-07-16T13:25:00Z" w16du:dateUtc="2025-07-16T17:25:00Z">
        <w:r w:rsidR="00671A14">
          <w:t>n</w:t>
        </w:r>
      </w:ins>
      <w:del w:id="126" w:author="Beehner, Jacinta" w:date="2025-07-16T13:25:00Z" w16du:dateUtc="2025-07-16T17:25:00Z">
        <w:r w:rsidDel="00671A14">
          <w:delText>N</w:delText>
        </w:r>
      </w:del>
      <w:r>
        <w:t xml:space="preserve">egative binomial GLMMs because they can effectively model over-dispersed count data with an abundance of zeros, a pattern typical of microbiome datasets </w:t>
      </w:r>
      <w:r>
        <w:fldChar w:fldCharType="begin"/>
      </w:r>
      <w:r w:rsidR="004D067A">
        <w:instrText xml:space="preserve"> ADDIN ZOTERO_ITEM CSL_CITATION {"citationID":"rVFSfUFA","properties":{"formattedCitation":"({\\i{}144})","plainCitation":"(144)","noteIndex":0},"citationItems":[{"id":1248,"uris":["http://zotero.org/users/13901503/items/ATW2MVB6"],"itemData":{"id":1248,"type":"article-journal","abstract":"&lt;p&gt;The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D067A" w:rsidRPr="004D067A">
        <w:t>(</w:t>
      </w:r>
      <w:r w:rsidR="004D067A" w:rsidRPr="004D067A">
        <w:rPr>
          <w:i/>
          <w:iCs/>
        </w:rPr>
        <w:t>144</w:t>
      </w:r>
      <w:r w:rsidR="004D067A" w:rsidRPr="004D067A">
        <w:t>)</w:t>
      </w:r>
      <w:r>
        <w:fldChar w:fldCharType="end"/>
      </w:r>
      <w:r>
        <w:t xml:space="preserve">. We modeled each taxon twice and compared model fit using AICc. The baseline model, </w:t>
      </w:r>
      <w:r w:rsidRPr="00AA1E85">
        <w:rPr>
          <w:i/>
          <w:iCs/>
        </w:rPr>
        <w:t>m_main</w:t>
      </w:r>
      <w:r>
        <w:t xml:space="preserve">, included predictors for social group, age, sex, rainfall, and fruit consumption. The temperature model, </w:t>
      </w:r>
      <w:r w:rsidRPr="00AA1E85">
        <w:rPr>
          <w:i/>
          <w:iCs/>
        </w:rPr>
        <w:t>m_full</w:t>
      </w:r>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taxon abundance. Taxa where </w:t>
      </w:r>
      <w:r w:rsidRPr="00AA1E85">
        <w:rPr>
          <w:i/>
          <w:iCs/>
        </w:rPr>
        <w:t>m_full</w:t>
      </w:r>
      <w:r>
        <w:t xml:space="preserve"> held greater than 50% of the model weight were considered temperature sensitive. We then used the </w:t>
      </w:r>
      <w:r w:rsidRPr="00497C02">
        <w:rPr>
          <w:i/>
          <w:iCs/>
        </w:rPr>
        <w:t>m_full</w:t>
      </w:r>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4C811B1A" w14:textId="4549E2D5" w:rsidR="00AF0CD3" w:rsidRDefault="00AF0CD3" w:rsidP="00AF0CD3">
      <w:pPr>
        <w:ind w:firstLine="720"/>
      </w:pPr>
      <w:r>
        <w:t>The modeling approach for the metabolic pathway data mirrored that used for the taxonomic data, except we modeled clr</w:t>
      </w:r>
      <w:r w:rsidR="00233DD2">
        <w:t>-</w:t>
      </w:r>
      <w:r>
        <w:t xml:space="preserve">transformed abundances instead of raw counts. This allowed us to use a Gaussian distribution and omit the offset term for log-transformed read depth, as the clr transformation already accounts for differences in sequencing depth. We used clr-transformed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r w:rsidRPr="00903A8C">
        <w:rPr>
          <w:i/>
          <w:iCs/>
        </w:rPr>
        <w:t>m_main</w:t>
      </w:r>
      <w:r>
        <w:t xml:space="preserve">, and once with the temperature model, </w:t>
      </w:r>
      <w:r w:rsidRPr="00903A8C">
        <w:rPr>
          <w:i/>
          <w:iCs/>
        </w:rPr>
        <w:t>m_full</w:t>
      </w:r>
      <w:r>
        <w:rPr>
          <w:i/>
          <w:iCs/>
        </w:rPr>
        <w:t xml:space="preserve"> </w:t>
      </w:r>
      <w:r>
        <w:t>(Fig 1S). We compared the models using AICc.</w:t>
      </w:r>
      <w:r w:rsidRPr="00903A8C">
        <w:t xml:space="preserve"> </w:t>
      </w:r>
      <w:r>
        <w:t>As in the taxonomic analysis, pathways for which m_full accounted for more than 50% of the model weight were considered temperature sensitive.</w:t>
      </w:r>
    </w:p>
    <w:p w14:paraId="0FF98170" w14:textId="77777777" w:rsidR="00AF0CD3" w:rsidRDefault="00AF0CD3" w:rsidP="00AF0CD3"/>
    <w:p w14:paraId="71E75E68" w14:textId="77777777" w:rsidR="00AF0CD3" w:rsidRPr="0081434A" w:rsidRDefault="00AF0CD3" w:rsidP="00AF0CD3">
      <w:pPr>
        <w:rPr>
          <w:u w:val="single"/>
        </w:rPr>
      </w:pPr>
      <w:r w:rsidRPr="0081434A">
        <w:rPr>
          <w:u w:val="single"/>
        </w:rPr>
        <w:t>Immune and temperature interaction analysis</w:t>
      </w:r>
    </w:p>
    <w:p w14:paraId="541DA8E0" w14:textId="5B30115D" w:rsidR="00AF0CD3" w:rsidRDefault="00AF0CD3" w:rsidP="00AF0CD3">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AICc. The baseline model, </w:t>
      </w:r>
      <w:r w:rsidRPr="00E17CBD">
        <w:rPr>
          <w:i/>
          <w:iCs/>
        </w:rPr>
        <w:t>m_immune_main</w:t>
      </w:r>
      <w:r>
        <w:t xml:space="preserve">, included the same predictors as </w:t>
      </w:r>
      <w:r w:rsidRPr="00E17CBD">
        <w:rPr>
          <w:i/>
          <w:iCs/>
        </w:rPr>
        <w:t>m_full</w:t>
      </w:r>
      <w:r>
        <w:t xml:space="preserve"> (</w:t>
      </w:r>
      <w:del w:id="127" w:author="Beehner, Jacinta" w:date="2025-07-16T13:24:00Z" w16du:dateUtc="2025-07-16T17:24:00Z">
        <w:r w:rsidDel="00671A14">
          <w:delText xml:space="preserve">i.e. </w:delText>
        </w:r>
      </w:del>
      <w:ins w:id="128" w:author="Beehner, Jacinta" w:date="2025-07-16T13:24:00Z" w16du:dateUtc="2025-07-16T17:24:00Z">
        <w:r w:rsidR="00671A14">
          <w:t xml:space="preserve">i.e., </w:t>
        </w:r>
      </w:ins>
      <w:r>
        <w:t xml:space="preserve">social group, age, sex, rainfall, fruit consumption, temperature, random effect for ID, log total reads offset). The interaction model, </w:t>
      </w:r>
      <w:r w:rsidRPr="00E17CBD">
        <w:rPr>
          <w:i/>
          <w:iCs/>
        </w:rPr>
        <w:t>m_immune_full</w:t>
      </w:r>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0E48533" w14:textId="5E16FF2A" w:rsidR="00AF0CD3" w:rsidRDefault="00AF0CD3" w:rsidP="00AF0CD3">
      <w:pPr>
        <w:ind w:firstLine="720"/>
      </w:pPr>
      <w:r>
        <w:t>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w:t>
      </w:r>
      <w:del w:id="129" w:author="Beehner, Jacinta" w:date="2025-07-16T13:24:00Z" w16du:dateUtc="2025-07-16T17:24:00Z">
        <w:r w:rsidDel="00671A14">
          <w:delText xml:space="preserve">i.e. </w:delText>
        </w:r>
      </w:del>
      <w:ins w:id="130" w:author="Beehner, Jacinta" w:date="2025-07-16T13:24:00Z" w16du:dateUtc="2025-07-16T17:24:00Z">
        <w:r w:rsidR="00671A14">
          <w:t xml:space="preserve">i.e., </w:t>
        </w:r>
      </w:ins>
      <w:r w:rsidRPr="00E17CBD">
        <w:rPr>
          <w:i/>
          <w:iCs/>
        </w:rPr>
        <w:t>m_full</w:t>
      </w:r>
      <w:r>
        <w:t xml:space="preserve"> held greater than 50% of the model weight). Then, we modeled each feature twice, once with </w:t>
      </w:r>
      <w:r w:rsidRPr="00E17CBD">
        <w:rPr>
          <w:i/>
          <w:iCs/>
        </w:rPr>
        <w:t>m_immune_main</w:t>
      </w:r>
      <w:r>
        <w:t xml:space="preserve"> and once with </w:t>
      </w:r>
      <w:r w:rsidRPr="00E17CBD">
        <w:rPr>
          <w:i/>
          <w:iCs/>
        </w:rPr>
        <w:t>m_immune_full</w:t>
      </w:r>
      <w:r>
        <w:t xml:space="preserve">, and compared model fit using AICc.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r w:rsidRPr="00E17CBD">
        <w:rPr>
          <w:i/>
          <w:iCs/>
        </w:rPr>
        <w:t>m_immune_full</w:t>
      </w:r>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6FCA4C3" w14:textId="77777777" w:rsidR="00516686" w:rsidRDefault="00516686" w:rsidP="00B85BCA"/>
    <w:p w14:paraId="74311779" w14:textId="4DB48A83" w:rsidR="00B85BCA" w:rsidRDefault="00B85BCA" w:rsidP="00B85BCA">
      <w:r>
        <w:t>Data availability statement: All the data and computer code used for this manuscript have been</w:t>
      </w:r>
      <w:r w:rsidRPr="00B85BCA">
        <w:t xml:space="preserve"> </w:t>
      </w:r>
      <w:r>
        <w:t xml:space="preserve">deposited </w:t>
      </w:r>
      <w:r w:rsidR="00595889">
        <w:t>in</w:t>
      </w:r>
      <w:r>
        <w:t xml:space="preserve"> a GitHub repository that will be made public</w:t>
      </w:r>
      <w:r w:rsidR="00EA48E4">
        <w:t xml:space="preserve"> upon acceptance</w:t>
      </w:r>
      <w:r>
        <w:t xml:space="preserve">. </w:t>
      </w:r>
      <w:r w:rsidR="00595889">
        <w:t>Raw sequence data generated by 16s rRNA amplicon sequencing and shotgun metagenomics will be deposited on NCBI</w:t>
      </w:r>
      <w:r w:rsidR="007D7132">
        <w:t xml:space="preserve"> upon publication. </w:t>
      </w:r>
    </w:p>
    <w:p w14:paraId="4519380E" w14:textId="77777777" w:rsidR="00516686" w:rsidRDefault="00516686" w:rsidP="00164D31">
      <w:pPr>
        <w:ind w:firstLine="720"/>
      </w:pPr>
    </w:p>
    <w:p w14:paraId="6129BED5" w14:textId="534B1C74" w:rsidR="00B24088" w:rsidRDefault="00AA2BE7" w:rsidP="00AD155B">
      <w:r>
        <w:t xml:space="preserve">Author contributions statement: </w:t>
      </w:r>
    </w:p>
    <w:p w14:paraId="6369A538" w14:textId="77777777" w:rsidR="00AA2BE7" w:rsidRDefault="00AA2BE7" w:rsidP="00AA2BE7">
      <w:r>
        <w:t xml:space="preserve">Conception and design of the manuscript: J.M.L. and A.J.M. </w:t>
      </w:r>
    </w:p>
    <w:p w14:paraId="43D68C50" w14:textId="77777777" w:rsidR="00AA2BE7" w:rsidRDefault="00AA2BE7" w:rsidP="00AA2BE7">
      <w:r>
        <w:t xml:space="preserve">Drafting of the manuscript: J.M.L., A.J.M., and K.R.M. </w:t>
      </w:r>
    </w:p>
    <w:p w14:paraId="1C814975" w14:textId="77777777" w:rsidR="00DC0AF6" w:rsidRDefault="00AA2BE7" w:rsidP="00AA2BE7">
      <w:r>
        <w:t xml:space="preserve">Statistical analysis and figures: J.M.L. and A.J.M. </w:t>
      </w:r>
    </w:p>
    <w:p w14:paraId="29429053" w14:textId="35F89538" w:rsidR="00AA2BE7" w:rsidRDefault="00AA2BE7" w:rsidP="00AA2BE7">
      <w:r w:rsidRPr="00AA2BE7">
        <w:t xml:space="preserve">R code: J.M.L. </w:t>
      </w:r>
    </w:p>
    <w:p w14:paraId="2A6D1DBF" w14:textId="459BD9E9" w:rsidR="00AA2BE7" w:rsidRDefault="00AA2BE7" w:rsidP="00AA2BE7">
      <w:r>
        <w:t xml:space="preserve">Sample acquisition: </w:t>
      </w:r>
      <w:commentRangeStart w:id="131"/>
      <w:r>
        <w:t xml:space="preserve">J.M.L., </w:t>
      </w:r>
      <w:r w:rsidRPr="00AA2BE7">
        <w:t>A.F.W.</w:t>
      </w:r>
      <w:r>
        <w:t>, and</w:t>
      </w:r>
      <w:r w:rsidRPr="00AA2BE7">
        <w:t xml:space="preserve"> J.C.O.</w:t>
      </w:r>
      <w:commentRangeEnd w:id="131"/>
      <w:r w:rsidR="00673BCB">
        <w:rPr>
          <w:rStyle w:val="CommentReference"/>
        </w:rPr>
        <w:commentReference w:id="131"/>
      </w:r>
    </w:p>
    <w:p w14:paraId="179D7533" w14:textId="1C47571E" w:rsidR="00AA2BE7" w:rsidRDefault="00AA2BE7" w:rsidP="00AA2BE7">
      <w:r>
        <w:t>Sample processing: J.M.L.</w:t>
      </w:r>
      <w:r w:rsidR="00DC0AF6">
        <w:t xml:space="preserve">, </w:t>
      </w:r>
      <w:r>
        <w:t>M.L.S.S</w:t>
      </w:r>
      <w:r w:rsidR="00DC0AF6">
        <w:t xml:space="preserve">., </w:t>
      </w:r>
      <w:r w:rsidR="00F55D84">
        <w:t xml:space="preserve">M.E.B. </w:t>
      </w:r>
      <w:r w:rsidR="00DC0AF6">
        <w:t xml:space="preserve">and </w:t>
      </w:r>
      <w:r w:rsidR="00DC0AF6" w:rsidRPr="00AA2BE7">
        <w:t>A.F.W.</w:t>
      </w:r>
    </w:p>
    <w:p w14:paraId="5B2C3DEB" w14:textId="3ADB5B5C" w:rsidR="00DC0AF6" w:rsidRDefault="00DC0AF6" w:rsidP="00AA2BE7">
      <w:r>
        <w:t xml:space="preserve">Study funding: </w:t>
      </w:r>
      <w:r w:rsidRPr="00DC0AF6">
        <w:t>J.M.L., M.E.B., and A.J.M.</w:t>
      </w:r>
    </w:p>
    <w:p w14:paraId="47C38439" w14:textId="74E1BC87" w:rsidR="00AA2BE7" w:rsidRDefault="00AA2BE7" w:rsidP="00AA2BE7">
      <w:r>
        <w:t>Field site funding, logistics, and management:</w:t>
      </w:r>
      <w:r w:rsidRPr="00AA2BE7">
        <w:t xml:space="preserve"> M.E.B., J.C.B., T.J.B. and J.C.O.</w:t>
      </w:r>
    </w:p>
    <w:p w14:paraId="336018DA" w14:textId="77777777" w:rsidR="00AA2BE7" w:rsidRDefault="00AA2BE7" w:rsidP="00AA2BE7"/>
    <w:p w14:paraId="6E6F8C17" w14:textId="05383C8D" w:rsidR="00AA2BE7" w:rsidRDefault="00DC0AF6" w:rsidP="00DC0AF6">
      <w:r>
        <w:t>Competing interests: The authors declare that they have no competing interests.</w:t>
      </w:r>
    </w:p>
    <w:p w14:paraId="77483006" w14:textId="77777777" w:rsidR="00DC0AF6" w:rsidRDefault="00DC0AF6" w:rsidP="00DC0AF6"/>
    <w:p w14:paraId="151FE5D4" w14:textId="1DE2E301" w:rsidR="00DC0AF6" w:rsidRDefault="00DC0AF6" w:rsidP="00DC0AF6">
      <w:r>
        <w:t>Funding information:</w:t>
      </w:r>
      <w:r w:rsidR="0041471A">
        <w:t xml:space="preserve"> </w:t>
      </w:r>
      <w:r>
        <w:t>This research was supported by National Science Foundation gran</w:t>
      </w:r>
      <w:del w:id="132" w:author="Beehner, Jacinta" w:date="2025-07-16T12:46:00Z" w16du:dateUtc="2025-07-16T16:46:00Z">
        <w:r w:rsidDel="00673BCB">
          <w:delText xml:space="preserve"> </w:delText>
        </w:r>
      </w:del>
      <w:r>
        <w:t>t</w:t>
      </w:r>
      <w:ins w:id="133" w:author="Beehner, Jacinta" w:date="2025-07-16T12:46:00Z" w16du:dateUtc="2025-07-16T16:46:00Z">
        <w:r w:rsidR="00673BCB">
          <w:t xml:space="preserve"> </w:t>
        </w:r>
      </w:ins>
      <w:r>
        <w:t xml:space="preserve">BA-DDRIG 2236061 awarded to J.M.L.; </w:t>
      </w:r>
      <w:r w:rsidR="0041471A">
        <w:t xml:space="preserve"> </w:t>
      </w:r>
      <w:r>
        <w:t>National Science Foundation grant BCS 1945121 awarded to T.J.B. (PI), M.E.B (Co-PI), and J.C.B. (Co-PI);</w:t>
      </w:r>
      <w:r w:rsidR="0041471A">
        <w:t xml:space="preserve"> </w:t>
      </w:r>
      <w:r>
        <w:t>National Science Foundation grant BCS 2127373 awarded to M.E.B.; a</w:t>
      </w:r>
      <w:r w:rsidR="0041471A">
        <w:t xml:space="preserve"> </w:t>
      </w:r>
      <w:r>
        <w:t>Leakey Foundation Research grant awarded to J.M.L.;</w:t>
      </w:r>
      <w:r w:rsidR="007D7132">
        <w:t xml:space="preserve"> </w:t>
      </w:r>
      <w:r w:rsidR="0041471A">
        <w:t>a</w:t>
      </w:r>
      <w:r>
        <w:t>n International Primatological Society Research Award awarded to J.M.L., a University of</w:t>
      </w:r>
      <w:r w:rsidR="0041471A">
        <w:t xml:space="preserve"> </w:t>
      </w:r>
      <w:r>
        <w:t>Michigan International Institute grant awarded to J.M.L.; and a University of Michigan Rackham</w:t>
      </w:r>
      <w:r w:rsidR="0041471A">
        <w:t xml:space="preserve"> </w:t>
      </w:r>
      <w:r>
        <w:t>Graduate School grant awarded to J.M.L.</w:t>
      </w:r>
    </w:p>
    <w:p w14:paraId="2E5ED192" w14:textId="77777777" w:rsidR="00BE58E8" w:rsidRDefault="00BE58E8" w:rsidP="00DC0AF6"/>
    <w:p w14:paraId="1FD7DDD7" w14:textId="43BB72D0" w:rsidR="009F0888" w:rsidRDefault="00BE58E8" w:rsidP="009F0888">
      <w:r>
        <w:t>Acknowledgements:</w:t>
      </w:r>
      <w:r w:rsidR="009F0888">
        <w:t xml:space="preserve"> We would like to thank the Costa Rican institutions el Sistema Nacional</w:t>
      </w:r>
    </w:p>
    <w:p w14:paraId="3766399A" w14:textId="77777777" w:rsidR="009F0888" w:rsidRDefault="009F0888" w:rsidP="009F0888">
      <w:r>
        <w:t>de Áreas de Conservación (SINAC), the Comisión Nacional para la Gestión de la Biodiversidad</w:t>
      </w:r>
    </w:p>
    <w:p w14:paraId="67BCA122" w14:textId="336E7EFB" w:rsidR="009F0888" w:rsidRDefault="009F0888" w:rsidP="009F0888">
      <w:r>
        <w:t xml:space="preserve">(CONAGEBIO), the </w:t>
      </w:r>
      <w:ins w:id="134" w:author="Beehner, Jacinta" w:date="2025-07-16T12:46:00Z" w16du:dateUtc="2025-07-16T16:46:00Z">
        <w:r w:rsidR="00673BCB" w:rsidRPr="00673BCB">
          <w:t>Ministerio de Ambiente y Energía</w:t>
        </w:r>
        <w:r w:rsidR="00673BCB" w:rsidRPr="00A16306">
          <w:rPr>
            <w:rFonts w:ascii="Helvetica" w:hAnsi="Helvetica"/>
            <w:sz w:val="22"/>
            <w:szCs w:val="22"/>
          </w:rPr>
          <w:t xml:space="preserve"> </w:t>
        </w:r>
      </w:ins>
      <w:del w:id="135" w:author="Beehner, Jacinta" w:date="2025-07-16T12:46:00Z" w16du:dateUtc="2025-07-16T16:46:00Z">
        <w:r w:rsidDel="00673BCB">
          <w:delText xml:space="preserve">Minesterio de Ambien y Energia </w:delText>
        </w:r>
      </w:del>
      <w:r>
        <w:t>(MINAE), and the Universidad Técnica</w:t>
      </w:r>
    </w:p>
    <w:p w14:paraId="4A7E8D89" w14:textId="77777777" w:rsidR="009F0888" w:rsidRDefault="009F0888" w:rsidP="009F0888">
      <w:r>
        <w:t>Nacional (UTN) for supporting our research. We acknowledge the Capuchinos de Taboga field</w:t>
      </w:r>
    </w:p>
    <w:p w14:paraId="5F6E2D6E" w14:textId="0534DDFF" w:rsidR="009F0888" w:rsidRDefault="009F0888" w:rsidP="009F0888">
      <w:r>
        <w:t>team for contributing to site logistics and data collection. We specifically want to thank L. F. Sinclair, V.</w:t>
      </w:r>
      <w:r w:rsidR="00B85BCA">
        <w:t xml:space="preserve"> </w:t>
      </w:r>
      <w:r>
        <w:t>A. Martins, S.</w:t>
      </w:r>
      <w:r w:rsidR="00B85BCA">
        <w:t xml:space="preserve"> </w:t>
      </w:r>
      <w:r>
        <w:t>A. Kovalaskas,</w:t>
      </w:r>
      <w:r w:rsidR="00B85BCA">
        <w:t xml:space="preserve"> </w:t>
      </w:r>
      <w:r>
        <w:t>W. E. Acevedo, E. M. Saborío, M. Chaves, C. I. Wright, C. Berry, and N. Guisneuf for</w:t>
      </w:r>
      <w:r w:rsidR="00B85BCA">
        <w:t xml:space="preserve"> </w:t>
      </w:r>
      <w:r>
        <w:t xml:space="preserve">help with sample collection and V. Viard for assistance in the laboratory. </w:t>
      </w:r>
      <w:r w:rsidR="00B85BCA">
        <w:t xml:space="preserve">We would also like to thank Amato lab member A. Pulvino, University of Michigan Bioinformatics Core director C. Gates, and University of Michigan </w:t>
      </w:r>
      <w:r w:rsidR="00B85BCA" w:rsidRPr="00B85BCA">
        <w:t xml:space="preserve">High Performance Computing Consultant </w:t>
      </w:r>
      <w:r w:rsidR="00B85BCA">
        <w:t xml:space="preserve">C. Antonelli </w:t>
      </w:r>
      <w:r w:rsidR="00AF0CD3">
        <w:t>for their assistance with bioinformatics</w:t>
      </w:r>
      <w:r w:rsidR="00B85BCA">
        <w:t xml:space="preserve">. </w:t>
      </w:r>
      <w:r>
        <w:t>All protocols involved</w:t>
      </w:r>
      <w:r w:rsidR="00B85BCA">
        <w:t xml:space="preserve"> </w:t>
      </w:r>
      <w:r>
        <w:t>in this study were previously approved by the University of Michigan IACUC (no.</w:t>
      </w:r>
      <w:r w:rsidR="00B85BCA">
        <w:t xml:space="preserve"> </w:t>
      </w:r>
      <w:r>
        <w:t>PRO00011898).</w:t>
      </w:r>
    </w:p>
    <w:p w14:paraId="27767CC9" w14:textId="49FC3EE7" w:rsidR="009F0888" w:rsidRDefault="009F0888" w:rsidP="00DC0AF6"/>
    <w:p w14:paraId="0781DFE0" w14:textId="6D05FFA1" w:rsidR="00BE58E8" w:rsidRDefault="007579EA" w:rsidP="00DC0AF6">
      <w:r>
        <w:rPr>
          <w:noProof/>
          <w14:ligatures w14:val="standardContextual"/>
        </w:rPr>
        <w:drawing>
          <wp:anchor distT="0" distB="0" distL="114300" distR="114300" simplePos="0" relativeHeight="251659264" behindDoc="0" locked="0" layoutInCell="1" allowOverlap="1" wp14:anchorId="5229542B" wp14:editId="1958199D">
            <wp:simplePos x="0" y="0"/>
            <wp:positionH relativeFrom="column">
              <wp:posOffset>-542925</wp:posOffset>
            </wp:positionH>
            <wp:positionV relativeFrom="paragraph">
              <wp:posOffset>251460</wp:posOffset>
            </wp:positionV>
            <wp:extent cx="7174865" cy="4782820"/>
            <wp:effectExtent l="0" t="0" r="635" b="508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3"/>
                    <a:stretch>
                      <a:fillRect/>
                    </a:stretch>
                  </pic:blipFill>
                  <pic:spPr>
                    <a:xfrm>
                      <a:off x="0" y="0"/>
                      <a:ext cx="7174865" cy="478282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1A329988" w14:textId="281930B0" w:rsidR="007579EA" w:rsidRDefault="007579EA" w:rsidP="00DC0AF6"/>
    <w:p w14:paraId="4EC178A2" w14:textId="11FCF6EA" w:rsidR="007579EA" w:rsidRDefault="007579EA" w:rsidP="007579E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725B9A76" w14:textId="75713A5C" w:rsidR="007579EA" w:rsidRDefault="007579EA" w:rsidP="00DC0AF6"/>
    <w:p w14:paraId="7E707932" w14:textId="77777777" w:rsidR="004A666D" w:rsidRDefault="004A666D" w:rsidP="00DC0AF6"/>
    <w:p w14:paraId="0F8A5C5D" w14:textId="77777777" w:rsidR="005728B3" w:rsidRDefault="005728B3" w:rsidP="004A666D">
      <w:r>
        <w:rPr>
          <w:noProof/>
          <w14:ligatures w14:val="standardContextual"/>
        </w:rPr>
        <w:drawing>
          <wp:anchor distT="0" distB="0" distL="114300" distR="114300" simplePos="0" relativeHeight="251660288" behindDoc="0" locked="0" layoutInCell="1" allowOverlap="1" wp14:anchorId="23CEFD77" wp14:editId="2BDF9324">
            <wp:simplePos x="0" y="0"/>
            <wp:positionH relativeFrom="column">
              <wp:posOffset>-83820</wp:posOffset>
            </wp:positionH>
            <wp:positionV relativeFrom="paragraph">
              <wp:posOffset>-231</wp:posOffset>
            </wp:positionV>
            <wp:extent cx="5265420" cy="8884920"/>
            <wp:effectExtent l="0" t="0" r="5080" b="5080"/>
            <wp:wrapTopAndBottom/>
            <wp:docPr id="112922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4936" name="Picture 1129224936"/>
                    <pic:cNvPicPr/>
                  </pic:nvPicPr>
                  <pic:blipFill>
                    <a:blip r:embed="rId14"/>
                    <a:stretch>
                      <a:fillRect/>
                    </a:stretch>
                  </pic:blipFill>
                  <pic:spPr>
                    <a:xfrm>
                      <a:off x="0" y="0"/>
                      <a:ext cx="5265420" cy="8884920"/>
                    </a:xfrm>
                    <a:prstGeom prst="rect">
                      <a:avLst/>
                    </a:prstGeom>
                  </pic:spPr>
                </pic:pic>
              </a:graphicData>
            </a:graphic>
            <wp14:sizeRelH relativeFrom="page">
              <wp14:pctWidth>0</wp14:pctWidth>
            </wp14:sizeRelH>
            <wp14:sizeRelV relativeFrom="page">
              <wp14:pctHeight>0</wp14:pctHeight>
            </wp14:sizeRelV>
          </wp:anchor>
        </w:drawing>
      </w:r>
    </w:p>
    <w:p w14:paraId="4B725AAA" w14:textId="31A10475" w:rsidR="004A666D" w:rsidRDefault="004A666D" w:rsidP="004A666D">
      <w:commentRangeStart w:id="136"/>
      <w:r>
        <w:rPr>
          <w:b/>
          <w:bCs/>
        </w:rPr>
        <w:t>F</w:t>
      </w:r>
      <w:r w:rsidRPr="001B7A29">
        <w:rPr>
          <w:b/>
          <w:bCs/>
        </w:rPr>
        <w:t>igure 2:</w:t>
      </w:r>
      <w:r>
        <w:t xml:space="preserve"> </w:t>
      </w:r>
      <w:commentRangeEnd w:id="136"/>
      <w:r w:rsidR="007A7BA9">
        <w:rPr>
          <w:rStyle w:val="CommentReference"/>
        </w:rPr>
        <w:commentReference w:id="136"/>
      </w:r>
      <w:r>
        <w:t>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w:t>
      </w:r>
      <w:r w:rsidR="007D7132">
        <w:t xml:space="preserve"> </w:t>
      </w:r>
      <w:r>
        <w:t xml:space="preserve">50% of the model weight are classified as temperature sensitive and are </w:t>
      </w:r>
      <w:del w:id="137" w:author="Beehner, Jacinta" w:date="2025-07-16T12:39:00Z" w16du:dateUtc="2025-07-16T16:39:00Z">
        <w:r w:rsidDel="00673BCB">
          <w:delText xml:space="preserve">marked </w:delText>
        </w:r>
      </w:del>
      <w:ins w:id="138" w:author="Beehner, Jacinta" w:date="2025-07-16T12:39:00Z" w16du:dateUtc="2025-07-16T16:39:00Z">
        <w:r w:rsidR="00673BCB">
          <w:t xml:space="preserve">depicted </w:t>
        </w:r>
      </w:ins>
      <w:r>
        <w:t>with red (negative association) or blue (positive association) circles at the branch tips. Genera with &lt;</w:t>
      </w:r>
      <w:r w:rsidR="007D7132">
        <w:t xml:space="preserve"> </w:t>
      </w:r>
      <w:r>
        <w:t>50% model weight are considered not temperature sensitive and are shown with grey circles. Most temperature-sensitive taxa decline in abundance with rising temperatures, especially within the Firmicutes and Bacteroidota phyla. In contrast, Proteobacteria</w:t>
      </w:r>
      <w:r w:rsidR="007D7132">
        <w:t xml:space="preserve"> and Campylobacterota</w:t>
      </w:r>
      <w:r>
        <w:t xml:space="preserve"> appear less temperature sensitive compared to the other phyla. </w:t>
      </w:r>
    </w:p>
    <w:p w14:paraId="47D5029A" w14:textId="77777777" w:rsidR="004A666D" w:rsidRDefault="004A666D" w:rsidP="00DC0AF6"/>
    <w:p w14:paraId="7B55C33F" w14:textId="77777777" w:rsidR="004A666D" w:rsidRDefault="004A666D" w:rsidP="00DC0AF6"/>
    <w:p w14:paraId="6933C428" w14:textId="77777777" w:rsidR="004A666D" w:rsidRDefault="004A666D" w:rsidP="00DC0AF6"/>
    <w:p w14:paraId="4B39C03A" w14:textId="77777777" w:rsidR="004A666D" w:rsidRDefault="004A666D" w:rsidP="00DC0AF6"/>
    <w:p w14:paraId="15F5E813" w14:textId="77777777" w:rsidR="004A666D" w:rsidRDefault="004A666D" w:rsidP="00DC0AF6"/>
    <w:p w14:paraId="22C754B0" w14:textId="77777777" w:rsidR="004A666D" w:rsidRDefault="004A666D" w:rsidP="00DC0AF6"/>
    <w:p w14:paraId="6A8149C6" w14:textId="77777777" w:rsidR="004A666D" w:rsidRDefault="004A666D" w:rsidP="00DC0AF6"/>
    <w:p w14:paraId="1C58D934" w14:textId="7CF8260A" w:rsidR="004A666D" w:rsidRDefault="004A666D" w:rsidP="00DC0AF6"/>
    <w:p w14:paraId="5110734D" w14:textId="77777777" w:rsidR="002B09F8" w:rsidRDefault="002B09F8" w:rsidP="00DC0AF6"/>
    <w:p w14:paraId="2B45EB52" w14:textId="77777777" w:rsidR="002B09F8" w:rsidRDefault="002B09F8" w:rsidP="00DC0AF6"/>
    <w:p w14:paraId="18ACD0E4" w14:textId="77777777" w:rsidR="002B09F8" w:rsidRDefault="002B09F8" w:rsidP="00DC0AF6"/>
    <w:p w14:paraId="182C9729" w14:textId="77777777" w:rsidR="002B09F8" w:rsidRDefault="002B09F8" w:rsidP="00DC0AF6"/>
    <w:p w14:paraId="508BE6A0" w14:textId="77777777" w:rsidR="002B09F8" w:rsidRDefault="002B09F8" w:rsidP="00DC0AF6"/>
    <w:p w14:paraId="115BD475" w14:textId="77777777" w:rsidR="002B09F8" w:rsidRDefault="002B09F8" w:rsidP="00DC0AF6"/>
    <w:p w14:paraId="0C8FDAB6" w14:textId="77777777" w:rsidR="002B09F8" w:rsidRDefault="002B09F8" w:rsidP="00DC0AF6"/>
    <w:p w14:paraId="1D21A7CD" w14:textId="77777777" w:rsidR="002B09F8" w:rsidRDefault="002B09F8" w:rsidP="00DC0AF6"/>
    <w:p w14:paraId="3DB84CA1" w14:textId="77777777" w:rsidR="002B09F8" w:rsidRDefault="002B09F8" w:rsidP="00DC0AF6"/>
    <w:p w14:paraId="2E03CB3C" w14:textId="77777777" w:rsidR="002B09F8" w:rsidRDefault="002B09F8" w:rsidP="00DC0AF6"/>
    <w:p w14:paraId="0E1D9356" w14:textId="77777777" w:rsidR="002B09F8" w:rsidRDefault="002B09F8" w:rsidP="00DC0AF6"/>
    <w:p w14:paraId="58B09F6B" w14:textId="77777777" w:rsidR="002B09F8" w:rsidRDefault="002B09F8" w:rsidP="00DC0AF6"/>
    <w:p w14:paraId="2ADBDC7A" w14:textId="7156C63D" w:rsidR="005728B3" w:rsidRPr="005728B3" w:rsidRDefault="005728B3" w:rsidP="002B09F8">
      <w:r w:rsidRPr="005728B3">
        <w:rPr>
          <w:noProof/>
        </w:rPr>
        <w:drawing>
          <wp:anchor distT="0" distB="0" distL="114300" distR="114300" simplePos="0" relativeHeight="251661312" behindDoc="0" locked="0" layoutInCell="1" allowOverlap="1" wp14:anchorId="509F4786" wp14:editId="09CD2DC9">
            <wp:simplePos x="0" y="0"/>
            <wp:positionH relativeFrom="column">
              <wp:posOffset>-914820</wp:posOffset>
            </wp:positionH>
            <wp:positionV relativeFrom="paragraph">
              <wp:posOffset>629</wp:posOffset>
            </wp:positionV>
            <wp:extent cx="7673437" cy="8579491"/>
            <wp:effectExtent l="0" t="0" r="0" b="5715"/>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5"/>
                    <a:stretch>
                      <a:fillRect/>
                    </a:stretch>
                  </pic:blipFill>
                  <pic:spPr>
                    <a:xfrm>
                      <a:off x="0" y="0"/>
                      <a:ext cx="7698876" cy="8607934"/>
                    </a:xfrm>
                    <a:prstGeom prst="rect">
                      <a:avLst/>
                    </a:prstGeom>
                  </pic:spPr>
                </pic:pic>
              </a:graphicData>
            </a:graphic>
            <wp14:sizeRelH relativeFrom="page">
              <wp14:pctWidth>0</wp14:pctWidth>
            </wp14:sizeRelH>
            <wp14:sizeRelV relativeFrom="page">
              <wp14:pctHeight>0</wp14:pctHeight>
            </wp14:sizeRelV>
          </wp:anchor>
        </w:drawing>
      </w:r>
    </w:p>
    <w:p w14:paraId="209FD949" w14:textId="5AE6B0CC" w:rsidR="002B09F8" w:rsidRDefault="002B09F8" w:rsidP="002B09F8">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02A97528" w14:textId="4C157302" w:rsidR="002B09F8" w:rsidRDefault="00AD254A" w:rsidP="00DC0AF6">
      <w:commentRangeStart w:id="139"/>
      <w:r w:rsidRPr="00AD254A">
        <w:rPr>
          <w:noProof/>
        </w:rPr>
        <w:drawing>
          <wp:anchor distT="0" distB="0" distL="114300" distR="114300" simplePos="0" relativeHeight="251662336" behindDoc="0" locked="0" layoutInCell="1" allowOverlap="1" wp14:anchorId="290E7BF0" wp14:editId="54B60304">
            <wp:simplePos x="0" y="0"/>
            <wp:positionH relativeFrom="column">
              <wp:posOffset>-351689</wp:posOffset>
            </wp:positionH>
            <wp:positionV relativeFrom="paragraph">
              <wp:posOffset>207010</wp:posOffset>
            </wp:positionV>
            <wp:extent cx="6685915" cy="4883785"/>
            <wp:effectExtent l="0" t="0" r="0" b="5715"/>
            <wp:wrapTopAndBottom/>
            <wp:docPr id="226200177" name="Picture 3">
              <a:extLst xmlns:a="http://schemas.openxmlformats.org/drawingml/2006/main">
                <a:ext uri="{FF2B5EF4-FFF2-40B4-BE49-F238E27FC236}">
                  <a16:creationId xmlns:a16="http://schemas.microsoft.com/office/drawing/2014/main" id="{E2405633-F6F2-1432-4FA9-FBEB7D6E4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405633-F6F2-1432-4FA9-FBEB7D6E49EB}"/>
                        </a:ext>
                      </a:extLst>
                    </pic:cNvPr>
                    <pic:cNvPicPr>
                      <a:picLocks noChangeAspect="1"/>
                    </pic:cNvPicPr>
                  </pic:nvPicPr>
                  <pic:blipFill>
                    <a:blip r:embed="rId16"/>
                    <a:stretch>
                      <a:fillRect/>
                    </a:stretch>
                  </pic:blipFill>
                  <pic:spPr>
                    <a:xfrm>
                      <a:off x="0" y="0"/>
                      <a:ext cx="6685915" cy="4883785"/>
                    </a:xfrm>
                    <a:prstGeom prst="rect">
                      <a:avLst/>
                    </a:prstGeom>
                  </pic:spPr>
                </pic:pic>
              </a:graphicData>
            </a:graphic>
            <wp14:sizeRelH relativeFrom="page">
              <wp14:pctWidth>0</wp14:pctWidth>
            </wp14:sizeRelH>
            <wp14:sizeRelV relativeFrom="page">
              <wp14:pctHeight>0</wp14:pctHeight>
            </wp14:sizeRelV>
          </wp:anchor>
        </w:drawing>
      </w:r>
      <w:commentRangeEnd w:id="139"/>
      <w:r w:rsidR="00673BCB">
        <w:rPr>
          <w:rStyle w:val="CommentReference"/>
        </w:rPr>
        <w:commentReference w:id="139"/>
      </w:r>
    </w:p>
    <w:p w14:paraId="31DA661F" w14:textId="283AB99C" w:rsidR="002B09F8" w:rsidRDefault="002B09F8" w:rsidP="00DC0AF6"/>
    <w:p w14:paraId="30898045" w14:textId="7008EDFC" w:rsidR="00AD254A" w:rsidRDefault="004F2F35" w:rsidP="004F2F35">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w:t>
      </w:r>
      <w:r w:rsidR="00AD254A">
        <w:t xml:space="preserve"> Taxa highlighted in the results and discussion are labeled on the right side of each row. A complete list of all taxa included in the plots is available in Supplementary Table 3. </w:t>
      </w:r>
    </w:p>
    <w:p w14:paraId="6B296FC5" w14:textId="219EDC01" w:rsidR="00F156E2" w:rsidRDefault="00F66497" w:rsidP="004F2F35">
      <w:r w:rsidRPr="00F66497">
        <w:rPr>
          <w:noProof/>
        </w:rPr>
        <w:drawing>
          <wp:anchor distT="0" distB="0" distL="114300" distR="114300" simplePos="0" relativeHeight="251663360" behindDoc="0" locked="0" layoutInCell="1" allowOverlap="1" wp14:anchorId="0CA9890D" wp14:editId="0147DE29">
            <wp:simplePos x="0" y="0"/>
            <wp:positionH relativeFrom="column">
              <wp:posOffset>0</wp:posOffset>
            </wp:positionH>
            <wp:positionV relativeFrom="paragraph">
              <wp:posOffset>292346</wp:posOffset>
            </wp:positionV>
            <wp:extent cx="5943600" cy="6810375"/>
            <wp:effectExtent l="0" t="0" r="0" b="0"/>
            <wp:wrapTopAndBottom/>
            <wp:docPr id="1351429182" name="Picture 3">
              <a:extLst xmlns:a="http://schemas.openxmlformats.org/drawingml/2006/main">
                <a:ext uri="{FF2B5EF4-FFF2-40B4-BE49-F238E27FC236}">
                  <a16:creationId xmlns:a16="http://schemas.microsoft.com/office/drawing/2014/main" id="{B0AC8BA7-EF41-0BCA-472E-460DF5D6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AC8BA7-EF41-0BCA-472E-460DF5D672E5}"/>
                        </a:ext>
                      </a:extLst>
                    </pic:cNvPr>
                    <pic:cNvPicPr>
                      <a:picLocks noChangeAspect="1"/>
                    </pic:cNvPicPr>
                  </pic:nvPicPr>
                  <pic:blipFill>
                    <a:blip r:embed="rId17"/>
                    <a:stretch>
                      <a:fillRect/>
                    </a:stretch>
                  </pic:blipFill>
                  <pic:spPr>
                    <a:xfrm>
                      <a:off x="0" y="0"/>
                      <a:ext cx="5943600" cy="6810375"/>
                    </a:xfrm>
                    <a:prstGeom prst="rect">
                      <a:avLst/>
                    </a:prstGeom>
                  </pic:spPr>
                </pic:pic>
              </a:graphicData>
            </a:graphic>
            <wp14:sizeRelH relativeFrom="page">
              <wp14:pctWidth>0</wp14:pctWidth>
            </wp14:sizeRelH>
            <wp14:sizeRelV relativeFrom="page">
              <wp14:pctHeight>0</wp14:pctHeight>
            </wp14:sizeRelV>
          </wp:anchor>
        </w:drawing>
      </w:r>
    </w:p>
    <w:p w14:paraId="52E1A5D1" w14:textId="08120590" w:rsidR="00F156E2" w:rsidRDefault="00F156E2" w:rsidP="004F2F35"/>
    <w:p w14:paraId="18AEA2E8" w14:textId="141E5B8F" w:rsidR="008F171B" w:rsidRDefault="00F156E2" w:rsidP="008F171B">
      <w:r w:rsidRPr="008F171B">
        <w:rPr>
          <w:b/>
          <w:bCs/>
        </w:rPr>
        <w:t>Figure 5:</w:t>
      </w:r>
      <w:r>
        <w:t xml:space="preserve"> The relationship between metabolic pathway abundance and temperature plotted across two distinct ranges of neopterin concentration. There are two main effects. </w:t>
      </w:r>
      <w:r w:rsidR="008F171B">
        <w:t xml:space="preserve">Rows </w:t>
      </w:r>
      <w:r w:rsidR="008F171B" w:rsidRPr="008F171B">
        <w:rPr>
          <w:b/>
          <w:bCs/>
        </w:rPr>
        <w:t>A-C</w:t>
      </w:r>
      <w:r w:rsidR="008F171B">
        <w:t xml:space="preserve"> include pathways for which the relationship becomes increasingly negative</w:t>
      </w:r>
      <w:r w:rsidR="0053457E">
        <w:t xml:space="preserve"> at higher neopterin</w:t>
      </w:r>
      <w:r w:rsidR="008F171B">
        <w:t xml:space="preserve">, either through a slope that switches from positive to negative (Row </w:t>
      </w:r>
      <w:r w:rsidR="008F171B">
        <w:rPr>
          <w:b/>
          <w:bCs/>
        </w:rPr>
        <w:t>A</w:t>
      </w:r>
      <w:r w:rsidR="008F171B">
        <w:t xml:space="preserve">), a slope that becomes less positive (Row </w:t>
      </w:r>
      <w:r w:rsidR="008F171B">
        <w:rPr>
          <w:b/>
          <w:bCs/>
        </w:rPr>
        <w:t>B</w:t>
      </w:r>
      <w:r w:rsidR="008F171B">
        <w:t xml:space="preserve">), or an increasingly negative slope (Row </w:t>
      </w:r>
      <w:r w:rsidR="008F171B">
        <w:rPr>
          <w:b/>
          <w:bCs/>
        </w:rPr>
        <w:t>C</w:t>
      </w:r>
      <w:r w:rsidR="008F171B">
        <w:t xml:space="preserve">). Rows </w:t>
      </w:r>
      <w:r w:rsidR="008F171B">
        <w:rPr>
          <w:b/>
          <w:bCs/>
        </w:rPr>
        <w:t xml:space="preserve">D </w:t>
      </w:r>
      <w:r w:rsidR="008F171B">
        <w:t xml:space="preserve">and </w:t>
      </w:r>
      <w:r w:rsidR="008F171B">
        <w:rPr>
          <w:b/>
          <w:bCs/>
        </w:rPr>
        <w:t>E</w:t>
      </w:r>
      <w:r w:rsidR="008F171B">
        <w:t xml:space="preserve"> include pathways for which the relationship between temperature and abundance becomes increasingly positive at higher neopterin, either through a slope that switches from negative to positive (Row </w:t>
      </w:r>
      <w:r w:rsidR="008F171B">
        <w:rPr>
          <w:b/>
          <w:bCs/>
        </w:rPr>
        <w:t>D</w:t>
      </w:r>
      <w:r w:rsidR="008F171B">
        <w:t xml:space="preserve">) or an increasingly positive slope (Row </w:t>
      </w:r>
      <w:r w:rsidR="008F171B">
        <w:rPr>
          <w:b/>
          <w:bCs/>
        </w:rPr>
        <w:t>E</w:t>
      </w:r>
      <w:r w:rsidR="008F171B">
        <w:t xml:space="preserve">). Pathways highlighted in the results and discussion are labeled on the right side of each row. A complete list of all pathways included in the plots is available in Supplementary Table 4. </w:t>
      </w:r>
    </w:p>
    <w:p w14:paraId="18DB00AA" w14:textId="77777777" w:rsidR="00D21653" w:rsidRDefault="00D21653" w:rsidP="00DC0AF6"/>
    <w:p w14:paraId="723CF0BC" w14:textId="77777777" w:rsidR="007D7132" w:rsidRDefault="007D7132" w:rsidP="00DC0AF6"/>
    <w:p w14:paraId="54383129" w14:textId="77777777" w:rsidR="007D7132" w:rsidRDefault="007D7132" w:rsidP="00DC0AF6"/>
    <w:p w14:paraId="6F818C48" w14:textId="77777777" w:rsidR="007D7132" w:rsidRDefault="007D7132" w:rsidP="00DC0AF6"/>
    <w:p w14:paraId="208E806E" w14:textId="77777777" w:rsidR="007D7132" w:rsidRDefault="007D7132" w:rsidP="00DC0AF6"/>
    <w:p w14:paraId="12A058FC" w14:textId="77777777" w:rsidR="007D7132" w:rsidRDefault="007D7132" w:rsidP="00DC0AF6"/>
    <w:p w14:paraId="25B00AE9" w14:textId="77777777" w:rsidR="007D7132" w:rsidRDefault="007D7132" w:rsidP="00DC0AF6"/>
    <w:p w14:paraId="140978CE" w14:textId="77777777" w:rsidR="007D7132" w:rsidRDefault="007D7132" w:rsidP="00DC0AF6"/>
    <w:p w14:paraId="32669352" w14:textId="77777777" w:rsidR="007D7132" w:rsidRDefault="007D7132" w:rsidP="00DC0AF6"/>
    <w:p w14:paraId="4A581D2F" w14:textId="2B997BF7" w:rsidR="00AF0CD3" w:rsidRDefault="00AF0CD3" w:rsidP="00DC0AF6">
      <w:r w:rsidRPr="00AF0CD3">
        <w:rPr>
          <w:noProof/>
        </w:rPr>
        <w:drawing>
          <wp:anchor distT="0" distB="0" distL="114300" distR="114300" simplePos="0" relativeHeight="251664384" behindDoc="0" locked="0" layoutInCell="1" allowOverlap="1" wp14:anchorId="2AC539B8" wp14:editId="31BC9B2B">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8"/>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rsidR="00D21653">
        <w:t xml:space="preserve">Supplement: </w:t>
      </w:r>
    </w:p>
    <w:p w14:paraId="7366AC5C" w14:textId="52AB89D2" w:rsidR="00AF0CD3" w:rsidRDefault="00AF0CD3" w:rsidP="00DC0AF6"/>
    <w:p w14:paraId="250D102D" w14:textId="5E85023B" w:rsidR="00AF0CD3" w:rsidRDefault="00AF0CD3" w:rsidP="00AF0CD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r w:rsidRPr="006F78AD">
        <w:rPr>
          <w:i/>
          <w:iCs/>
        </w:rPr>
        <w:t>m_full</w:t>
      </w:r>
      <w:r>
        <w:t xml:space="preserve"> accounted for more than 50% of the model weight were included in the neopterin–temperature interaction analysis.</w:t>
      </w:r>
    </w:p>
    <w:p w14:paraId="030D8958" w14:textId="77777777" w:rsidR="00AE5F46" w:rsidRDefault="00AE5F46" w:rsidP="00AF0CD3"/>
    <w:p w14:paraId="653C57C0" w14:textId="075889C6" w:rsidR="00AE5F46" w:rsidRDefault="00AE5F46" w:rsidP="00AF0CD3">
      <w:r>
        <w:rPr>
          <w:noProof/>
          <w14:ligatures w14:val="standardContextual"/>
        </w:rPr>
        <w:drawing>
          <wp:anchor distT="0" distB="0" distL="114300" distR="114300" simplePos="0" relativeHeight="251665408" behindDoc="0" locked="0" layoutInCell="1" allowOverlap="1" wp14:anchorId="6AAA3051" wp14:editId="73829850">
            <wp:simplePos x="0" y="0"/>
            <wp:positionH relativeFrom="column">
              <wp:posOffset>0</wp:posOffset>
            </wp:positionH>
            <wp:positionV relativeFrom="paragraph">
              <wp:posOffset>454</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9"/>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FDD2005" w14:textId="77777777" w:rsidR="00AE5F46" w:rsidRDefault="00AE5F46" w:rsidP="00AE5F46">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66430DCD" w14:textId="77777777" w:rsidR="00D21653" w:rsidRDefault="00D21653" w:rsidP="00DC0AF6"/>
    <w:p w14:paraId="0DE5ACB2" w14:textId="5CE245A5" w:rsidR="00E37B3B" w:rsidRDefault="00D21653" w:rsidP="00E37B3B">
      <w:r w:rsidRPr="00AE5F46">
        <w:rPr>
          <w:b/>
          <w:bCs/>
        </w:rPr>
        <w:t>Table</w:t>
      </w:r>
      <w:r w:rsidR="00AE5F46">
        <w:rPr>
          <w:b/>
          <w:bCs/>
        </w:rPr>
        <w:t xml:space="preserve"> 1S</w:t>
      </w:r>
      <w:r w:rsidRPr="00AE5F46">
        <w:rPr>
          <w:b/>
          <w:bCs/>
        </w:rPr>
        <w:t>:</w:t>
      </w:r>
      <w:r>
        <w:t xml:space="preserve"> </w:t>
      </w:r>
      <w:r w:rsidR="00E37B3B">
        <w:t>Excel file containing results from the differential abundance analysis of 163 microbial taxa</w:t>
      </w:r>
      <w:r w:rsidR="00B40CA0">
        <w:t xml:space="preserve"> to evaluate their relationship with temperature</w:t>
      </w:r>
      <w:r w:rsidR="00E37B3B">
        <w:t xml:space="preserve">. The analysis compares a baseline model, </w:t>
      </w:r>
      <w:r w:rsidR="00E37B3B" w:rsidRPr="00E37B3B">
        <w:rPr>
          <w:i/>
          <w:iCs/>
        </w:rPr>
        <w:t>m_main</w:t>
      </w:r>
      <w:r w:rsidR="00E37B3B">
        <w:t xml:space="preserve">, which includes predictors for social group, age, sex, rainfall, and fruit consumption, to a full model, </w:t>
      </w:r>
      <w:r w:rsidR="00E37B3B" w:rsidRPr="00E37B3B">
        <w:rPr>
          <w:i/>
          <w:iCs/>
        </w:rPr>
        <w:t>m_full</w:t>
      </w:r>
      <w:r w:rsidR="00E37B3B">
        <w:t xml:space="preserve">, that includes all the same predictors plus temperature. The column contents are as follows: </w:t>
      </w:r>
    </w:p>
    <w:p w14:paraId="1F40739F" w14:textId="77777777" w:rsidR="00E37B3B" w:rsidRDefault="00E37B3B" w:rsidP="00E37B3B"/>
    <w:p w14:paraId="40D2FF3D" w14:textId="77777777" w:rsidR="00E37B3B" w:rsidRDefault="00E37B3B" w:rsidP="00E37B3B">
      <w:pPr>
        <w:pStyle w:val="ListParagraph"/>
        <w:numPr>
          <w:ilvl w:val="0"/>
          <w:numId w:val="2"/>
        </w:numPr>
      </w:pPr>
      <w:r>
        <w:t>Column 1: Taxon name</w:t>
      </w:r>
    </w:p>
    <w:p w14:paraId="6731174C" w14:textId="77777777" w:rsidR="00E37B3B" w:rsidRDefault="00E37B3B" w:rsidP="00E37B3B">
      <w:pPr>
        <w:pStyle w:val="ListParagraph"/>
        <w:numPr>
          <w:ilvl w:val="0"/>
          <w:numId w:val="2"/>
        </w:numPr>
      </w:pPr>
      <w:r>
        <w:t xml:space="preserve">Column 2: Temperature coefficient from the </w:t>
      </w:r>
      <w:r w:rsidRPr="00E37B3B">
        <w:rPr>
          <w:i/>
          <w:iCs/>
        </w:rPr>
        <w:t>m_full</w:t>
      </w:r>
      <w:r>
        <w:t xml:space="preserve"> model</w:t>
      </w:r>
    </w:p>
    <w:p w14:paraId="597A9C84" w14:textId="24CAD05C" w:rsidR="00E37B3B" w:rsidRDefault="00E37B3B" w:rsidP="00E37B3B">
      <w:pPr>
        <w:pStyle w:val="ListParagraph"/>
        <w:numPr>
          <w:ilvl w:val="0"/>
          <w:numId w:val="2"/>
        </w:numPr>
      </w:pPr>
      <w:r>
        <w:t>Columns 3</w:t>
      </w:r>
      <w:r w:rsidR="00F5641E">
        <w:t>-</w:t>
      </w:r>
      <w:r>
        <w:t>7: Standard error and 50% and 95% confidence intervals for the temperature coefficient</w:t>
      </w:r>
    </w:p>
    <w:p w14:paraId="25F0963E" w14:textId="35B80F0A" w:rsidR="00E37B3B" w:rsidRDefault="00E37B3B" w:rsidP="00E37B3B">
      <w:pPr>
        <w:pStyle w:val="ListParagraph"/>
        <w:numPr>
          <w:ilvl w:val="0"/>
          <w:numId w:val="2"/>
        </w:numPr>
      </w:pPr>
      <w:r>
        <w:t>Columns 8</w:t>
      </w:r>
      <w:r w:rsidR="00F5641E">
        <w:t>-</w:t>
      </w:r>
      <w:r>
        <w:t>9: Taxonomic classification</w:t>
      </w:r>
    </w:p>
    <w:p w14:paraId="1184EBB9" w14:textId="77777777" w:rsidR="00E37B3B" w:rsidRDefault="00E37B3B" w:rsidP="00E37B3B">
      <w:pPr>
        <w:pStyle w:val="ListParagraph"/>
        <w:numPr>
          <w:ilvl w:val="0"/>
          <w:numId w:val="2"/>
        </w:numPr>
      </w:pPr>
      <w:r>
        <w:t xml:space="preserve">Column 10: Model weight for the </w:t>
      </w:r>
      <w:r w:rsidRPr="00AE5F46">
        <w:rPr>
          <w:i/>
          <w:iCs/>
        </w:rPr>
        <w:t>m_full</w:t>
      </w:r>
      <w:r>
        <w:t xml:space="preserve"> model</w:t>
      </w:r>
    </w:p>
    <w:p w14:paraId="47A861E5" w14:textId="77777777" w:rsidR="00E37B3B" w:rsidRDefault="00E37B3B" w:rsidP="00E37B3B">
      <w:pPr>
        <w:pStyle w:val="ListParagraph"/>
        <w:numPr>
          <w:ilvl w:val="0"/>
          <w:numId w:val="2"/>
        </w:numPr>
      </w:pPr>
      <w:r>
        <w:t>Column 11: Direction of the temperature coefficient (positive or negative)</w:t>
      </w:r>
    </w:p>
    <w:p w14:paraId="7C860511" w14:textId="2C8D66AA" w:rsidR="00E37B3B" w:rsidRDefault="00E37B3B" w:rsidP="00E37B3B">
      <w:pPr>
        <w:pStyle w:val="ListParagraph"/>
        <w:numPr>
          <w:ilvl w:val="0"/>
          <w:numId w:val="2"/>
        </w:numPr>
      </w:pPr>
      <w:r>
        <w:t>Column 12: Classification of the taxon as temperature-sensitive (model weight &gt; 0.5) or neutral (model weight ≤ 0.5)</w:t>
      </w:r>
    </w:p>
    <w:p w14:paraId="2CDB4537" w14:textId="77777777" w:rsidR="00E37B3B" w:rsidRDefault="00E37B3B" w:rsidP="00DC0AF6"/>
    <w:p w14:paraId="37943382" w14:textId="436D5183" w:rsidR="000702CE" w:rsidRDefault="000702CE" w:rsidP="000702CE">
      <w:r w:rsidRPr="00AE5F46">
        <w:rPr>
          <w:b/>
          <w:bCs/>
        </w:rPr>
        <w:t>Table</w:t>
      </w:r>
      <w:r w:rsidR="00AE5F46">
        <w:rPr>
          <w:b/>
          <w:bCs/>
        </w:rPr>
        <w:t xml:space="preserve"> 2S</w:t>
      </w:r>
      <w:r w:rsidRPr="00AE5F46">
        <w:rPr>
          <w:b/>
          <w:bCs/>
        </w:rPr>
        <w:t>:</w:t>
      </w:r>
      <w:r>
        <w:t xml:space="preserve"> Excel file containing results from the differential abundance analysis of </w:t>
      </w:r>
      <w:r w:rsidR="00F5641E">
        <w:t>38</w:t>
      </w:r>
      <w:r>
        <w:t xml:space="preserve">3 </w:t>
      </w:r>
      <w:r w:rsidR="00B40CA0">
        <w:t>metabolic pathways to evaluate their relationship with temperature.</w:t>
      </w:r>
      <w:r>
        <w:t xml:space="preserve"> The analysis compare</w:t>
      </w:r>
      <w:r w:rsidR="00B40CA0">
        <w:t>s</w:t>
      </w:r>
      <w:r>
        <w:t xml:space="preserve"> a baseline model, </w:t>
      </w:r>
      <w:r w:rsidRPr="00E37B3B">
        <w:rPr>
          <w:i/>
          <w:iCs/>
        </w:rPr>
        <w:t>m_main</w:t>
      </w:r>
      <w:r>
        <w:t xml:space="preserve">, which includes predictors for social group, age, sex, rainfall, and fruit consumption, to a full model, </w:t>
      </w:r>
      <w:r w:rsidRPr="00E37B3B">
        <w:rPr>
          <w:i/>
          <w:iCs/>
        </w:rPr>
        <w:t>m_full</w:t>
      </w:r>
      <w:r>
        <w:t xml:space="preserve">, that includes all the same predictors plus temperature. The column contents are as follows: </w:t>
      </w:r>
    </w:p>
    <w:p w14:paraId="4B88E5CE" w14:textId="77777777" w:rsidR="000702CE" w:rsidRDefault="000702CE" w:rsidP="000702CE"/>
    <w:p w14:paraId="5DE4F909" w14:textId="672FE578" w:rsidR="000702CE" w:rsidRDefault="000702CE" w:rsidP="000702CE">
      <w:pPr>
        <w:pStyle w:val="ListParagraph"/>
        <w:numPr>
          <w:ilvl w:val="0"/>
          <w:numId w:val="2"/>
        </w:numPr>
      </w:pPr>
      <w:r>
        <w:t xml:space="preserve">Column 1: </w:t>
      </w:r>
      <w:r w:rsidR="00F5641E">
        <w:t>pathway Metacyc ID</w:t>
      </w:r>
    </w:p>
    <w:p w14:paraId="3432A902" w14:textId="77777777" w:rsidR="000702CE" w:rsidRDefault="000702CE" w:rsidP="000702CE">
      <w:pPr>
        <w:pStyle w:val="ListParagraph"/>
        <w:numPr>
          <w:ilvl w:val="0"/>
          <w:numId w:val="2"/>
        </w:numPr>
      </w:pPr>
      <w:r>
        <w:t xml:space="preserve">Column 2: Temperature coefficient from the </w:t>
      </w:r>
      <w:r w:rsidRPr="00E37B3B">
        <w:rPr>
          <w:i/>
          <w:iCs/>
        </w:rPr>
        <w:t>m_full</w:t>
      </w:r>
      <w:r>
        <w:t xml:space="preserve"> model</w:t>
      </w:r>
    </w:p>
    <w:p w14:paraId="168A8A4B" w14:textId="77777777" w:rsidR="000702CE" w:rsidRDefault="000702CE" w:rsidP="000702CE">
      <w:pPr>
        <w:pStyle w:val="ListParagraph"/>
        <w:numPr>
          <w:ilvl w:val="0"/>
          <w:numId w:val="2"/>
        </w:numPr>
      </w:pPr>
      <w:r>
        <w:t>Columns 3–7: Standard error and 50% and 95% confidence intervals for the temperature coefficient</w:t>
      </w:r>
    </w:p>
    <w:p w14:paraId="7A8C3EF5" w14:textId="77777777" w:rsidR="00F5641E" w:rsidRDefault="00F5641E" w:rsidP="00F5641E">
      <w:pPr>
        <w:pStyle w:val="ListParagraph"/>
        <w:numPr>
          <w:ilvl w:val="0"/>
          <w:numId w:val="2"/>
        </w:numPr>
      </w:pPr>
      <w:r>
        <w:t>Column 8: pathway name</w:t>
      </w:r>
    </w:p>
    <w:p w14:paraId="75282694" w14:textId="0D353858" w:rsidR="000702CE" w:rsidRDefault="000702CE" w:rsidP="00F5641E">
      <w:pPr>
        <w:pStyle w:val="ListParagraph"/>
        <w:numPr>
          <w:ilvl w:val="0"/>
          <w:numId w:val="2"/>
        </w:numPr>
      </w:pPr>
      <w:r>
        <w:t xml:space="preserve">Column </w:t>
      </w:r>
      <w:r w:rsidR="00F5641E">
        <w:t>9</w:t>
      </w:r>
      <w:r>
        <w:t>: Model weight for the m_full model</w:t>
      </w:r>
    </w:p>
    <w:p w14:paraId="205CE9FD" w14:textId="3F2F955E" w:rsidR="000702CE" w:rsidRDefault="000702CE" w:rsidP="000702CE">
      <w:pPr>
        <w:pStyle w:val="ListParagraph"/>
        <w:numPr>
          <w:ilvl w:val="0"/>
          <w:numId w:val="2"/>
        </w:numPr>
      </w:pPr>
      <w:r>
        <w:t>Column 1</w:t>
      </w:r>
      <w:r w:rsidR="00F5641E">
        <w:t>0</w:t>
      </w:r>
      <w:r>
        <w:t>: Direction of the temperature coefficient (positive or negative)</w:t>
      </w:r>
    </w:p>
    <w:p w14:paraId="278949E1" w14:textId="0998753A" w:rsidR="000702CE" w:rsidRDefault="000702CE" w:rsidP="000702CE">
      <w:pPr>
        <w:pStyle w:val="ListParagraph"/>
        <w:numPr>
          <w:ilvl w:val="0"/>
          <w:numId w:val="2"/>
        </w:numPr>
      </w:pPr>
      <w:r>
        <w:t xml:space="preserve">Column 12: Classification of the </w:t>
      </w:r>
      <w:r w:rsidR="00F5641E">
        <w:t xml:space="preserve">pathway </w:t>
      </w:r>
      <w:r>
        <w:t>as temperature-sensitive (model weight &gt; 0.5) or neutral (model weight ≤ 0.5)</w:t>
      </w:r>
    </w:p>
    <w:p w14:paraId="71669BC1" w14:textId="03D995D5" w:rsidR="00D21653" w:rsidRDefault="00F5641E" w:rsidP="001B4A1F">
      <w:pPr>
        <w:pStyle w:val="ListParagraph"/>
        <w:numPr>
          <w:ilvl w:val="0"/>
          <w:numId w:val="2"/>
        </w:numPr>
      </w:pPr>
      <w:r>
        <w:t>Columns 13-14: Functional category assignments for each pathway, or an indication if the pathway was not assigned to any functional category.</w:t>
      </w:r>
    </w:p>
    <w:p w14:paraId="3E99BAE7" w14:textId="77777777" w:rsidR="00B40CA0" w:rsidRDefault="00B40CA0" w:rsidP="00B40CA0"/>
    <w:p w14:paraId="717ED000" w14:textId="0FD54AEC" w:rsidR="00B40CA0" w:rsidRDefault="00AE5F46" w:rsidP="00B40CA0">
      <w:r>
        <w:rPr>
          <w:noProof/>
          <w14:ligatures w14:val="standardContextual"/>
        </w:rPr>
        <w:drawing>
          <wp:anchor distT="0" distB="0" distL="114300" distR="114300" simplePos="0" relativeHeight="251666432" behindDoc="0" locked="0" layoutInCell="1" allowOverlap="1" wp14:anchorId="7581F5CA" wp14:editId="7EC7D087">
            <wp:simplePos x="0" y="0"/>
            <wp:positionH relativeFrom="column">
              <wp:posOffset>0</wp:posOffset>
            </wp:positionH>
            <wp:positionV relativeFrom="paragraph">
              <wp:posOffset>233582</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2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AEAB55A" w14:textId="2552D4A0" w:rsidR="00AE5F46" w:rsidRDefault="00AE5F46" w:rsidP="00B40CA0"/>
    <w:p w14:paraId="60ECB99D" w14:textId="0EDE4B89" w:rsidR="00AE5F46" w:rsidRDefault="00AE5F46" w:rsidP="00B40CA0"/>
    <w:p w14:paraId="0E982007" w14:textId="77777777" w:rsidR="00AE5F46" w:rsidRDefault="00AE5F46" w:rsidP="00AE5F46">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7E4EB3" w14:textId="77777777" w:rsidR="00AE5F46" w:rsidRDefault="00AE5F46" w:rsidP="00B40CA0"/>
    <w:p w14:paraId="61E261C4" w14:textId="77777777" w:rsidR="00AE5F46" w:rsidRDefault="00AE5F46" w:rsidP="00AE5F46">
      <w:r w:rsidRPr="00AE5F46">
        <w:rPr>
          <w:b/>
          <w:bCs/>
        </w:rPr>
        <w:t>Table 3S:</w:t>
      </w:r>
      <w:r>
        <w:t xml:space="preserve"> Excel file containing the results of the second comparative modeling approach containing 20 taxa whose relationship with temperature is associated with neopterin. The analysis compares a baseline model, </w:t>
      </w:r>
      <w:r w:rsidRPr="00DF2C6D">
        <w:rPr>
          <w:i/>
          <w:iCs/>
        </w:rPr>
        <w:t>m_immune_main</w:t>
      </w:r>
      <w:r>
        <w:t xml:space="preserve">, which includes predictors for social group, age, sex, rainfall, and fruit consumption, and temperature to a full model, </w:t>
      </w:r>
      <w:r w:rsidRPr="00E17CBD">
        <w:rPr>
          <w:i/>
          <w:iCs/>
        </w:rPr>
        <w:t>m_immune_full</w:t>
      </w:r>
      <w:r>
        <w:t xml:space="preserve">, that includes all the same predictors plus an interaction effect between neopterin and temperature. The column contents are as follows: </w:t>
      </w:r>
    </w:p>
    <w:p w14:paraId="44CD7777" w14:textId="77777777" w:rsidR="00AE5F46" w:rsidRDefault="00AE5F46" w:rsidP="00AE5F46">
      <w:pPr>
        <w:pStyle w:val="ListParagraph"/>
        <w:numPr>
          <w:ilvl w:val="0"/>
          <w:numId w:val="2"/>
        </w:numPr>
      </w:pPr>
      <w:r>
        <w:t>Column 1: Taxon name</w:t>
      </w:r>
    </w:p>
    <w:p w14:paraId="196CF337" w14:textId="77777777" w:rsidR="00AE5F46" w:rsidRDefault="00AE5F46" w:rsidP="00AE5F46">
      <w:pPr>
        <w:pStyle w:val="ListParagraph"/>
        <w:numPr>
          <w:ilvl w:val="0"/>
          <w:numId w:val="2"/>
        </w:numPr>
      </w:pPr>
      <w:r>
        <w:t xml:space="preserve">Column 2: Temperature*neopterin coefficient from the </w:t>
      </w:r>
      <w:r w:rsidRPr="00E37B3B">
        <w:rPr>
          <w:i/>
          <w:iCs/>
        </w:rPr>
        <w:t>m_</w:t>
      </w:r>
      <w:r>
        <w:rPr>
          <w:i/>
          <w:iCs/>
        </w:rPr>
        <w:t>immune_</w:t>
      </w:r>
      <w:r w:rsidRPr="00E37B3B">
        <w:rPr>
          <w:i/>
          <w:iCs/>
        </w:rPr>
        <w:t>full</w:t>
      </w:r>
      <w:r>
        <w:t xml:space="preserve"> model</w:t>
      </w:r>
    </w:p>
    <w:p w14:paraId="03BB3670" w14:textId="77777777" w:rsidR="00AE5F46" w:rsidRDefault="00AE5F46" w:rsidP="00AE5F46">
      <w:pPr>
        <w:pStyle w:val="ListParagraph"/>
        <w:numPr>
          <w:ilvl w:val="0"/>
          <w:numId w:val="2"/>
        </w:numPr>
      </w:pPr>
      <w:r>
        <w:t>Columns 3-7: Standard error and 50% and 95% confidence intervals for the interaction coefficient</w:t>
      </w:r>
    </w:p>
    <w:p w14:paraId="402415AB" w14:textId="77777777" w:rsidR="00AE5F46" w:rsidRDefault="00AE5F46" w:rsidP="00AE5F46">
      <w:pPr>
        <w:pStyle w:val="ListParagraph"/>
        <w:numPr>
          <w:ilvl w:val="0"/>
          <w:numId w:val="2"/>
        </w:numPr>
      </w:pPr>
      <w:r>
        <w:t>Columns 8-9: Taxonomic classification</w:t>
      </w:r>
    </w:p>
    <w:p w14:paraId="436016B0" w14:textId="77777777" w:rsidR="00AE5F46" w:rsidRDefault="00AE5F46" w:rsidP="00AE5F46">
      <w:pPr>
        <w:pStyle w:val="ListParagraph"/>
        <w:numPr>
          <w:ilvl w:val="0"/>
          <w:numId w:val="2"/>
        </w:numPr>
      </w:pPr>
      <w:r>
        <w:t xml:space="preserve">Column 10: Model weight for the </w:t>
      </w:r>
      <w:r w:rsidRPr="00DF2C6D">
        <w:rPr>
          <w:i/>
          <w:iCs/>
        </w:rPr>
        <w:t>m_immune_full</w:t>
      </w:r>
      <w:r>
        <w:t xml:space="preserve"> model</w:t>
      </w:r>
    </w:p>
    <w:p w14:paraId="58534869" w14:textId="66AB7808" w:rsidR="00AE5F46" w:rsidRDefault="00AE5F46" w:rsidP="00AE5F46">
      <w:pPr>
        <w:pStyle w:val="ListParagraph"/>
        <w:numPr>
          <w:ilvl w:val="0"/>
          <w:numId w:val="2"/>
        </w:numPr>
      </w:pPr>
      <w:r>
        <w:t>Column 11: Category of the interaction effect, whether the relationship between temperature and abundance becomes more negative (</w:t>
      </w:r>
      <w:del w:id="140" w:author="Beehner, Jacinta" w:date="2025-07-16T13:24:00Z" w16du:dateUtc="2025-07-16T17:24:00Z">
        <w:r w:rsidDel="00671A14">
          <w:delText xml:space="preserve">i.e. </w:delText>
        </w:r>
      </w:del>
      <w:ins w:id="141"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142" w:author="Beehner, Jacinta" w:date="2025-07-16T13:24:00Z" w16du:dateUtc="2025-07-16T17:24:00Z">
        <w:r w:rsidDel="00671A14">
          <w:delText xml:space="preserve">i.e. </w:delText>
        </w:r>
      </w:del>
      <w:ins w:id="143" w:author="Beehner, Jacinta" w:date="2025-07-16T13:24:00Z" w16du:dateUtc="2025-07-16T17:24:00Z">
        <w:r w:rsidR="00671A14">
          <w:t xml:space="preserve">i.e., </w:t>
        </w:r>
      </w:ins>
      <w:r>
        <w:t>the slopes increase) at higher neopterin concentrations</w:t>
      </w:r>
    </w:p>
    <w:p w14:paraId="0E0DC242" w14:textId="77777777" w:rsidR="00AE5F46" w:rsidRDefault="00AE5F46" w:rsidP="00AE5F46"/>
    <w:p w14:paraId="40E216D9" w14:textId="77777777" w:rsidR="00AE5F46" w:rsidRDefault="00AE5F46" w:rsidP="00AE5F46">
      <w:r w:rsidRPr="00AE5F46">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r w:rsidRPr="00DF2C6D">
        <w:rPr>
          <w:i/>
          <w:iCs/>
        </w:rPr>
        <w:t>m_immune_main</w:t>
      </w:r>
      <w:r>
        <w:t xml:space="preserve">, which includes predictors for social group, age, sex, rainfall, and fruit consumption, and temperature to a full model, </w:t>
      </w:r>
      <w:r w:rsidRPr="00E17CBD">
        <w:rPr>
          <w:i/>
          <w:iCs/>
        </w:rPr>
        <w:t>m_immune_full</w:t>
      </w:r>
      <w:r>
        <w:t xml:space="preserve">, that includes all the same predictors plus an interaction effect between neopterin and temperature. The column contents are as follows: </w:t>
      </w:r>
    </w:p>
    <w:p w14:paraId="3C935780" w14:textId="77777777" w:rsidR="00AE5F46" w:rsidRDefault="00AE5F46" w:rsidP="00AE5F46">
      <w:pPr>
        <w:pStyle w:val="ListParagraph"/>
        <w:numPr>
          <w:ilvl w:val="0"/>
          <w:numId w:val="2"/>
        </w:numPr>
      </w:pPr>
      <w:r>
        <w:t>Column 1: pathway Metacyc ID</w:t>
      </w:r>
    </w:p>
    <w:p w14:paraId="7B90AD14" w14:textId="77777777" w:rsidR="00AE5F46" w:rsidRDefault="00AE5F46" w:rsidP="00AE5F46">
      <w:pPr>
        <w:pStyle w:val="ListParagraph"/>
        <w:numPr>
          <w:ilvl w:val="0"/>
          <w:numId w:val="2"/>
        </w:numPr>
      </w:pPr>
      <w:r>
        <w:t xml:space="preserve">Column 2: Temperature*neopterin coefficient from the </w:t>
      </w:r>
      <w:r w:rsidRPr="00E37B3B">
        <w:rPr>
          <w:i/>
          <w:iCs/>
        </w:rPr>
        <w:t>m_</w:t>
      </w:r>
      <w:r>
        <w:rPr>
          <w:i/>
          <w:iCs/>
        </w:rPr>
        <w:t>immune_</w:t>
      </w:r>
      <w:r w:rsidRPr="00E37B3B">
        <w:rPr>
          <w:i/>
          <w:iCs/>
        </w:rPr>
        <w:t>full</w:t>
      </w:r>
      <w:r>
        <w:t xml:space="preserve"> model</w:t>
      </w:r>
    </w:p>
    <w:p w14:paraId="784CC176" w14:textId="77777777" w:rsidR="00AE5F46" w:rsidRDefault="00AE5F46" w:rsidP="00AE5F46">
      <w:pPr>
        <w:pStyle w:val="ListParagraph"/>
        <w:numPr>
          <w:ilvl w:val="0"/>
          <w:numId w:val="2"/>
        </w:numPr>
      </w:pPr>
      <w:r>
        <w:t>Columns 3-7: Standard error and 50% and 95% confidence intervals for the interaction coefficient</w:t>
      </w:r>
    </w:p>
    <w:p w14:paraId="33A6CCF8" w14:textId="77777777" w:rsidR="00AE5F46" w:rsidRDefault="00AE5F46" w:rsidP="00AE5F46">
      <w:pPr>
        <w:pStyle w:val="ListParagraph"/>
        <w:numPr>
          <w:ilvl w:val="0"/>
          <w:numId w:val="2"/>
        </w:numPr>
      </w:pPr>
      <w:r>
        <w:t>Columns 8: Pathway name</w:t>
      </w:r>
    </w:p>
    <w:p w14:paraId="21121EBC" w14:textId="77777777" w:rsidR="00AE5F46" w:rsidRDefault="00AE5F46" w:rsidP="00AE5F46">
      <w:pPr>
        <w:pStyle w:val="ListParagraph"/>
        <w:numPr>
          <w:ilvl w:val="0"/>
          <w:numId w:val="2"/>
        </w:numPr>
      </w:pPr>
      <w:r>
        <w:t xml:space="preserve">Column 9: Model weight for the </w:t>
      </w:r>
      <w:r w:rsidRPr="00DF2C6D">
        <w:rPr>
          <w:i/>
          <w:iCs/>
        </w:rPr>
        <w:t>m_immune_full</w:t>
      </w:r>
      <w:r>
        <w:t xml:space="preserve"> model</w:t>
      </w:r>
    </w:p>
    <w:p w14:paraId="4F31E791" w14:textId="45EDEF63" w:rsidR="00AE5F46" w:rsidRPr="00B40CA0" w:rsidRDefault="00AE5F46" w:rsidP="00AE5F46">
      <w:pPr>
        <w:pStyle w:val="ListParagraph"/>
        <w:numPr>
          <w:ilvl w:val="0"/>
          <w:numId w:val="2"/>
        </w:numPr>
      </w:pPr>
      <w:r>
        <w:t>Column 10: Category of the interaction effect, whether the relationship between temperature and abundance becomes more negative (</w:t>
      </w:r>
      <w:del w:id="144" w:author="Beehner, Jacinta" w:date="2025-07-16T13:24:00Z" w16du:dateUtc="2025-07-16T17:24:00Z">
        <w:r w:rsidDel="00671A14">
          <w:delText xml:space="preserve">i.e. </w:delText>
        </w:r>
      </w:del>
      <w:ins w:id="145"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146" w:author="Beehner, Jacinta" w:date="2025-07-16T13:24:00Z" w16du:dateUtc="2025-07-16T17:24:00Z">
        <w:r w:rsidDel="00671A14">
          <w:delText xml:space="preserve">i.e. </w:delText>
        </w:r>
      </w:del>
      <w:ins w:id="147" w:author="Beehner, Jacinta" w:date="2025-07-16T13:24:00Z" w16du:dateUtc="2025-07-16T17:24:00Z">
        <w:r w:rsidR="00671A14">
          <w:t xml:space="preserve">i.e., </w:t>
        </w:r>
      </w:ins>
      <w:r>
        <w:t>the slopes increase) at higher neopterin concentrations</w:t>
      </w:r>
    </w:p>
    <w:p w14:paraId="03F8264F" w14:textId="77777777" w:rsidR="00AE5F46" w:rsidRDefault="00AE5F46" w:rsidP="00B40CA0"/>
    <w:p w14:paraId="0369E695" w14:textId="46824D1E" w:rsidR="00AE5F46" w:rsidRDefault="00AE5F46" w:rsidP="00B40CA0"/>
    <w:p w14:paraId="222E5DB9" w14:textId="1C3CF0DC" w:rsidR="00AE5F46" w:rsidRDefault="00AE5F46" w:rsidP="00B40CA0"/>
    <w:p w14:paraId="6EBA378D" w14:textId="697AE722" w:rsidR="00AE5F46" w:rsidRDefault="00AE5F46" w:rsidP="00B40CA0">
      <w:r>
        <w:rPr>
          <w:noProof/>
          <w14:ligatures w14:val="standardContextual"/>
        </w:rPr>
        <w:drawing>
          <wp:anchor distT="0" distB="0" distL="114300" distR="114300" simplePos="0" relativeHeight="251667456" behindDoc="0" locked="0" layoutInCell="1" allowOverlap="1" wp14:anchorId="3D19BE0B" wp14:editId="03781C7E">
            <wp:simplePos x="0" y="0"/>
            <wp:positionH relativeFrom="column">
              <wp:posOffset>0</wp:posOffset>
            </wp:positionH>
            <wp:positionV relativeFrom="paragraph">
              <wp:posOffset>200405</wp:posOffset>
            </wp:positionV>
            <wp:extent cx="4184882" cy="2789921"/>
            <wp:effectExtent l="0" t="0" r="0" b="0"/>
            <wp:wrapTopAndBottom/>
            <wp:docPr id="110293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7167" name="Picture 1102937167"/>
                    <pic:cNvPicPr/>
                  </pic:nvPicPr>
                  <pic:blipFill>
                    <a:blip r:embed="rId21"/>
                    <a:stretch>
                      <a:fillRect/>
                    </a:stretch>
                  </pic:blipFill>
                  <pic:spPr>
                    <a:xfrm>
                      <a:off x="0" y="0"/>
                      <a:ext cx="4184882" cy="2789921"/>
                    </a:xfrm>
                    <a:prstGeom prst="rect">
                      <a:avLst/>
                    </a:prstGeom>
                  </pic:spPr>
                </pic:pic>
              </a:graphicData>
            </a:graphic>
            <wp14:sizeRelH relativeFrom="page">
              <wp14:pctWidth>0</wp14:pctWidth>
            </wp14:sizeRelH>
            <wp14:sizeRelV relativeFrom="page">
              <wp14:pctHeight>0</wp14:pctHeight>
            </wp14:sizeRelV>
          </wp:anchor>
        </w:drawing>
      </w:r>
    </w:p>
    <w:p w14:paraId="7A142088" w14:textId="00F4A2B5" w:rsidR="00AE5F46" w:rsidRDefault="00AE5F46" w:rsidP="00B40CA0"/>
    <w:p w14:paraId="46038E72" w14:textId="274E46CF" w:rsidR="00AE5F46" w:rsidRDefault="00AE5F46" w:rsidP="00AE5F46">
      <w:r w:rsidRPr="00B50231">
        <w:rPr>
          <w:b/>
          <w:bCs/>
        </w:rPr>
        <w:t>Fig</w:t>
      </w:r>
      <w:r>
        <w:rPr>
          <w:b/>
          <w:bCs/>
        </w:rPr>
        <w:t>ure</w:t>
      </w:r>
      <w:r w:rsidRPr="00B50231">
        <w:rPr>
          <w:b/>
          <w:bCs/>
        </w:rPr>
        <w:t xml:space="preserve">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0E388776" w14:textId="5BFF43B5" w:rsidR="00AE5F46" w:rsidRDefault="00AE5F46" w:rsidP="00B40CA0"/>
    <w:p w14:paraId="172CB59A" w14:textId="6AD54FEB" w:rsidR="00AE5F46" w:rsidRDefault="00AE5F46" w:rsidP="00B40CA0">
      <w:r>
        <w:rPr>
          <w:noProof/>
          <w14:ligatures w14:val="standardContextual"/>
        </w:rPr>
        <w:drawing>
          <wp:anchor distT="0" distB="0" distL="114300" distR="114300" simplePos="0" relativeHeight="251668480" behindDoc="0" locked="0" layoutInCell="1" allowOverlap="1" wp14:anchorId="2AF03C24" wp14:editId="3A7F31CE">
            <wp:simplePos x="0" y="0"/>
            <wp:positionH relativeFrom="column">
              <wp:posOffset>0</wp:posOffset>
            </wp:positionH>
            <wp:positionV relativeFrom="paragraph">
              <wp:posOffset>232011</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22"/>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75B29005" w14:textId="66C0443E" w:rsidR="00AE5F46" w:rsidRPr="00CE235A" w:rsidRDefault="00AE5F46" w:rsidP="00AE5F46">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7A6044B" w14:textId="61FC962B" w:rsidR="00DF2C6D" w:rsidRDefault="00DF2C6D" w:rsidP="00DF2C6D"/>
    <w:p w14:paraId="6DC3EBEF" w14:textId="4AF6B390" w:rsidR="009E2FB6" w:rsidRDefault="009E2FB6" w:rsidP="00DF2C6D"/>
    <w:p w14:paraId="6CBF5346" w14:textId="39205764" w:rsidR="00AE5F46" w:rsidRDefault="00586432" w:rsidP="00DF2C6D">
      <w:r>
        <w:rPr>
          <w:noProof/>
          <w14:ligatures w14:val="standardContextual"/>
        </w:rPr>
        <w:drawing>
          <wp:anchor distT="0" distB="0" distL="114300" distR="114300" simplePos="0" relativeHeight="251669504" behindDoc="0" locked="0" layoutInCell="1" allowOverlap="1" wp14:anchorId="28C57537" wp14:editId="576431BC">
            <wp:simplePos x="0" y="0"/>
            <wp:positionH relativeFrom="column">
              <wp:posOffset>0</wp:posOffset>
            </wp:positionH>
            <wp:positionV relativeFrom="paragraph">
              <wp:posOffset>102</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23"/>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7705F288" w14:textId="1A8AF4A9" w:rsidR="00AE5F46" w:rsidRDefault="00AE5F46" w:rsidP="00AE5F46">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 </w:t>
      </w:r>
    </w:p>
    <w:p w14:paraId="1E019400" w14:textId="77777777" w:rsidR="00AE5F46" w:rsidRDefault="00AE5F46" w:rsidP="00DF2C6D"/>
    <w:p w14:paraId="34363D14" w14:textId="4F5DC42D" w:rsidR="00586432" w:rsidRDefault="00586432" w:rsidP="00DF2C6D">
      <w:r>
        <w:t xml:space="preserve">References: </w:t>
      </w:r>
    </w:p>
    <w:p w14:paraId="1E54B349" w14:textId="77777777" w:rsidR="00586432" w:rsidRDefault="00586432" w:rsidP="00DF2C6D"/>
    <w:p w14:paraId="176581C4" w14:textId="77777777" w:rsidR="00B64BE6" w:rsidRPr="00B64BE6" w:rsidRDefault="00586432" w:rsidP="00B64BE6">
      <w:pPr>
        <w:pStyle w:val="Bibliography"/>
      </w:pPr>
      <w:r>
        <w:fldChar w:fldCharType="begin"/>
      </w:r>
      <w:r w:rsidR="00B64BE6">
        <w:instrText xml:space="preserve"> ADDIN ZOTERO_BIBL {"uncited":[],"omitted":[],"custom":[]} CSL_BIBLIOGRAPHY </w:instrText>
      </w:r>
      <w:r>
        <w:fldChar w:fldCharType="separate"/>
      </w:r>
      <w:r w:rsidR="00B64BE6" w:rsidRPr="00B64BE6">
        <w:t xml:space="preserve">1. </w:t>
      </w:r>
      <w:r w:rsidR="00B64BE6" w:rsidRPr="00B64BE6">
        <w:tab/>
        <w:t xml:space="preserve">C. Bellard, C. Bertelsmeier, P. Leadley, W. Thuiller, F. Courchamp, Impacts of climate change on the future of biodiversity. </w:t>
      </w:r>
      <w:r w:rsidR="00B64BE6" w:rsidRPr="00B64BE6">
        <w:rPr>
          <w:i/>
          <w:iCs/>
        </w:rPr>
        <w:t>Ecology Letters</w:t>
      </w:r>
      <w:r w:rsidR="00B64BE6" w:rsidRPr="00B64BE6">
        <w:t xml:space="preserve"> </w:t>
      </w:r>
      <w:r w:rsidR="00B64BE6" w:rsidRPr="00B64BE6">
        <w:rPr>
          <w:b/>
          <w:bCs/>
        </w:rPr>
        <w:t>15</w:t>
      </w:r>
      <w:r w:rsidR="00B64BE6" w:rsidRPr="00B64BE6">
        <w:t>, 365–377 (2012).</w:t>
      </w:r>
    </w:p>
    <w:p w14:paraId="2C2FFEBE" w14:textId="77777777" w:rsidR="00B64BE6" w:rsidRPr="00B64BE6" w:rsidRDefault="00B64BE6" w:rsidP="00B64BE6">
      <w:pPr>
        <w:pStyle w:val="Bibliography"/>
      </w:pPr>
      <w:r w:rsidRPr="00B64BE6">
        <w:t xml:space="preserve">2. </w:t>
      </w:r>
      <w:r w:rsidRPr="00B64BE6">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B64BE6">
        <w:rPr>
          <w:i/>
          <w:iCs/>
        </w:rPr>
        <w:t>Nat Commun</w:t>
      </w:r>
      <w:r w:rsidRPr="00B64BE6">
        <w:t xml:space="preserve"> </w:t>
      </w:r>
      <w:r w:rsidRPr="00B64BE6">
        <w:rPr>
          <w:b/>
          <w:bCs/>
        </w:rPr>
        <w:t>12</w:t>
      </w:r>
      <w:r w:rsidRPr="00B64BE6">
        <w:t>, 1198 (2021).</w:t>
      </w:r>
    </w:p>
    <w:p w14:paraId="484C7DE3" w14:textId="77777777" w:rsidR="00B64BE6" w:rsidRPr="00B64BE6" w:rsidRDefault="00B64BE6" w:rsidP="00B64BE6">
      <w:pPr>
        <w:pStyle w:val="Bibliography"/>
      </w:pPr>
      <w:r w:rsidRPr="00B64BE6">
        <w:t xml:space="preserve">3. </w:t>
      </w:r>
      <w:r w:rsidRPr="00B64BE6">
        <w:tab/>
        <w:t xml:space="preserve">W. W. Dowd, F. A. King, M. W. Denny, Thermal variation, thermal extremes and the physiological performance of individuals. </w:t>
      </w:r>
      <w:r w:rsidRPr="00B64BE6">
        <w:rPr>
          <w:i/>
          <w:iCs/>
        </w:rPr>
        <w:t>Journal of Experimental Biology</w:t>
      </w:r>
      <w:r w:rsidRPr="00B64BE6">
        <w:t xml:space="preserve"> </w:t>
      </w:r>
      <w:r w:rsidRPr="00B64BE6">
        <w:rPr>
          <w:b/>
          <w:bCs/>
        </w:rPr>
        <w:t>218</w:t>
      </w:r>
      <w:r w:rsidRPr="00B64BE6">
        <w:t>, 1956–1967 (2015).</w:t>
      </w:r>
    </w:p>
    <w:p w14:paraId="39865684" w14:textId="77777777" w:rsidR="00B64BE6" w:rsidRPr="00B64BE6" w:rsidRDefault="00B64BE6" w:rsidP="00B64BE6">
      <w:pPr>
        <w:pStyle w:val="Bibliography"/>
      </w:pPr>
      <w:r w:rsidRPr="00B64BE6">
        <w:t xml:space="preserve">4. </w:t>
      </w:r>
      <w:r w:rsidRPr="00B64BE6">
        <w:tab/>
        <w:t xml:space="preserve">H. O. Pörtner, R. Knust, Climate Change Affects Marine Fishes Through the Oxygen Limitation of Thermal Tolerance. </w:t>
      </w:r>
      <w:r w:rsidRPr="00B64BE6">
        <w:rPr>
          <w:i/>
          <w:iCs/>
        </w:rPr>
        <w:t>Science</w:t>
      </w:r>
      <w:r w:rsidRPr="00B64BE6">
        <w:t xml:space="preserve"> </w:t>
      </w:r>
      <w:r w:rsidRPr="00B64BE6">
        <w:rPr>
          <w:b/>
          <w:bCs/>
        </w:rPr>
        <w:t>315</w:t>
      </w:r>
      <w:r w:rsidRPr="00B64BE6">
        <w:t>, 95–97 (2007).</w:t>
      </w:r>
    </w:p>
    <w:p w14:paraId="71B1D2C0" w14:textId="77777777" w:rsidR="00B64BE6" w:rsidRPr="00B64BE6" w:rsidRDefault="00B64BE6" w:rsidP="00B64BE6">
      <w:pPr>
        <w:pStyle w:val="Bibliography"/>
      </w:pPr>
      <w:r w:rsidRPr="00B64BE6">
        <w:t xml:space="preserve">5. </w:t>
      </w:r>
      <w:r w:rsidRPr="00B64BE6">
        <w:tab/>
        <w:t xml:space="preserve">B. J. Sinclair, K. E. Marshall, M. A. Sewell, D. L. Levesque, C. S. Willett, S. Slotsbo, Y. Dong, C. D. G. Harley, D. J. Marshall, B. S. Helmuth, R. B. Huey, Can we predict ectotherm responses to climate change using thermal performance curves and body temperatures? </w:t>
      </w:r>
      <w:r w:rsidRPr="00B64BE6">
        <w:rPr>
          <w:i/>
          <w:iCs/>
        </w:rPr>
        <w:t>Ecology Letters</w:t>
      </w:r>
      <w:r w:rsidRPr="00B64BE6">
        <w:t xml:space="preserve"> </w:t>
      </w:r>
      <w:r w:rsidRPr="00B64BE6">
        <w:rPr>
          <w:b/>
          <w:bCs/>
        </w:rPr>
        <w:t>19</w:t>
      </w:r>
      <w:r w:rsidRPr="00B64BE6">
        <w:t>, 1372–1385 (2016).</w:t>
      </w:r>
    </w:p>
    <w:p w14:paraId="4DEF16EC" w14:textId="77777777" w:rsidR="00B64BE6" w:rsidRPr="00B64BE6" w:rsidRDefault="00B64BE6" w:rsidP="00B64BE6">
      <w:pPr>
        <w:pStyle w:val="Bibliography"/>
      </w:pPr>
      <w:r w:rsidRPr="00B64BE6">
        <w:t xml:space="preserve">6. </w:t>
      </w:r>
      <w:r w:rsidRPr="00B64BE6">
        <w:tab/>
        <w:t xml:space="preserve">R. S. Telemeco, M. J. Elphick, R. Shine, Nesting lizards (Bassiana duperreyi) compensate partly, but not completely, for climate change. </w:t>
      </w:r>
      <w:r w:rsidRPr="00B64BE6">
        <w:rPr>
          <w:i/>
          <w:iCs/>
        </w:rPr>
        <w:t>Ecology</w:t>
      </w:r>
      <w:r w:rsidRPr="00B64BE6">
        <w:t xml:space="preserve"> </w:t>
      </w:r>
      <w:r w:rsidRPr="00B64BE6">
        <w:rPr>
          <w:b/>
          <w:bCs/>
        </w:rPr>
        <w:t>90</w:t>
      </w:r>
      <w:r w:rsidRPr="00B64BE6">
        <w:t>, 17–22 (2009).</w:t>
      </w:r>
    </w:p>
    <w:p w14:paraId="684F2948" w14:textId="77777777" w:rsidR="00B64BE6" w:rsidRPr="00B64BE6" w:rsidRDefault="00B64BE6" w:rsidP="00B64BE6">
      <w:pPr>
        <w:pStyle w:val="Bibliography"/>
      </w:pPr>
      <w:r w:rsidRPr="00B64BE6">
        <w:t xml:space="preserve">7. </w:t>
      </w:r>
      <w:r w:rsidRPr="00B64BE6">
        <w:tab/>
        <w:t xml:space="preserve">B. G. Lovegrove, C. Canale, D. Levesque, G. Fluch, M. Řeháková-Petrů, T. Ruf, Are Tropical Small Mammals Physiologically Vulnerable to Arrhenius Effects and Climate Change? </w:t>
      </w:r>
      <w:r w:rsidRPr="00B64BE6">
        <w:rPr>
          <w:i/>
          <w:iCs/>
        </w:rPr>
        <w:t>Physiological and Biochemical Zoology</w:t>
      </w:r>
      <w:r w:rsidRPr="00B64BE6">
        <w:t xml:space="preserve"> </w:t>
      </w:r>
      <w:r w:rsidRPr="00B64BE6">
        <w:rPr>
          <w:b/>
          <w:bCs/>
        </w:rPr>
        <w:t>87</w:t>
      </w:r>
      <w:r w:rsidRPr="00B64BE6">
        <w:t>, 30–45 (2014).</w:t>
      </w:r>
    </w:p>
    <w:p w14:paraId="3FEFAF49" w14:textId="77777777" w:rsidR="00B64BE6" w:rsidRPr="00B64BE6" w:rsidRDefault="00B64BE6" w:rsidP="00B64BE6">
      <w:pPr>
        <w:pStyle w:val="Bibliography"/>
      </w:pPr>
      <w:r w:rsidRPr="00B64BE6">
        <w:t xml:space="preserve">8. </w:t>
      </w:r>
      <w:r w:rsidRPr="00B64BE6">
        <w:tab/>
        <w:t xml:space="preserve">J. M. Lucore, J. C. Beehner, A. F. White, L. F. Sinclair, V. A. Martins, S. A. Kovalaskas, J. C. Ordoñez, T. J. Bergman, M. E. Benítez, A. J. Marshall, High temperatures are associated with decreased immune system performance in a wild primate. </w:t>
      </w:r>
      <w:r w:rsidRPr="00B64BE6">
        <w:rPr>
          <w:i/>
          <w:iCs/>
        </w:rPr>
        <w:t>Science Advances</w:t>
      </w:r>
      <w:r w:rsidRPr="00B64BE6">
        <w:t xml:space="preserve"> </w:t>
      </w:r>
      <w:r w:rsidRPr="00B64BE6">
        <w:rPr>
          <w:b/>
          <w:bCs/>
        </w:rPr>
        <w:t>10</w:t>
      </w:r>
      <w:r w:rsidRPr="00B64BE6">
        <w:t>, eadq6629 (2024).</w:t>
      </w:r>
    </w:p>
    <w:p w14:paraId="69244E39" w14:textId="77777777" w:rsidR="00B64BE6" w:rsidRPr="00B64BE6" w:rsidRDefault="00B64BE6" w:rsidP="00B64BE6">
      <w:pPr>
        <w:pStyle w:val="Bibliography"/>
      </w:pPr>
      <w:r w:rsidRPr="00B64BE6">
        <w:t xml:space="preserve">9. </w:t>
      </w:r>
      <w:r w:rsidRPr="00B64BE6">
        <w:tab/>
        <w:t xml:space="preserve">N. N. Moghadam, Thorshauge ,Pia Mai, Kristensen ,Torsten N., de Jonge ,Nadieh, Bahrndorff ,Simon, Kjeldal ,Henrik, J. L. and Nielsen, Strong responses of Drosophila melanogaster microbiota to developmental temperature. </w:t>
      </w:r>
      <w:r w:rsidRPr="00B64BE6">
        <w:rPr>
          <w:i/>
          <w:iCs/>
        </w:rPr>
        <w:t>Fly</w:t>
      </w:r>
      <w:r w:rsidRPr="00B64BE6">
        <w:t xml:space="preserve"> </w:t>
      </w:r>
      <w:r w:rsidRPr="00B64BE6">
        <w:rPr>
          <w:b/>
          <w:bCs/>
        </w:rPr>
        <w:t>12</w:t>
      </w:r>
      <w:r w:rsidRPr="00B64BE6">
        <w:t>, 1–12 (2018).</w:t>
      </w:r>
    </w:p>
    <w:p w14:paraId="30D9BE38" w14:textId="77777777" w:rsidR="00B64BE6" w:rsidRPr="00B64BE6" w:rsidRDefault="00B64BE6" w:rsidP="00B64BE6">
      <w:pPr>
        <w:pStyle w:val="Bibliography"/>
      </w:pPr>
      <w:r w:rsidRPr="00B64BE6">
        <w:t xml:space="preserve">10. </w:t>
      </w:r>
      <w:r w:rsidRPr="00B64BE6">
        <w:tab/>
        <w:t xml:space="preserve">M. Ziegler, F. O. Seneca, L. K. Yum, S. R. Palumbi, C. R. Voolstra, Bacterial community dynamics are linked to patterns of coral heat tolerance. </w:t>
      </w:r>
      <w:r w:rsidRPr="00B64BE6">
        <w:rPr>
          <w:i/>
          <w:iCs/>
        </w:rPr>
        <w:t>Nat Commun</w:t>
      </w:r>
      <w:r w:rsidRPr="00B64BE6">
        <w:t xml:space="preserve"> </w:t>
      </w:r>
      <w:r w:rsidRPr="00B64BE6">
        <w:rPr>
          <w:b/>
          <w:bCs/>
        </w:rPr>
        <w:t>8</w:t>
      </w:r>
      <w:r w:rsidRPr="00B64BE6">
        <w:t>, 14213 (2017).</w:t>
      </w:r>
    </w:p>
    <w:p w14:paraId="2C633832" w14:textId="77777777" w:rsidR="00B64BE6" w:rsidRPr="00B64BE6" w:rsidRDefault="00B64BE6" w:rsidP="00B64BE6">
      <w:pPr>
        <w:pStyle w:val="Bibliography"/>
      </w:pPr>
      <w:r w:rsidRPr="00B64BE6">
        <w:t xml:space="preserve">11. </w:t>
      </w:r>
      <w:r w:rsidRPr="00B64BE6">
        <w:tab/>
        <w:t xml:space="preserve">L. Baldassarre, H. Ying, A. M. Reitzel, S. Franzenburg, S. Fraune, Microbiota mediated plasticity promotes thermal adaptation in the sea anemone Nematostella vectensis. </w:t>
      </w:r>
      <w:r w:rsidRPr="00B64BE6">
        <w:rPr>
          <w:i/>
          <w:iCs/>
        </w:rPr>
        <w:t>Nat Commun</w:t>
      </w:r>
      <w:r w:rsidRPr="00B64BE6">
        <w:t xml:space="preserve"> </w:t>
      </w:r>
      <w:r w:rsidRPr="00B64BE6">
        <w:rPr>
          <w:b/>
          <w:bCs/>
        </w:rPr>
        <w:t>13</w:t>
      </w:r>
      <w:r w:rsidRPr="00B64BE6">
        <w:t>, 3804 (2022).</w:t>
      </w:r>
    </w:p>
    <w:p w14:paraId="756FA56F" w14:textId="77777777" w:rsidR="00B64BE6" w:rsidRPr="00B64BE6" w:rsidRDefault="00B64BE6" w:rsidP="00B64BE6">
      <w:pPr>
        <w:pStyle w:val="Bibliography"/>
      </w:pPr>
      <w:r w:rsidRPr="00B64BE6">
        <w:t xml:space="preserve">12. </w:t>
      </w:r>
      <w:r w:rsidRPr="00B64BE6">
        <w:tab/>
        <w:t xml:space="preserve">S. S. Fontaine, K. D. Kohl, Ectotherm heat tolerance and the microbiome: current understanding, future directions and potential applications. </w:t>
      </w:r>
      <w:r w:rsidRPr="00B64BE6">
        <w:rPr>
          <w:i/>
          <w:iCs/>
        </w:rPr>
        <w:t>Journal of Experimental Biology</w:t>
      </w:r>
      <w:r w:rsidRPr="00B64BE6">
        <w:t xml:space="preserve"> </w:t>
      </w:r>
      <w:r w:rsidRPr="00B64BE6">
        <w:rPr>
          <w:b/>
          <w:bCs/>
        </w:rPr>
        <w:t>226</w:t>
      </w:r>
      <w:r w:rsidRPr="00B64BE6">
        <w:t>, jeb245761 (2023).</w:t>
      </w:r>
    </w:p>
    <w:p w14:paraId="572A9A45" w14:textId="77777777" w:rsidR="00B64BE6" w:rsidRPr="00B64BE6" w:rsidRDefault="00B64BE6" w:rsidP="00B64BE6">
      <w:pPr>
        <w:pStyle w:val="Bibliography"/>
      </w:pPr>
      <w:r w:rsidRPr="00B64BE6">
        <w:t xml:space="preserve">13. </w:t>
      </w:r>
      <w:r w:rsidRPr="00B64BE6">
        <w:tab/>
        <w:t xml:space="preserve">T. E. Hector, K. L. Hoang, J. Li, K. C. King, Symbiosis and host responses to heating. </w:t>
      </w:r>
      <w:r w:rsidRPr="00B64BE6">
        <w:rPr>
          <w:i/>
          <w:iCs/>
        </w:rPr>
        <w:t>Trends in Ecology &amp; Evolution</w:t>
      </w:r>
      <w:r w:rsidRPr="00B64BE6">
        <w:t xml:space="preserve"> </w:t>
      </w:r>
      <w:r w:rsidRPr="00B64BE6">
        <w:rPr>
          <w:b/>
          <w:bCs/>
        </w:rPr>
        <w:t>37</w:t>
      </w:r>
      <w:r w:rsidRPr="00B64BE6">
        <w:t>, 611–624 (2022).</w:t>
      </w:r>
    </w:p>
    <w:p w14:paraId="186D2827" w14:textId="77777777" w:rsidR="00B64BE6" w:rsidRPr="00B64BE6" w:rsidRDefault="00B64BE6" w:rsidP="00B64BE6">
      <w:pPr>
        <w:pStyle w:val="Bibliography"/>
      </w:pPr>
      <w:r w:rsidRPr="00B64BE6">
        <w:t xml:space="preserve">14. </w:t>
      </w:r>
      <w:r w:rsidRPr="00B64BE6">
        <w:tab/>
        <w:t xml:space="preserve">A. Jaramillo, L. E. Castañeda, Gut Microbiota of Drosophila subobscura Contributes to Its Heat Tolerance and Is Sensitive to Transient Thermal Stress. </w:t>
      </w:r>
      <w:r w:rsidRPr="00B64BE6">
        <w:rPr>
          <w:i/>
          <w:iCs/>
        </w:rPr>
        <w:t>Front. Microbiol.</w:t>
      </w:r>
      <w:r w:rsidRPr="00B64BE6">
        <w:t xml:space="preserve"> </w:t>
      </w:r>
      <w:r w:rsidRPr="00B64BE6">
        <w:rPr>
          <w:b/>
          <w:bCs/>
        </w:rPr>
        <w:t>12</w:t>
      </w:r>
      <w:r w:rsidRPr="00B64BE6">
        <w:t xml:space="preserve"> (2021).</w:t>
      </w:r>
    </w:p>
    <w:p w14:paraId="2EAA26E7" w14:textId="77777777" w:rsidR="00B64BE6" w:rsidRPr="00B64BE6" w:rsidRDefault="00B64BE6" w:rsidP="00B64BE6">
      <w:pPr>
        <w:pStyle w:val="Bibliography"/>
      </w:pPr>
      <w:r w:rsidRPr="00B64BE6">
        <w:t xml:space="preserve">15. </w:t>
      </w:r>
      <w:r w:rsidRPr="00B64BE6">
        <w:tab/>
        <w:t xml:space="preserve">B. Zhang, S. P. Leonard, Y. Li, N. A. Moran, Obligate bacterial endosymbionts limit thermal tolerance of insect host species. </w:t>
      </w:r>
      <w:r w:rsidRPr="00B64BE6">
        <w:rPr>
          <w:i/>
          <w:iCs/>
        </w:rPr>
        <w:t>Proceedings of the National Academy of Sciences</w:t>
      </w:r>
      <w:r w:rsidRPr="00B64BE6">
        <w:t xml:space="preserve"> </w:t>
      </w:r>
      <w:r w:rsidRPr="00B64BE6">
        <w:rPr>
          <w:b/>
          <w:bCs/>
        </w:rPr>
        <w:t>116</w:t>
      </w:r>
      <w:r w:rsidRPr="00B64BE6">
        <w:t>, 24712–24718 (2019).</w:t>
      </w:r>
    </w:p>
    <w:p w14:paraId="50A33160" w14:textId="77777777" w:rsidR="00B64BE6" w:rsidRPr="00B64BE6" w:rsidRDefault="00B64BE6" w:rsidP="00B64BE6">
      <w:pPr>
        <w:pStyle w:val="Bibliography"/>
      </w:pPr>
      <w:r w:rsidRPr="00B64BE6">
        <w:t xml:space="preserve">16. </w:t>
      </w:r>
      <w:r w:rsidRPr="00B64BE6">
        <w:tab/>
        <w:t xml:space="preserve">K. R. Amato, Incorporating the gut microbiota into models of human and non-human primate ecology and evolution. </w:t>
      </w:r>
      <w:r w:rsidRPr="00B64BE6">
        <w:rPr>
          <w:i/>
          <w:iCs/>
        </w:rPr>
        <w:t>American Journal of Physical Anthropology</w:t>
      </w:r>
      <w:r w:rsidRPr="00B64BE6">
        <w:t xml:space="preserve"> </w:t>
      </w:r>
      <w:r w:rsidRPr="00B64BE6">
        <w:rPr>
          <w:b/>
          <w:bCs/>
        </w:rPr>
        <w:t>159</w:t>
      </w:r>
      <w:r w:rsidRPr="00B64BE6">
        <w:t>, 196–215 (2016).</w:t>
      </w:r>
    </w:p>
    <w:p w14:paraId="1FAA1854" w14:textId="77777777" w:rsidR="00B64BE6" w:rsidRPr="00B64BE6" w:rsidRDefault="00B64BE6" w:rsidP="00B64BE6">
      <w:pPr>
        <w:pStyle w:val="Bibliography"/>
      </w:pPr>
      <w:r w:rsidRPr="00B64BE6">
        <w:t xml:space="preserve">17. </w:t>
      </w:r>
      <w:r w:rsidRPr="00B64BE6">
        <w:tab/>
        <w:t xml:space="preserve">J. Sepulveda, A. H. Moeller, The Effects of Temperature on Animal Gut Microbiomes. </w:t>
      </w:r>
      <w:r w:rsidRPr="00B64BE6">
        <w:rPr>
          <w:i/>
          <w:iCs/>
        </w:rPr>
        <w:t>Front. Microbiol.</w:t>
      </w:r>
      <w:r w:rsidRPr="00B64BE6">
        <w:t xml:space="preserve"> </w:t>
      </w:r>
      <w:r w:rsidRPr="00B64BE6">
        <w:rPr>
          <w:b/>
          <w:bCs/>
        </w:rPr>
        <w:t>11</w:t>
      </w:r>
      <w:r w:rsidRPr="00B64BE6">
        <w:t>, 384 (2020).</w:t>
      </w:r>
    </w:p>
    <w:p w14:paraId="5B7409EF" w14:textId="77777777" w:rsidR="00B64BE6" w:rsidRPr="00B64BE6" w:rsidRDefault="00B64BE6" w:rsidP="00B64BE6">
      <w:pPr>
        <w:pStyle w:val="Bibliography"/>
      </w:pPr>
      <w:r w:rsidRPr="00B64BE6">
        <w:t xml:space="preserve">18. </w:t>
      </w:r>
      <w:r w:rsidRPr="00B64BE6">
        <w:tab/>
        <w:t xml:space="preserve">S. Chen, J. Wang, D. Peng, G. Li, J. Chen, X. Gu, Exposure to heat-stress environment affects the physiology, circulation levels of cytokines, and microbiome in dairy cows. </w:t>
      </w:r>
      <w:r w:rsidRPr="00B64BE6">
        <w:rPr>
          <w:i/>
          <w:iCs/>
        </w:rPr>
        <w:t>Sci Rep</w:t>
      </w:r>
      <w:r w:rsidRPr="00B64BE6">
        <w:t xml:space="preserve"> </w:t>
      </w:r>
      <w:r w:rsidRPr="00B64BE6">
        <w:rPr>
          <w:b/>
          <w:bCs/>
        </w:rPr>
        <w:t>8</w:t>
      </w:r>
      <w:r w:rsidRPr="00B64BE6">
        <w:t>, 14606 (2018).</w:t>
      </w:r>
    </w:p>
    <w:p w14:paraId="0DADF13D" w14:textId="77777777" w:rsidR="00B64BE6" w:rsidRPr="00B64BE6" w:rsidRDefault="00B64BE6" w:rsidP="00B64BE6">
      <w:pPr>
        <w:pStyle w:val="Bibliography"/>
      </w:pPr>
      <w:r w:rsidRPr="00B64BE6">
        <w:t xml:space="preserve">19. </w:t>
      </w:r>
      <w:r w:rsidRPr="00B64BE6">
        <w:tab/>
        <w:t xml:space="preserve">S. S. Fontaine, A. J. Novarro, K. D. Kohl, Environmental temperature alters the digestive performance and gut microbiota of a terrestrial amphibian. </w:t>
      </w:r>
      <w:r w:rsidRPr="00B64BE6">
        <w:rPr>
          <w:i/>
          <w:iCs/>
        </w:rPr>
        <w:t>Journal of Experimental Biology</w:t>
      </w:r>
      <w:r w:rsidRPr="00B64BE6">
        <w:t xml:space="preserve"> </w:t>
      </w:r>
      <w:r w:rsidRPr="00B64BE6">
        <w:rPr>
          <w:b/>
          <w:bCs/>
        </w:rPr>
        <w:t>221</w:t>
      </w:r>
      <w:r w:rsidRPr="00B64BE6">
        <w:t>, jeb187559 (2018).</w:t>
      </w:r>
    </w:p>
    <w:p w14:paraId="650C7BB6" w14:textId="77777777" w:rsidR="00B64BE6" w:rsidRPr="00B64BE6" w:rsidRDefault="00B64BE6" w:rsidP="00B64BE6">
      <w:pPr>
        <w:pStyle w:val="Bibliography"/>
      </w:pPr>
      <w:r w:rsidRPr="00B64BE6">
        <w:t xml:space="preserve">20. </w:t>
      </w:r>
      <w:r w:rsidRPr="00B64BE6">
        <w:tab/>
        <w:t xml:space="preserve">K. Tajima, I. Nonaka, K. Higuchi, N. Takusari, M. Kurihara, A. Takenaka, M. Mitsumori, H. Kajikawa, R. I. Aminov, Influence of high temperature and humidity on rumen bacterial diversity in Holstein heifers. </w:t>
      </w:r>
      <w:r w:rsidRPr="00B64BE6">
        <w:rPr>
          <w:i/>
          <w:iCs/>
        </w:rPr>
        <w:t>Anaerobe</w:t>
      </w:r>
      <w:r w:rsidRPr="00B64BE6">
        <w:t xml:space="preserve"> </w:t>
      </w:r>
      <w:r w:rsidRPr="00B64BE6">
        <w:rPr>
          <w:b/>
          <w:bCs/>
        </w:rPr>
        <w:t>13</w:t>
      </w:r>
      <w:r w:rsidRPr="00B64BE6">
        <w:t>, 57–64 (2007).</w:t>
      </w:r>
    </w:p>
    <w:p w14:paraId="2AF2EB0E" w14:textId="77777777" w:rsidR="00B64BE6" w:rsidRPr="00B64BE6" w:rsidRDefault="00B64BE6" w:rsidP="00B64BE6">
      <w:pPr>
        <w:pStyle w:val="Bibliography"/>
      </w:pPr>
      <w:r w:rsidRPr="00B64BE6">
        <w:t xml:space="preserve">21. </w:t>
      </w:r>
      <w:r w:rsidRPr="00B64BE6">
        <w:tab/>
        <w:t xml:space="preserve">L. Zhu, R. Liao, N. Wu, G. Zhu, C. Yang, Heat stress mediates changes in fecal microbiome and functional pathways of laying hens. </w:t>
      </w:r>
      <w:r w:rsidRPr="00B64BE6">
        <w:rPr>
          <w:i/>
          <w:iCs/>
        </w:rPr>
        <w:t>Appl Microbiol Biotechnol</w:t>
      </w:r>
      <w:r w:rsidRPr="00B64BE6">
        <w:t xml:space="preserve"> </w:t>
      </w:r>
      <w:r w:rsidRPr="00B64BE6">
        <w:rPr>
          <w:b/>
          <w:bCs/>
        </w:rPr>
        <w:t>103</w:t>
      </w:r>
      <w:r w:rsidRPr="00B64BE6">
        <w:t>, 461–472 (2019).</w:t>
      </w:r>
    </w:p>
    <w:p w14:paraId="44304E2E" w14:textId="77777777" w:rsidR="00B64BE6" w:rsidRPr="00B64BE6" w:rsidRDefault="00B64BE6" w:rsidP="00B64BE6">
      <w:pPr>
        <w:pStyle w:val="Bibliography"/>
      </w:pPr>
      <w:r w:rsidRPr="00B64BE6">
        <w:t xml:space="preserve">22. </w:t>
      </w:r>
      <w:r w:rsidRPr="00B64BE6">
        <w:tab/>
        <w:t xml:space="preserve">I. Belhadj Slimen, N. Taha, G. Abdeljelil, D. Hajer, B. M. Moncef, A. Manef, Reactive oxygen species, heat stress and oxidative-induced mitochondrial damage. A review. </w:t>
      </w:r>
      <w:r w:rsidRPr="00B64BE6">
        <w:rPr>
          <w:i/>
          <w:iCs/>
        </w:rPr>
        <w:t>International Journal of Hyperthermia</w:t>
      </w:r>
      <w:r w:rsidRPr="00B64BE6">
        <w:t xml:space="preserve"> </w:t>
      </w:r>
      <w:r w:rsidRPr="00B64BE6">
        <w:rPr>
          <w:b/>
          <w:bCs/>
        </w:rPr>
        <w:t>30</w:t>
      </w:r>
      <w:r w:rsidRPr="00B64BE6">
        <w:t>, 513–523 (2014).</w:t>
      </w:r>
    </w:p>
    <w:p w14:paraId="0C34093D" w14:textId="77777777" w:rsidR="00B64BE6" w:rsidRPr="00B64BE6" w:rsidRDefault="00B64BE6" w:rsidP="00B64BE6">
      <w:pPr>
        <w:pStyle w:val="Bibliography"/>
      </w:pPr>
      <w:r w:rsidRPr="00B64BE6">
        <w:t xml:space="preserve">23. </w:t>
      </w:r>
      <w:r w:rsidRPr="00B64BE6">
        <w:tab/>
        <w:t xml:space="preserve">M. Dodson, R. Castro-Portuguez, D. D. Zhang, NRF2 plays a critical role in mitigating lipid peroxidation and ferroptosis. </w:t>
      </w:r>
      <w:r w:rsidRPr="00B64BE6">
        <w:rPr>
          <w:i/>
          <w:iCs/>
        </w:rPr>
        <w:t>Redox Biology</w:t>
      </w:r>
      <w:r w:rsidRPr="00B64BE6">
        <w:t xml:space="preserve"> </w:t>
      </w:r>
      <w:r w:rsidRPr="00B64BE6">
        <w:rPr>
          <w:b/>
          <w:bCs/>
        </w:rPr>
        <w:t>23</w:t>
      </w:r>
      <w:r w:rsidRPr="00B64BE6">
        <w:t>, 101107 (2019).</w:t>
      </w:r>
    </w:p>
    <w:p w14:paraId="43532A6C" w14:textId="77777777" w:rsidR="00B64BE6" w:rsidRPr="00B64BE6" w:rsidRDefault="00B64BE6" w:rsidP="00B64BE6">
      <w:pPr>
        <w:pStyle w:val="Bibliography"/>
      </w:pPr>
      <w:r w:rsidRPr="00B64BE6">
        <w:t xml:space="preserve">24. </w:t>
      </w:r>
      <w:r w:rsidRPr="00B64BE6">
        <w:tab/>
        <w:t xml:space="preserve">G. P. Lambert, C. V. Gisolfi, D. J. Berg, P. L. Moseley, L. W. Oberley, K. C. Kregel, Selected Contribution: Hyperthermia-induced intestinal  permeability and the role of oxidative  and nitrosative stress. </w:t>
      </w:r>
      <w:r w:rsidRPr="00B64BE6">
        <w:rPr>
          <w:i/>
          <w:iCs/>
        </w:rPr>
        <w:t>Journal of Applied Physiology</w:t>
      </w:r>
      <w:r w:rsidRPr="00B64BE6">
        <w:t xml:space="preserve"> </w:t>
      </w:r>
      <w:r w:rsidRPr="00B64BE6">
        <w:rPr>
          <w:b/>
          <w:bCs/>
        </w:rPr>
        <w:t>92</w:t>
      </w:r>
      <w:r w:rsidRPr="00B64BE6">
        <w:t>, 1750–1761 (2002).</w:t>
      </w:r>
    </w:p>
    <w:p w14:paraId="688F5317" w14:textId="77777777" w:rsidR="00B64BE6" w:rsidRPr="00B64BE6" w:rsidRDefault="00B64BE6" w:rsidP="00B64BE6">
      <w:pPr>
        <w:pStyle w:val="Bibliography"/>
      </w:pPr>
      <w:r w:rsidRPr="00B64BE6">
        <w:t xml:space="preserve">25. </w:t>
      </w:r>
      <w:r w:rsidRPr="00B64BE6">
        <w:tab/>
        <w:t xml:space="preserve">F. Koch, U. Thom, E. Albrecht, R. Weikard, W. Nolte, B. Kuhla, C. Kuehn, Heat stress directly impairs gut integrity and recruits distinct immune cell populations into the bovine intestine. </w:t>
      </w:r>
      <w:r w:rsidRPr="00B64BE6">
        <w:rPr>
          <w:i/>
          <w:iCs/>
        </w:rPr>
        <w:t>Proceedings of the National Academy of Sciences</w:t>
      </w:r>
      <w:r w:rsidRPr="00B64BE6">
        <w:t xml:space="preserve"> </w:t>
      </w:r>
      <w:r w:rsidRPr="00B64BE6">
        <w:rPr>
          <w:b/>
          <w:bCs/>
        </w:rPr>
        <w:t>116</w:t>
      </w:r>
      <w:r w:rsidRPr="00B64BE6">
        <w:t>, 10333–10338 (2019).</w:t>
      </w:r>
    </w:p>
    <w:p w14:paraId="5D737BBC" w14:textId="77777777" w:rsidR="00B64BE6" w:rsidRPr="00B64BE6" w:rsidRDefault="00B64BE6" w:rsidP="00B64BE6">
      <w:pPr>
        <w:pStyle w:val="Bibliography"/>
      </w:pPr>
      <w:r w:rsidRPr="00B64BE6">
        <w:t xml:space="preserve">26. </w:t>
      </w:r>
      <w:r w:rsidRPr="00B64BE6">
        <w:tab/>
        <w:t xml:space="preserve">C. Kunst, S. Schmid, M. Michalski, D. Tümen, J. Buttenschön, M. Müller, K. Gülow, The Influence of Gut Microbiota on Oxidative Stress and the Immune System. </w:t>
      </w:r>
      <w:r w:rsidRPr="00B64BE6">
        <w:rPr>
          <w:i/>
          <w:iCs/>
        </w:rPr>
        <w:t>Biomedicines</w:t>
      </w:r>
      <w:r w:rsidRPr="00B64BE6">
        <w:t xml:space="preserve"> </w:t>
      </w:r>
      <w:r w:rsidRPr="00B64BE6">
        <w:rPr>
          <w:b/>
          <w:bCs/>
        </w:rPr>
        <w:t>11</w:t>
      </w:r>
      <w:r w:rsidRPr="00B64BE6">
        <w:t>, 1388 (2023).</w:t>
      </w:r>
    </w:p>
    <w:p w14:paraId="325EC818" w14:textId="77777777" w:rsidR="00B64BE6" w:rsidRPr="00B64BE6" w:rsidRDefault="00B64BE6" w:rsidP="00B64BE6">
      <w:pPr>
        <w:pStyle w:val="Bibliography"/>
      </w:pPr>
      <w:r w:rsidRPr="00B64BE6">
        <w:t xml:space="preserve">27. </w:t>
      </w:r>
      <w:r w:rsidRPr="00B64BE6">
        <w:tab/>
        <w:t xml:space="preserve">Y. Sun, X. Wang, L. Li, C. Zhong, Y. Zhang, X. Yang, M. Li, C. Yang, The role of gut microbiota in intestinal disease: from an oxidative stress perspective. </w:t>
      </w:r>
      <w:r w:rsidRPr="00B64BE6">
        <w:rPr>
          <w:i/>
          <w:iCs/>
        </w:rPr>
        <w:t>Front. Microbiol.</w:t>
      </w:r>
      <w:r w:rsidRPr="00B64BE6">
        <w:t xml:space="preserve"> </w:t>
      </w:r>
      <w:r w:rsidRPr="00B64BE6">
        <w:rPr>
          <w:b/>
          <w:bCs/>
        </w:rPr>
        <w:t>15</w:t>
      </w:r>
      <w:r w:rsidRPr="00B64BE6">
        <w:t xml:space="preserve"> (2024).</w:t>
      </w:r>
    </w:p>
    <w:p w14:paraId="792F10AA" w14:textId="77777777" w:rsidR="00B64BE6" w:rsidRPr="00B64BE6" w:rsidRDefault="00B64BE6" w:rsidP="00B64BE6">
      <w:pPr>
        <w:pStyle w:val="Bibliography"/>
      </w:pPr>
      <w:r w:rsidRPr="00B64BE6">
        <w:t xml:space="preserve">28. </w:t>
      </w:r>
      <w:r w:rsidRPr="00B64BE6">
        <w:tab/>
        <w:t xml:space="preserve">T. Yardeni, C. E. Tanes, K. Bittinger, L. M. Mattei, P. M. Schaefer, L. N. Singh, G. D. Wu, D. G. Murdock, D. C. Wallace, Host mitochondria influence gut microbiome diversity: A role for ROS. </w:t>
      </w:r>
      <w:r w:rsidRPr="00B64BE6">
        <w:rPr>
          <w:i/>
          <w:iCs/>
        </w:rPr>
        <w:t>Science Signaling</w:t>
      </w:r>
      <w:r w:rsidRPr="00B64BE6">
        <w:t xml:space="preserve"> </w:t>
      </w:r>
      <w:r w:rsidRPr="00B64BE6">
        <w:rPr>
          <w:b/>
          <w:bCs/>
        </w:rPr>
        <w:t>12</w:t>
      </w:r>
      <w:r w:rsidRPr="00B64BE6">
        <w:t>, eaaw3159 (2019).</w:t>
      </w:r>
    </w:p>
    <w:p w14:paraId="1D9F42B2" w14:textId="77777777" w:rsidR="00B64BE6" w:rsidRPr="00B64BE6" w:rsidRDefault="00B64BE6" w:rsidP="00B64BE6">
      <w:pPr>
        <w:pStyle w:val="Bibliography"/>
      </w:pPr>
      <w:r w:rsidRPr="00B64BE6">
        <w:t xml:space="preserve">29. </w:t>
      </w:r>
      <w:r w:rsidRPr="00B64BE6">
        <w:tab/>
        <w:t xml:space="preserve">M. Fang, Z. Lei, M. Ruilin, W. Jing, D. Leqiang, High temperature stress induced oxidative stress, gut inflammation and disordered metabolome and microbiome in tsinling lenok trout. </w:t>
      </w:r>
      <w:r w:rsidRPr="00B64BE6">
        <w:rPr>
          <w:i/>
          <w:iCs/>
        </w:rPr>
        <w:t>Ecotoxicology and Environmental Safety</w:t>
      </w:r>
      <w:r w:rsidRPr="00B64BE6">
        <w:t xml:space="preserve"> </w:t>
      </w:r>
      <w:r w:rsidRPr="00B64BE6">
        <w:rPr>
          <w:b/>
          <w:bCs/>
        </w:rPr>
        <w:t>266</w:t>
      </w:r>
      <w:r w:rsidRPr="00B64BE6">
        <w:t>, 115607 (2023).</w:t>
      </w:r>
    </w:p>
    <w:p w14:paraId="01CE6096" w14:textId="77777777" w:rsidR="00B64BE6" w:rsidRPr="00B64BE6" w:rsidRDefault="00B64BE6" w:rsidP="00B64BE6">
      <w:pPr>
        <w:pStyle w:val="Bibliography"/>
      </w:pPr>
      <w:r w:rsidRPr="00B64BE6">
        <w:t xml:space="preserve">30. </w:t>
      </w:r>
      <w:r w:rsidRPr="00B64BE6">
        <w:tab/>
        <w:t xml:space="preserve">X. Liu, Z. Ma, Y. Wang, H. Jia, Z. Wang, L. Zhang, Heat stress exposure cause alterations in intestinal microbiota, transcriptome, and metabolome of broilers. </w:t>
      </w:r>
      <w:r w:rsidRPr="00B64BE6">
        <w:rPr>
          <w:i/>
          <w:iCs/>
        </w:rPr>
        <w:t>Front. Microbiol.</w:t>
      </w:r>
      <w:r w:rsidRPr="00B64BE6">
        <w:t xml:space="preserve"> </w:t>
      </w:r>
      <w:r w:rsidRPr="00B64BE6">
        <w:rPr>
          <w:b/>
          <w:bCs/>
        </w:rPr>
        <w:t>14</w:t>
      </w:r>
      <w:r w:rsidRPr="00B64BE6">
        <w:t xml:space="preserve"> (2023).</w:t>
      </w:r>
    </w:p>
    <w:p w14:paraId="655C1DA0" w14:textId="77777777" w:rsidR="00B64BE6" w:rsidRPr="00B64BE6" w:rsidRDefault="00B64BE6" w:rsidP="00B64BE6">
      <w:pPr>
        <w:pStyle w:val="Bibliography"/>
      </w:pPr>
      <w:r w:rsidRPr="00B64BE6">
        <w:t xml:space="preserve">31. </w:t>
      </w:r>
      <w:r w:rsidRPr="00B64BE6">
        <w:tab/>
        <w:t xml:space="preserve">B. Xia, W. Wu, W. Fang, X. Wen, J. Xie, H. Zhang, Heat stress-induced mucosal barrier dysfunction is potentially associated with gut microbiota dysbiosis in pigs. </w:t>
      </w:r>
      <w:r w:rsidRPr="00B64BE6">
        <w:rPr>
          <w:i/>
          <w:iCs/>
        </w:rPr>
        <w:t>Animal Nutrition</w:t>
      </w:r>
      <w:r w:rsidRPr="00B64BE6">
        <w:t xml:space="preserve"> </w:t>
      </w:r>
      <w:r w:rsidRPr="00B64BE6">
        <w:rPr>
          <w:b/>
          <w:bCs/>
        </w:rPr>
        <w:t>8</w:t>
      </w:r>
      <w:r w:rsidRPr="00B64BE6">
        <w:t>, 289–299 (2022).</w:t>
      </w:r>
    </w:p>
    <w:p w14:paraId="19E979BE" w14:textId="77777777" w:rsidR="00B64BE6" w:rsidRPr="00B64BE6" w:rsidRDefault="00B64BE6" w:rsidP="00B64BE6">
      <w:pPr>
        <w:pStyle w:val="Bibliography"/>
      </w:pPr>
      <w:r w:rsidRPr="00B64BE6">
        <w:t xml:space="preserve">32. </w:t>
      </w:r>
      <w:r w:rsidRPr="00B64BE6">
        <w:tab/>
        <w:t xml:space="preserve">X. Bai, Y. Shi, L. Tang, L. Chen, H. Fan, H. Wang, J. Wang, X. Jia, S. Chen, S. Lai, Heat Stress Affects Faecal Microbial and Metabolic Alterations of Rabbits. </w:t>
      </w:r>
      <w:r w:rsidRPr="00B64BE6">
        <w:rPr>
          <w:i/>
          <w:iCs/>
        </w:rPr>
        <w:t>Front. Microbiol.</w:t>
      </w:r>
      <w:r w:rsidRPr="00B64BE6">
        <w:t xml:space="preserve"> </w:t>
      </w:r>
      <w:r w:rsidRPr="00B64BE6">
        <w:rPr>
          <w:b/>
          <w:bCs/>
        </w:rPr>
        <w:t>12</w:t>
      </w:r>
      <w:r w:rsidRPr="00B64BE6">
        <w:t xml:space="preserve"> (2022).</w:t>
      </w:r>
    </w:p>
    <w:p w14:paraId="2CF026BF" w14:textId="77777777" w:rsidR="00B64BE6" w:rsidRPr="00B64BE6" w:rsidRDefault="00B64BE6" w:rsidP="00B64BE6">
      <w:pPr>
        <w:pStyle w:val="Bibliography"/>
      </w:pPr>
      <w:r w:rsidRPr="00B64BE6">
        <w:t xml:space="preserve">33. </w:t>
      </w:r>
      <w:r w:rsidRPr="00B64BE6">
        <w:tab/>
        <w:t xml:space="preserve">E. Bestion, S. Jacob, L. Zinger, L. Di Gesu, M. Richard, J. White, J. Cote, Climate warming reduces gut microbiota diversity in a vertebrate ectotherm. </w:t>
      </w:r>
      <w:r w:rsidRPr="00B64BE6">
        <w:rPr>
          <w:i/>
          <w:iCs/>
        </w:rPr>
        <w:t>Nat Ecol Evol</w:t>
      </w:r>
      <w:r w:rsidRPr="00B64BE6">
        <w:t xml:space="preserve"> </w:t>
      </w:r>
      <w:r w:rsidRPr="00B64BE6">
        <w:rPr>
          <w:b/>
          <w:bCs/>
        </w:rPr>
        <w:t>1</w:t>
      </w:r>
      <w:r w:rsidRPr="00B64BE6">
        <w:t>, 1–3 (2017).</w:t>
      </w:r>
    </w:p>
    <w:p w14:paraId="140B341F" w14:textId="77777777" w:rsidR="00B64BE6" w:rsidRPr="00B64BE6" w:rsidRDefault="00B64BE6" w:rsidP="00B64BE6">
      <w:pPr>
        <w:pStyle w:val="Bibliography"/>
      </w:pPr>
      <w:r w:rsidRPr="00B64BE6">
        <w:t xml:space="preserve">34. </w:t>
      </w:r>
      <w:r w:rsidRPr="00B64BE6">
        <w:tab/>
        <w:t xml:space="preserve">Z. Lu, R. Sethu, J. A. Imlay, Endogenous superoxide is a key effector of the oxygen sensitivity of a model obligate anaerobe. </w:t>
      </w:r>
      <w:r w:rsidRPr="00B64BE6">
        <w:rPr>
          <w:i/>
          <w:iCs/>
        </w:rPr>
        <w:t>Proceedings of the National Academy of Sciences</w:t>
      </w:r>
      <w:r w:rsidRPr="00B64BE6">
        <w:t xml:space="preserve"> </w:t>
      </w:r>
      <w:r w:rsidRPr="00B64BE6">
        <w:rPr>
          <w:b/>
          <w:bCs/>
        </w:rPr>
        <w:t>115</w:t>
      </w:r>
      <w:r w:rsidRPr="00B64BE6">
        <w:t>, E3266–E3275 (2018).</w:t>
      </w:r>
    </w:p>
    <w:p w14:paraId="0CDB4EB9" w14:textId="77777777" w:rsidR="00B64BE6" w:rsidRPr="00B64BE6" w:rsidRDefault="00B64BE6" w:rsidP="00B64BE6">
      <w:pPr>
        <w:pStyle w:val="Bibliography"/>
      </w:pPr>
      <w:r w:rsidRPr="00B64BE6">
        <w:t xml:space="preserve">35. </w:t>
      </w:r>
      <w:r w:rsidRPr="00B64BE6">
        <w:tab/>
        <w:t xml:space="preserve">J. M. McCord, B. B. Keele, I. Fridovich, An Enzyme-Based Theory of Obligate Anaerobiosis: The Physiological Function of Superoxide Dismutase. </w:t>
      </w:r>
      <w:r w:rsidRPr="00B64BE6">
        <w:rPr>
          <w:i/>
          <w:iCs/>
        </w:rPr>
        <w:t>Proceedings of the National Academy of Sciences</w:t>
      </w:r>
      <w:r w:rsidRPr="00B64BE6">
        <w:t xml:space="preserve"> </w:t>
      </w:r>
      <w:r w:rsidRPr="00B64BE6">
        <w:rPr>
          <w:b/>
          <w:bCs/>
        </w:rPr>
        <w:t>68</w:t>
      </w:r>
      <w:r w:rsidRPr="00B64BE6">
        <w:t>, 1024–1027 (1971).</w:t>
      </w:r>
    </w:p>
    <w:p w14:paraId="5467D14B" w14:textId="77777777" w:rsidR="00B64BE6" w:rsidRPr="00B64BE6" w:rsidRDefault="00B64BE6" w:rsidP="00B64BE6">
      <w:pPr>
        <w:pStyle w:val="Bibliography"/>
      </w:pPr>
      <w:r w:rsidRPr="00B64BE6">
        <w:t xml:space="preserve">36. </w:t>
      </w:r>
      <w:r w:rsidRPr="00B64BE6">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B64BE6">
        <w:rPr>
          <w:i/>
          <w:iCs/>
        </w:rPr>
        <w:t>Gastroenterology</w:t>
      </w:r>
      <w:r w:rsidRPr="00B64BE6">
        <w:t xml:space="preserve"> </w:t>
      </w:r>
      <w:r w:rsidRPr="00B64BE6">
        <w:rPr>
          <w:b/>
          <w:bCs/>
        </w:rPr>
        <w:t>147</w:t>
      </w:r>
      <w:r w:rsidRPr="00B64BE6">
        <w:t>, 1055-1063.e8 (2014).</w:t>
      </w:r>
    </w:p>
    <w:p w14:paraId="2DD50C07" w14:textId="77777777" w:rsidR="00B64BE6" w:rsidRPr="00B64BE6" w:rsidRDefault="00B64BE6" w:rsidP="00B64BE6">
      <w:pPr>
        <w:pStyle w:val="Bibliography"/>
      </w:pPr>
      <w:r w:rsidRPr="00B64BE6">
        <w:t xml:space="preserve">37. </w:t>
      </w:r>
      <w:r w:rsidRPr="00B64BE6">
        <w:tab/>
        <w:t xml:space="preserve">N.-R. Shin, T. W. Whon, J.-W. Bae, </w:t>
      </w:r>
      <w:r w:rsidRPr="00B64BE6">
        <w:rPr>
          <w:i/>
          <w:iCs/>
        </w:rPr>
        <w:t>Proteobacteria</w:t>
      </w:r>
      <w:r w:rsidRPr="00B64BE6">
        <w:t xml:space="preserve">: microbial signature of dysbiosis in gut microbiota. </w:t>
      </w:r>
      <w:r w:rsidRPr="00B64BE6">
        <w:rPr>
          <w:i/>
          <w:iCs/>
        </w:rPr>
        <w:t>Trends in Biotechnology</w:t>
      </w:r>
      <w:r w:rsidRPr="00B64BE6">
        <w:t xml:space="preserve"> </w:t>
      </w:r>
      <w:r w:rsidRPr="00B64BE6">
        <w:rPr>
          <w:b/>
          <w:bCs/>
        </w:rPr>
        <w:t>33</w:t>
      </w:r>
      <w:r w:rsidRPr="00B64BE6">
        <w:t>, 496–503 (2015).</w:t>
      </w:r>
    </w:p>
    <w:p w14:paraId="613B43F4" w14:textId="77777777" w:rsidR="00B64BE6" w:rsidRPr="00B64BE6" w:rsidRDefault="00B64BE6" w:rsidP="00B64BE6">
      <w:pPr>
        <w:pStyle w:val="Bibliography"/>
      </w:pPr>
      <w:r w:rsidRPr="00B64BE6">
        <w:t xml:space="preserve">38. </w:t>
      </w:r>
      <w:r w:rsidRPr="00B64BE6">
        <w:tab/>
        <w:t xml:space="preserve">H. J. Flint, Scott ,Karen P., Duncan ,Sylvia H., Louis ,Petra, E. and Forano, Microbial degradation of complex carbohydrates in the gut. </w:t>
      </w:r>
      <w:r w:rsidRPr="00B64BE6">
        <w:rPr>
          <w:i/>
          <w:iCs/>
        </w:rPr>
        <w:t>Gut Microbes</w:t>
      </w:r>
      <w:r w:rsidRPr="00B64BE6">
        <w:t xml:space="preserve"> </w:t>
      </w:r>
      <w:r w:rsidRPr="00B64BE6">
        <w:rPr>
          <w:b/>
          <w:bCs/>
        </w:rPr>
        <w:t>3</w:t>
      </w:r>
      <w:r w:rsidRPr="00B64BE6">
        <w:t>, 289–306 (2012).</w:t>
      </w:r>
    </w:p>
    <w:p w14:paraId="39AAD88F" w14:textId="77777777" w:rsidR="00B64BE6" w:rsidRPr="00B64BE6" w:rsidRDefault="00B64BE6" w:rsidP="00B64BE6">
      <w:pPr>
        <w:pStyle w:val="Bibliography"/>
      </w:pPr>
      <w:r w:rsidRPr="00B64BE6">
        <w:t xml:space="preserve">39. </w:t>
      </w:r>
      <w:r w:rsidRPr="00B64BE6">
        <w:tab/>
        <w:t xml:space="preserve">L. V. Hooper, T. Midtvedt, J. I. Gordon, How host-microbial interactions shape the nutrient environment of the mammalian intestine. </w:t>
      </w:r>
      <w:r w:rsidRPr="00B64BE6">
        <w:rPr>
          <w:i/>
          <w:iCs/>
        </w:rPr>
        <w:t>Annual Review of Nutrition</w:t>
      </w:r>
      <w:r w:rsidRPr="00B64BE6">
        <w:t xml:space="preserve"> </w:t>
      </w:r>
      <w:r w:rsidRPr="00B64BE6">
        <w:rPr>
          <w:b/>
          <w:bCs/>
        </w:rPr>
        <w:t>22</w:t>
      </w:r>
      <w:r w:rsidRPr="00B64BE6">
        <w:t>, 283–307 (2002).</w:t>
      </w:r>
    </w:p>
    <w:p w14:paraId="6A42B585" w14:textId="77777777" w:rsidR="00B64BE6" w:rsidRPr="00B64BE6" w:rsidRDefault="00B64BE6" w:rsidP="00B64BE6">
      <w:pPr>
        <w:pStyle w:val="Bibliography"/>
      </w:pPr>
      <w:r w:rsidRPr="00B64BE6">
        <w:t xml:space="preserve">40. </w:t>
      </w:r>
      <w:r w:rsidRPr="00B64BE6">
        <w:tab/>
        <w:t xml:space="preserve">E. Maier, R. C. Anderson, N. C. Roy, Understanding How Commensal Obligate Anaerobic Bacteria Regulate Immune Functions in the Large Intestine. </w:t>
      </w:r>
      <w:r w:rsidRPr="00B64BE6">
        <w:rPr>
          <w:i/>
          <w:iCs/>
        </w:rPr>
        <w:t>Nutrients</w:t>
      </w:r>
      <w:r w:rsidRPr="00B64BE6">
        <w:t xml:space="preserve"> </w:t>
      </w:r>
      <w:r w:rsidRPr="00B64BE6">
        <w:rPr>
          <w:b/>
          <w:bCs/>
        </w:rPr>
        <w:t>7</w:t>
      </w:r>
      <w:r w:rsidRPr="00B64BE6">
        <w:t>, 45–73 (2014).</w:t>
      </w:r>
    </w:p>
    <w:p w14:paraId="1C3AABC6" w14:textId="77777777" w:rsidR="00B64BE6" w:rsidRPr="00B64BE6" w:rsidRDefault="00B64BE6" w:rsidP="00B64BE6">
      <w:pPr>
        <w:pStyle w:val="Bibliography"/>
      </w:pPr>
      <w:r w:rsidRPr="00B64BE6">
        <w:t xml:space="preserve">41. </w:t>
      </w:r>
      <w:r w:rsidRPr="00B64BE6">
        <w:tab/>
        <w:t xml:space="preserve">R. Corrêa-Oliveira, J. L. Fachi, A. Vieira, F. T. Sato, M. A. R. Vinolo, Regulation of immune cell function by short-chain fatty acids. </w:t>
      </w:r>
      <w:r w:rsidRPr="00B64BE6">
        <w:rPr>
          <w:i/>
          <w:iCs/>
        </w:rPr>
        <w:t>Clinical &amp; Translational Immunology</w:t>
      </w:r>
      <w:r w:rsidRPr="00B64BE6">
        <w:t xml:space="preserve"> </w:t>
      </w:r>
      <w:r w:rsidRPr="00B64BE6">
        <w:rPr>
          <w:b/>
          <w:bCs/>
        </w:rPr>
        <w:t>5</w:t>
      </w:r>
      <w:r w:rsidRPr="00B64BE6">
        <w:t>, e73 (2016).</w:t>
      </w:r>
    </w:p>
    <w:p w14:paraId="11DC9975" w14:textId="77777777" w:rsidR="00B64BE6" w:rsidRPr="00B64BE6" w:rsidRDefault="00B64BE6" w:rsidP="00B64BE6">
      <w:pPr>
        <w:pStyle w:val="Bibliography"/>
      </w:pPr>
      <w:r w:rsidRPr="00B64BE6">
        <w:t xml:space="preserve">42. </w:t>
      </w:r>
      <w:r w:rsidRPr="00B64BE6">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B64BE6">
        <w:rPr>
          <w:i/>
          <w:iCs/>
        </w:rPr>
        <w:t>Nature</w:t>
      </w:r>
      <w:r w:rsidRPr="00B64BE6">
        <w:t xml:space="preserve"> </w:t>
      </w:r>
      <w:r w:rsidRPr="00B64BE6">
        <w:rPr>
          <w:b/>
          <w:bCs/>
        </w:rPr>
        <w:t>504</w:t>
      </w:r>
      <w:r w:rsidRPr="00B64BE6">
        <w:t>, 446–450 (2013).</w:t>
      </w:r>
    </w:p>
    <w:p w14:paraId="56F7DEC4" w14:textId="77777777" w:rsidR="00B64BE6" w:rsidRPr="00B64BE6" w:rsidRDefault="00B64BE6" w:rsidP="00B64BE6">
      <w:pPr>
        <w:pStyle w:val="Bibliography"/>
      </w:pPr>
      <w:r w:rsidRPr="00B64BE6">
        <w:t xml:space="preserve">43. </w:t>
      </w:r>
      <w:r w:rsidRPr="00B64BE6">
        <w:tab/>
        <w:t xml:space="preserve">L. Klampfer, J. Huang, T. Sasazuki, S. Shirasawa, L. Augenlicht, Inhibition of Interferon γ Signaling by the Short Chain Fatty Acid Butyrate1. </w:t>
      </w:r>
      <w:r w:rsidRPr="00B64BE6">
        <w:rPr>
          <w:i/>
          <w:iCs/>
        </w:rPr>
        <w:t>Molecular Cancer Research</w:t>
      </w:r>
      <w:r w:rsidRPr="00B64BE6">
        <w:t xml:space="preserve"> </w:t>
      </w:r>
      <w:r w:rsidRPr="00B64BE6">
        <w:rPr>
          <w:b/>
          <w:bCs/>
        </w:rPr>
        <w:t>1</w:t>
      </w:r>
      <w:r w:rsidRPr="00B64BE6">
        <w:t>, 855–862 (2003).</w:t>
      </w:r>
    </w:p>
    <w:p w14:paraId="7E29E70E" w14:textId="77777777" w:rsidR="00B64BE6" w:rsidRPr="00B64BE6" w:rsidRDefault="00B64BE6" w:rsidP="00B64BE6">
      <w:pPr>
        <w:pStyle w:val="Bibliography"/>
      </w:pPr>
      <w:r w:rsidRPr="00B64BE6">
        <w:t xml:space="preserve">44. </w:t>
      </w:r>
      <w:r w:rsidRPr="00B64BE6">
        <w:tab/>
        <w:t xml:space="preserve">X. Liu, J. Shao, Y.-T. Liao, L.-N. Wang, Y. Jia, P. Dong, Z. Liu, D. He, C. Li, X. Zhang, Regulation of short-chain fatty acids in the immune system. </w:t>
      </w:r>
      <w:r w:rsidRPr="00B64BE6">
        <w:rPr>
          <w:i/>
          <w:iCs/>
        </w:rPr>
        <w:t>Front Immunol</w:t>
      </w:r>
      <w:r w:rsidRPr="00B64BE6">
        <w:t xml:space="preserve"> </w:t>
      </w:r>
      <w:r w:rsidRPr="00B64BE6">
        <w:rPr>
          <w:b/>
          <w:bCs/>
        </w:rPr>
        <w:t>14</w:t>
      </w:r>
      <w:r w:rsidRPr="00B64BE6">
        <w:t>, 1186892 (2023).</w:t>
      </w:r>
    </w:p>
    <w:p w14:paraId="28920CD5" w14:textId="77777777" w:rsidR="00B64BE6" w:rsidRPr="00B64BE6" w:rsidRDefault="00B64BE6" w:rsidP="00B64BE6">
      <w:pPr>
        <w:pStyle w:val="Bibliography"/>
      </w:pPr>
      <w:r w:rsidRPr="00B64BE6">
        <w:t xml:space="preserve">45. </w:t>
      </w:r>
      <w:r w:rsidRPr="00B64BE6">
        <w:tab/>
        <w:t xml:space="preserve">Z. Yu, J. M. Cantet, H. A. Paz, J. D. Kaufman, M. S. Orellano, I. R. Ipharraguerre, A. G. Ríus, Heat stress–associated changes in the intestinal barrier, inflammatory signals, and microbiome communities in dairy calves. </w:t>
      </w:r>
      <w:r w:rsidRPr="00B64BE6">
        <w:rPr>
          <w:i/>
          <w:iCs/>
        </w:rPr>
        <w:t>Journal of Dairy Science</w:t>
      </w:r>
      <w:r w:rsidRPr="00B64BE6">
        <w:t xml:space="preserve"> </w:t>
      </w:r>
      <w:r w:rsidRPr="00B64BE6">
        <w:rPr>
          <w:b/>
          <w:bCs/>
        </w:rPr>
        <w:t>107</w:t>
      </w:r>
      <w:r w:rsidRPr="00B64BE6">
        <w:t>, 1175–1196 (2024).</w:t>
      </w:r>
    </w:p>
    <w:p w14:paraId="06030DE4" w14:textId="77777777" w:rsidR="00B64BE6" w:rsidRPr="00B64BE6" w:rsidRDefault="00B64BE6" w:rsidP="00B64BE6">
      <w:pPr>
        <w:pStyle w:val="Bibliography"/>
      </w:pPr>
      <w:r w:rsidRPr="00B64BE6">
        <w:t xml:space="preserve">46. </w:t>
      </w:r>
      <w:r w:rsidRPr="00B64BE6">
        <w:tab/>
        <w:t xml:space="preserve">J. He, Y. He, D. Pan, J. Cao, Y. Sun, X. Zeng, Associations of Gut Microbiota With Heat Stress-Induced Changes of Growth, Fat Deposition, Intestinal Morphology, and Antioxidant Capacity in Ducks. </w:t>
      </w:r>
      <w:r w:rsidRPr="00B64BE6">
        <w:rPr>
          <w:i/>
          <w:iCs/>
        </w:rPr>
        <w:t>Front. Microbiol.</w:t>
      </w:r>
      <w:r w:rsidRPr="00B64BE6">
        <w:t xml:space="preserve"> </w:t>
      </w:r>
      <w:r w:rsidRPr="00B64BE6">
        <w:rPr>
          <w:b/>
          <w:bCs/>
        </w:rPr>
        <w:t>10</w:t>
      </w:r>
      <w:r w:rsidRPr="00B64BE6">
        <w:t xml:space="preserve"> (2019).</w:t>
      </w:r>
    </w:p>
    <w:p w14:paraId="3E389462" w14:textId="77777777" w:rsidR="00B64BE6" w:rsidRPr="00B64BE6" w:rsidRDefault="00B64BE6" w:rsidP="00B64BE6">
      <w:pPr>
        <w:pStyle w:val="Bibliography"/>
      </w:pPr>
      <w:r w:rsidRPr="00B64BE6">
        <w:t xml:space="preserve">47. </w:t>
      </w:r>
      <w:r w:rsidRPr="00B64BE6">
        <w:tab/>
        <w:t xml:space="preserve">Y.-J. Seo, L. Chiwoong, L. Byeonghwi, K. Jun-Mo, Microbial-transcriptome integrative analysis of heat stress effects on amino acid metabolism and lipid peroxidation in poultry jejunum. </w:t>
      </w:r>
      <w:r w:rsidRPr="00B64BE6">
        <w:rPr>
          <w:i/>
          <w:iCs/>
        </w:rPr>
        <w:t>Animal Biotechnology</w:t>
      </w:r>
      <w:r w:rsidRPr="00B64BE6">
        <w:t xml:space="preserve"> </w:t>
      </w:r>
      <w:r w:rsidRPr="00B64BE6">
        <w:rPr>
          <w:b/>
          <w:bCs/>
        </w:rPr>
        <w:t>35</w:t>
      </w:r>
      <w:r w:rsidRPr="00B64BE6">
        <w:t>, 2331179 (2024).</w:t>
      </w:r>
    </w:p>
    <w:p w14:paraId="1BA1420E" w14:textId="77777777" w:rsidR="00B64BE6" w:rsidRPr="00B64BE6" w:rsidRDefault="00B64BE6" w:rsidP="00B64BE6">
      <w:pPr>
        <w:pStyle w:val="Bibliography"/>
      </w:pPr>
      <w:r w:rsidRPr="00B64BE6">
        <w:t xml:space="preserve">48. </w:t>
      </w:r>
      <w:r w:rsidRPr="00B64BE6">
        <w:tab/>
        <w:t xml:space="preserve">K. J. Emerson, S. S. Fontaine, K. D. Kohl, S. K. Woodley, Temperature and the microbial environment alter brain morphology in a larval amphibian. </w:t>
      </w:r>
      <w:r w:rsidRPr="00B64BE6">
        <w:rPr>
          <w:i/>
          <w:iCs/>
        </w:rPr>
        <w:t>Journal of Experimental Biology</w:t>
      </w:r>
      <w:r w:rsidRPr="00B64BE6">
        <w:t xml:space="preserve"> </w:t>
      </w:r>
      <w:r w:rsidRPr="00B64BE6">
        <w:rPr>
          <w:b/>
          <w:bCs/>
        </w:rPr>
        <w:t>226</w:t>
      </w:r>
      <w:r w:rsidRPr="00B64BE6">
        <w:t>, jeb245333 (2023).</w:t>
      </w:r>
    </w:p>
    <w:p w14:paraId="146FCD62" w14:textId="77777777" w:rsidR="00B64BE6" w:rsidRPr="00B64BE6" w:rsidRDefault="00B64BE6" w:rsidP="00B64BE6">
      <w:pPr>
        <w:pStyle w:val="Bibliography"/>
      </w:pPr>
      <w:r w:rsidRPr="00B64BE6">
        <w:t xml:space="preserve">49. </w:t>
      </w:r>
      <w:r w:rsidRPr="00B64BE6">
        <w:tab/>
        <w:t xml:space="preserve">A. H. Moeller, K. Ivey, M. B. Cornwall, K. Herr, J. Rede, E. N. Taylor, A. R. Gunderson, The Lizard Gut Microbiome Changes with Temperature and Is Associated with Heat Tolerance. </w:t>
      </w:r>
      <w:r w:rsidRPr="00B64BE6">
        <w:rPr>
          <w:i/>
          <w:iCs/>
        </w:rPr>
        <w:t>Applied and Environmental Microbiology</w:t>
      </w:r>
      <w:r w:rsidRPr="00B64BE6">
        <w:t xml:space="preserve"> </w:t>
      </w:r>
      <w:r w:rsidRPr="00B64BE6">
        <w:rPr>
          <w:b/>
          <w:bCs/>
        </w:rPr>
        <w:t>86</w:t>
      </w:r>
      <w:r w:rsidRPr="00B64BE6">
        <w:t>, e01181-20 (2020).</w:t>
      </w:r>
    </w:p>
    <w:p w14:paraId="2026E838" w14:textId="77777777" w:rsidR="00B64BE6" w:rsidRPr="00B64BE6" w:rsidRDefault="00B64BE6" w:rsidP="00B64BE6">
      <w:pPr>
        <w:pStyle w:val="Bibliography"/>
      </w:pPr>
      <w:r w:rsidRPr="00B64BE6">
        <w:t xml:space="preserve">50. </w:t>
      </w:r>
      <w:r w:rsidRPr="00B64BE6">
        <w:tab/>
        <w:t xml:space="preserve">G. Wang, X. Li, Y. Zhou, J. Feng, M. Zhang, Effects of Heat Stress on Gut-Microbial Metabolites, Gastrointestinal Peptides, Glycolipid Metabolism, and Performance of Broilers. </w:t>
      </w:r>
      <w:r w:rsidRPr="00B64BE6">
        <w:rPr>
          <w:i/>
          <w:iCs/>
        </w:rPr>
        <w:t>Animals</w:t>
      </w:r>
      <w:r w:rsidRPr="00B64BE6">
        <w:t xml:space="preserve"> </w:t>
      </w:r>
      <w:r w:rsidRPr="00B64BE6">
        <w:rPr>
          <w:b/>
          <w:bCs/>
        </w:rPr>
        <w:t>11</w:t>
      </w:r>
      <w:r w:rsidRPr="00B64BE6">
        <w:t>, 1286 (2021).</w:t>
      </w:r>
    </w:p>
    <w:p w14:paraId="0FA767FD" w14:textId="77777777" w:rsidR="00B64BE6" w:rsidRPr="00B64BE6" w:rsidRDefault="00B64BE6" w:rsidP="00B64BE6">
      <w:pPr>
        <w:pStyle w:val="Bibliography"/>
      </w:pPr>
      <w:r w:rsidRPr="00B64BE6">
        <w:t xml:space="preserve">51. </w:t>
      </w:r>
      <w:r w:rsidRPr="00B64BE6">
        <w:tab/>
        <w:t xml:space="preserve">A. Baniel, K. R. Amato, J. C. Beehner, T. J. Bergman, A. Mercer, R. F. Perlman, L. Petrullo, L. Reitsema, S. Sams, A. Lu, N. Snyder-Mackler, Seasonal shifts in the gut microbiome indicate plastic responses to diet in wild geladas. </w:t>
      </w:r>
      <w:r w:rsidRPr="00B64BE6">
        <w:rPr>
          <w:i/>
          <w:iCs/>
        </w:rPr>
        <w:t>Microbiome</w:t>
      </w:r>
      <w:r w:rsidRPr="00B64BE6">
        <w:t xml:space="preserve"> </w:t>
      </w:r>
      <w:r w:rsidRPr="00B64BE6">
        <w:rPr>
          <w:b/>
          <w:bCs/>
        </w:rPr>
        <w:t>9</w:t>
      </w:r>
      <w:r w:rsidRPr="00B64BE6">
        <w:t>, 26 (2021).</w:t>
      </w:r>
    </w:p>
    <w:p w14:paraId="244D1EDE" w14:textId="77777777" w:rsidR="00B64BE6" w:rsidRPr="00B64BE6" w:rsidRDefault="00B64BE6" w:rsidP="00B64BE6">
      <w:pPr>
        <w:pStyle w:val="Bibliography"/>
      </w:pPr>
      <w:r w:rsidRPr="00B64BE6">
        <w:t xml:space="preserve">52. </w:t>
      </w:r>
      <w:r w:rsidRPr="00B64BE6">
        <w:tab/>
        <w:t xml:space="preserve">J. D. Orkin, F. A. Campos, M. S. Myers, S. E. Cheves Hernandez, A. Guadamuz, A. D. Melin, Seasonality of the gut microbiota of free-ranging white-faced capuchins in a tropical dry forest. </w:t>
      </w:r>
      <w:r w:rsidRPr="00B64BE6">
        <w:rPr>
          <w:i/>
          <w:iCs/>
        </w:rPr>
        <w:t>The ISME Journal</w:t>
      </w:r>
      <w:r w:rsidRPr="00B64BE6">
        <w:t xml:space="preserve"> </w:t>
      </w:r>
      <w:r w:rsidRPr="00B64BE6">
        <w:rPr>
          <w:b/>
          <w:bCs/>
        </w:rPr>
        <w:t>13</w:t>
      </w:r>
      <w:r w:rsidRPr="00B64BE6">
        <w:t>, 183–196 (2019).</w:t>
      </w:r>
    </w:p>
    <w:p w14:paraId="3DA5E8D7" w14:textId="77777777" w:rsidR="00B64BE6" w:rsidRPr="00B64BE6" w:rsidRDefault="00B64BE6" w:rsidP="00B64BE6">
      <w:pPr>
        <w:pStyle w:val="Bibliography"/>
      </w:pPr>
      <w:r w:rsidRPr="00B64BE6">
        <w:t xml:space="preserve">53. </w:t>
      </w:r>
      <w:r w:rsidRPr="00B64BE6">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B64BE6">
        <w:rPr>
          <w:i/>
          <w:iCs/>
        </w:rPr>
        <w:t>ISME J</w:t>
      </w:r>
      <w:r w:rsidRPr="00B64BE6">
        <w:t xml:space="preserve"> </w:t>
      </w:r>
      <w:r w:rsidRPr="00B64BE6">
        <w:rPr>
          <w:b/>
          <w:bCs/>
        </w:rPr>
        <w:t>7</w:t>
      </w:r>
      <w:r w:rsidRPr="00B64BE6">
        <w:t>, 1344–1353 (2013).</w:t>
      </w:r>
    </w:p>
    <w:p w14:paraId="20E250CE" w14:textId="77777777" w:rsidR="00B64BE6" w:rsidRPr="00B64BE6" w:rsidRDefault="00B64BE6" w:rsidP="00B64BE6">
      <w:pPr>
        <w:pStyle w:val="Bibliography"/>
      </w:pPr>
      <w:r w:rsidRPr="00B64BE6">
        <w:t xml:space="preserve">54. </w:t>
      </w:r>
      <w:r w:rsidRPr="00B64BE6">
        <w:tab/>
        <w:t xml:space="preserve">C. Barelli, D. Albanese, C. Donati, M. Pindo, C. Dallago, F. Rovero, D. Cavalieri, K. M. Tuohy, H. C. Hauffe, C. De Filippo, Habitat fragmentation is associated to gut microbiota diversity of an endangered primate: implications for conservation. </w:t>
      </w:r>
      <w:r w:rsidRPr="00B64BE6">
        <w:rPr>
          <w:i/>
          <w:iCs/>
        </w:rPr>
        <w:t>Sci Rep</w:t>
      </w:r>
      <w:r w:rsidRPr="00B64BE6">
        <w:t xml:space="preserve"> </w:t>
      </w:r>
      <w:r w:rsidRPr="00B64BE6">
        <w:rPr>
          <w:b/>
          <w:bCs/>
        </w:rPr>
        <w:t>5</w:t>
      </w:r>
      <w:r w:rsidRPr="00B64BE6">
        <w:t>, 14862 (2015).</w:t>
      </w:r>
    </w:p>
    <w:p w14:paraId="2542BA5E" w14:textId="77777777" w:rsidR="00B64BE6" w:rsidRPr="00B64BE6" w:rsidRDefault="00B64BE6" w:rsidP="00B64BE6">
      <w:pPr>
        <w:pStyle w:val="Bibliography"/>
      </w:pPr>
      <w:r w:rsidRPr="00B64BE6">
        <w:t xml:space="preserve">55. </w:t>
      </w:r>
      <w:r w:rsidRPr="00B64BE6">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B64BE6">
        <w:rPr>
          <w:i/>
          <w:iCs/>
        </w:rPr>
        <w:t>Oecologia</w:t>
      </w:r>
      <w:r w:rsidRPr="00B64BE6">
        <w:t xml:space="preserve"> </w:t>
      </w:r>
      <w:r w:rsidRPr="00B64BE6">
        <w:rPr>
          <w:b/>
          <w:bCs/>
        </w:rPr>
        <w:t>180</w:t>
      </w:r>
      <w:r w:rsidRPr="00B64BE6">
        <w:t>, 717–733 (2016).</w:t>
      </w:r>
    </w:p>
    <w:p w14:paraId="0BF45F39" w14:textId="77777777" w:rsidR="00B64BE6" w:rsidRPr="00B64BE6" w:rsidRDefault="00B64BE6" w:rsidP="00B64BE6">
      <w:pPr>
        <w:pStyle w:val="Bibliography"/>
      </w:pPr>
      <w:r w:rsidRPr="00B64BE6">
        <w:t xml:space="preserve">56. </w:t>
      </w:r>
      <w:r w:rsidRPr="00B64BE6">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B64BE6">
        <w:rPr>
          <w:i/>
          <w:iCs/>
        </w:rPr>
        <w:t>mSystems</w:t>
      </w:r>
      <w:r w:rsidRPr="00B64BE6">
        <w:t xml:space="preserve"> </w:t>
      </w:r>
      <w:r w:rsidRPr="00B64BE6">
        <w:rPr>
          <w:b/>
          <w:bCs/>
        </w:rPr>
        <w:t>6</w:t>
      </w:r>
      <w:r w:rsidRPr="00B64BE6">
        <w:t>, e01269-20 (2021).</w:t>
      </w:r>
    </w:p>
    <w:p w14:paraId="38F5D497" w14:textId="77777777" w:rsidR="00B64BE6" w:rsidRPr="00B64BE6" w:rsidRDefault="00B64BE6" w:rsidP="00B64BE6">
      <w:pPr>
        <w:pStyle w:val="Bibliography"/>
      </w:pPr>
      <w:r w:rsidRPr="00B64BE6">
        <w:t xml:space="preserve">57. </w:t>
      </w:r>
      <w:r w:rsidRPr="00B64BE6">
        <w:tab/>
        <w:t xml:space="preserve">C. Murr, B. Widner, B. Wirleitner, D. Fuchs, Neopterin as a marker for immune system activation. </w:t>
      </w:r>
      <w:r w:rsidRPr="00B64BE6">
        <w:rPr>
          <w:i/>
          <w:iCs/>
        </w:rPr>
        <w:t>Curr Drug Metab</w:t>
      </w:r>
      <w:r w:rsidRPr="00B64BE6">
        <w:t xml:space="preserve"> </w:t>
      </w:r>
      <w:r w:rsidRPr="00B64BE6">
        <w:rPr>
          <w:b/>
          <w:bCs/>
        </w:rPr>
        <w:t>3</w:t>
      </w:r>
      <w:r w:rsidRPr="00B64BE6">
        <w:t>, 175–187 (2002).</w:t>
      </w:r>
    </w:p>
    <w:p w14:paraId="49E97840" w14:textId="77777777" w:rsidR="00B64BE6" w:rsidRPr="00B64BE6" w:rsidRDefault="00B64BE6" w:rsidP="00B64BE6">
      <w:pPr>
        <w:pStyle w:val="Bibliography"/>
      </w:pPr>
      <w:r w:rsidRPr="00B64BE6">
        <w:t xml:space="preserve">58. </w:t>
      </w:r>
      <w:r w:rsidRPr="00B64BE6">
        <w:tab/>
        <w:t xml:space="preserve">B. Kelsall, Recent progress in understanding the phenotype and function of intestinal dendritic cells and macrophages. </w:t>
      </w:r>
      <w:r w:rsidRPr="00B64BE6">
        <w:rPr>
          <w:i/>
          <w:iCs/>
        </w:rPr>
        <w:t>Mucosal Immunology</w:t>
      </w:r>
      <w:r w:rsidRPr="00B64BE6">
        <w:t xml:space="preserve"> </w:t>
      </w:r>
      <w:r w:rsidRPr="00B64BE6">
        <w:rPr>
          <w:b/>
          <w:bCs/>
        </w:rPr>
        <w:t>1</w:t>
      </w:r>
      <w:r w:rsidRPr="00B64BE6">
        <w:t>, 460–469 (2008).</w:t>
      </w:r>
    </w:p>
    <w:p w14:paraId="1CB70F76" w14:textId="77777777" w:rsidR="00B64BE6" w:rsidRPr="00B64BE6" w:rsidRDefault="00B64BE6" w:rsidP="00B64BE6">
      <w:pPr>
        <w:pStyle w:val="Bibliography"/>
      </w:pPr>
      <w:r w:rsidRPr="00B64BE6">
        <w:t xml:space="preserve">59. </w:t>
      </w:r>
      <w:r w:rsidRPr="00B64BE6">
        <w:tab/>
        <w:t xml:space="preserve">J. Wang, W.-D. Chen, Y.-D. Wang, The Relationship Between Gut Microbiota and Inflammatory Diseases: The Role of Macrophages. </w:t>
      </w:r>
      <w:r w:rsidRPr="00B64BE6">
        <w:rPr>
          <w:i/>
          <w:iCs/>
        </w:rPr>
        <w:t>Front. Microbiol.</w:t>
      </w:r>
      <w:r w:rsidRPr="00B64BE6">
        <w:t xml:space="preserve"> </w:t>
      </w:r>
      <w:r w:rsidRPr="00B64BE6">
        <w:rPr>
          <w:b/>
          <w:bCs/>
        </w:rPr>
        <w:t>11</w:t>
      </w:r>
      <w:r w:rsidRPr="00B64BE6">
        <w:t xml:space="preserve"> (2020).</w:t>
      </w:r>
    </w:p>
    <w:p w14:paraId="35D8DE09" w14:textId="77777777" w:rsidR="00B64BE6" w:rsidRPr="00B64BE6" w:rsidRDefault="00B64BE6" w:rsidP="00B64BE6">
      <w:pPr>
        <w:pStyle w:val="Bibliography"/>
      </w:pPr>
      <w:r w:rsidRPr="00B64BE6">
        <w:t xml:space="preserve">60. </w:t>
      </w:r>
      <w:r w:rsidRPr="00B64BE6">
        <w:tab/>
        <w:t xml:space="preserve">C. A. Portillo-Quintero, G. A. Sánchez-Azofeifa, Extent and conservation of tropical dry forests in the Americas. </w:t>
      </w:r>
      <w:r w:rsidRPr="00B64BE6">
        <w:rPr>
          <w:i/>
          <w:iCs/>
        </w:rPr>
        <w:t>Biological Conservation</w:t>
      </w:r>
      <w:r w:rsidRPr="00B64BE6">
        <w:t xml:space="preserve"> </w:t>
      </w:r>
      <w:r w:rsidRPr="00B64BE6">
        <w:rPr>
          <w:b/>
          <w:bCs/>
        </w:rPr>
        <w:t>143</w:t>
      </w:r>
      <w:r w:rsidRPr="00B64BE6">
        <w:t>, 144–155 (2010).</w:t>
      </w:r>
    </w:p>
    <w:p w14:paraId="5BCAD3A3" w14:textId="77777777" w:rsidR="00B64BE6" w:rsidRPr="00B64BE6" w:rsidRDefault="00B64BE6" w:rsidP="00B64BE6">
      <w:pPr>
        <w:pStyle w:val="Bibliography"/>
      </w:pPr>
      <w:r w:rsidRPr="00B64BE6">
        <w:t xml:space="preserve">61. </w:t>
      </w:r>
      <w:r w:rsidRPr="00B64BE6">
        <w:tab/>
        <w:t xml:space="preserve">P. G. Murphy, A. E. Lugo, Ecology of Tropical Dry Forest. </w:t>
      </w:r>
      <w:r w:rsidRPr="00B64BE6">
        <w:rPr>
          <w:i/>
          <w:iCs/>
        </w:rPr>
        <w:t>Annual Review of Ecology and Systematics</w:t>
      </w:r>
      <w:r w:rsidRPr="00B64BE6">
        <w:t xml:space="preserve"> </w:t>
      </w:r>
      <w:r w:rsidRPr="00B64BE6">
        <w:rPr>
          <w:b/>
          <w:bCs/>
        </w:rPr>
        <w:t>17</w:t>
      </w:r>
      <w:r w:rsidRPr="00B64BE6">
        <w:t>, 67–88 (1986).</w:t>
      </w:r>
    </w:p>
    <w:p w14:paraId="0F26024A" w14:textId="77777777" w:rsidR="00B64BE6" w:rsidRPr="00B64BE6" w:rsidRDefault="00B64BE6" w:rsidP="00B64BE6">
      <w:pPr>
        <w:pStyle w:val="Bibliography"/>
      </w:pPr>
      <w:r w:rsidRPr="00B64BE6">
        <w:t xml:space="preserve">62. </w:t>
      </w:r>
      <w:r w:rsidRPr="00B64BE6">
        <w:tab/>
        <w:t xml:space="preserve">M. C. Mansilla, L. E. Cybulski, D. Albanesi, D. de Mendoza, Control of Membrane Lipid Fluidity by Molecular Thermosensors. </w:t>
      </w:r>
      <w:r w:rsidRPr="00B64BE6">
        <w:rPr>
          <w:i/>
          <w:iCs/>
        </w:rPr>
        <w:t>Journal of Bacteriology</w:t>
      </w:r>
      <w:r w:rsidRPr="00B64BE6">
        <w:t xml:space="preserve"> </w:t>
      </w:r>
      <w:r w:rsidRPr="00B64BE6">
        <w:rPr>
          <w:b/>
          <w:bCs/>
        </w:rPr>
        <w:t>186</w:t>
      </w:r>
      <w:r w:rsidRPr="00B64BE6">
        <w:t>, 6681–6688 (2004).</w:t>
      </w:r>
    </w:p>
    <w:p w14:paraId="40327DD7" w14:textId="77777777" w:rsidR="00B64BE6" w:rsidRPr="00B64BE6" w:rsidRDefault="00B64BE6" w:rsidP="00B64BE6">
      <w:pPr>
        <w:pStyle w:val="Bibliography"/>
      </w:pPr>
      <w:r w:rsidRPr="00B64BE6">
        <w:t xml:space="preserve">63. </w:t>
      </w:r>
      <w:r w:rsidRPr="00B64BE6">
        <w:tab/>
        <w:t xml:space="preserve">Y.-M. Zhang, C. O. Rock, Membrane lipid homeostasis in bacteria. </w:t>
      </w:r>
      <w:r w:rsidRPr="00B64BE6">
        <w:rPr>
          <w:i/>
          <w:iCs/>
        </w:rPr>
        <w:t>Nat Rev Microbiol</w:t>
      </w:r>
      <w:r w:rsidRPr="00B64BE6">
        <w:t xml:space="preserve"> </w:t>
      </w:r>
      <w:r w:rsidRPr="00B64BE6">
        <w:rPr>
          <w:b/>
          <w:bCs/>
        </w:rPr>
        <w:t>6</w:t>
      </w:r>
      <w:r w:rsidRPr="00B64BE6">
        <w:t>, 222–233 (2008).</w:t>
      </w:r>
    </w:p>
    <w:p w14:paraId="6C127A58" w14:textId="77777777" w:rsidR="00B64BE6" w:rsidRPr="00B64BE6" w:rsidRDefault="00B64BE6" w:rsidP="00B64BE6">
      <w:pPr>
        <w:pStyle w:val="Bibliography"/>
      </w:pPr>
      <w:r w:rsidRPr="00B64BE6">
        <w:t xml:space="preserve">64. </w:t>
      </w:r>
      <w:r w:rsidRPr="00B64BE6">
        <w:tab/>
        <w:t xml:space="preserve">E. A. Dennis, Diversity of group types, regulation, and function of phospholipase A2. </w:t>
      </w:r>
      <w:r w:rsidRPr="00B64BE6">
        <w:rPr>
          <w:i/>
          <w:iCs/>
        </w:rPr>
        <w:t>Journal of Biological Chemistry</w:t>
      </w:r>
      <w:r w:rsidRPr="00B64BE6">
        <w:t xml:space="preserve"> </w:t>
      </w:r>
      <w:r w:rsidRPr="00B64BE6">
        <w:rPr>
          <w:b/>
          <w:bCs/>
        </w:rPr>
        <w:t>269</w:t>
      </w:r>
      <w:r w:rsidRPr="00B64BE6">
        <w:t>, 13057–13060 (1994).</w:t>
      </w:r>
    </w:p>
    <w:p w14:paraId="1BEC689F" w14:textId="77777777" w:rsidR="00B64BE6" w:rsidRPr="00B64BE6" w:rsidRDefault="00B64BE6" w:rsidP="00B64BE6">
      <w:pPr>
        <w:pStyle w:val="Bibliography"/>
      </w:pPr>
      <w:r w:rsidRPr="00B64BE6">
        <w:t xml:space="preserve">65. </w:t>
      </w:r>
      <w:r w:rsidRPr="00B64BE6">
        <w:tab/>
        <w:t xml:space="preserve">D. M. Hall, K. R. Baumgardner, T. D. Oberley, C. V. Gisolfi, Splanchnic tissues undergo hypoxic stress  during whole body hyperthermia. </w:t>
      </w:r>
      <w:r w:rsidRPr="00B64BE6">
        <w:rPr>
          <w:i/>
          <w:iCs/>
        </w:rPr>
        <w:t>American Journal of Physiology-Gastrointestinal and Liver Physiology</w:t>
      </w:r>
      <w:r w:rsidRPr="00B64BE6">
        <w:t xml:space="preserve"> </w:t>
      </w:r>
      <w:r w:rsidRPr="00B64BE6">
        <w:rPr>
          <w:b/>
          <w:bCs/>
        </w:rPr>
        <w:t>276</w:t>
      </w:r>
      <w:r w:rsidRPr="00B64BE6">
        <w:t>, G1195–G1203 (1999).</w:t>
      </w:r>
    </w:p>
    <w:p w14:paraId="57766FC1" w14:textId="77777777" w:rsidR="00B64BE6" w:rsidRPr="00B64BE6" w:rsidRDefault="00B64BE6" w:rsidP="00B64BE6">
      <w:pPr>
        <w:pStyle w:val="Bibliography"/>
      </w:pPr>
      <w:r w:rsidRPr="00B64BE6">
        <w:t xml:space="preserve">66. </w:t>
      </w:r>
      <w:r w:rsidRPr="00B64BE6">
        <w:tab/>
        <w:t xml:space="preserve">H. Hellmann, S. Mooney, Vitamin B6: A Molecule for Human Health? </w:t>
      </w:r>
      <w:r w:rsidRPr="00B64BE6">
        <w:rPr>
          <w:i/>
          <w:iCs/>
        </w:rPr>
        <w:t>Molecules</w:t>
      </w:r>
      <w:r w:rsidRPr="00B64BE6">
        <w:t xml:space="preserve"> </w:t>
      </w:r>
      <w:r w:rsidRPr="00B64BE6">
        <w:rPr>
          <w:b/>
          <w:bCs/>
        </w:rPr>
        <w:t>15</w:t>
      </w:r>
      <w:r w:rsidRPr="00B64BE6">
        <w:t>, 442–459 (2010).</w:t>
      </w:r>
    </w:p>
    <w:p w14:paraId="75AA30B4" w14:textId="77777777" w:rsidR="00B64BE6" w:rsidRPr="00B64BE6" w:rsidRDefault="00B64BE6" w:rsidP="00B64BE6">
      <w:pPr>
        <w:pStyle w:val="Bibliography"/>
      </w:pPr>
      <w:r w:rsidRPr="00B64BE6">
        <w:t xml:space="preserve">67. </w:t>
      </w:r>
      <w:r w:rsidRPr="00B64BE6">
        <w:tab/>
        <w:t xml:space="preserve">H. J. Powers, Riboflavin (vitamin B-2) and health12. </w:t>
      </w:r>
      <w:r w:rsidRPr="00B64BE6">
        <w:rPr>
          <w:i/>
          <w:iCs/>
        </w:rPr>
        <w:t>The American Journal of Clinical Nutrition</w:t>
      </w:r>
      <w:r w:rsidRPr="00B64BE6">
        <w:t xml:space="preserve"> </w:t>
      </w:r>
      <w:r w:rsidRPr="00B64BE6">
        <w:rPr>
          <w:b/>
          <w:bCs/>
        </w:rPr>
        <w:t>77</w:t>
      </w:r>
      <w:r w:rsidRPr="00B64BE6">
        <w:t>, 1352–1360 (2003).</w:t>
      </w:r>
    </w:p>
    <w:p w14:paraId="1D1B5152" w14:textId="77777777" w:rsidR="00B64BE6" w:rsidRPr="00B64BE6" w:rsidRDefault="00B64BE6" w:rsidP="00B64BE6">
      <w:pPr>
        <w:pStyle w:val="Bibliography"/>
      </w:pPr>
      <w:r w:rsidRPr="00B64BE6">
        <w:t xml:space="preserve">68. </w:t>
      </w:r>
      <w:r w:rsidRPr="00B64BE6">
        <w:tab/>
        <w:t xml:space="preserve">I. Gout, Coenzyme A, protein CoAlation and redox regulation in mammalian cells. </w:t>
      </w:r>
      <w:r w:rsidRPr="00B64BE6">
        <w:rPr>
          <w:i/>
          <w:iCs/>
        </w:rPr>
        <w:t>Biochemical Society Transactions</w:t>
      </w:r>
      <w:r w:rsidRPr="00B64BE6">
        <w:t xml:space="preserve"> </w:t>
      </w:r>
      <w:r w:rsidRPr="00B64BE6">
        <w:rPr>
          <w:b/>
          <w:bCs/>
        </w:rPr>
        <w:t>46</w:t>
      </w:r>
      <w:r w:rsidRPr="00B64BE6">
        <w:t>, 721–728 (2018).</w:t>
      </w:r>
    </w:p>
    <w:p w14:paraId="3C0B67DE" w14:textId="77777777" w:rsidR="00B64BE6" w:rsidRPr="00B64BE6" w:rsidRDefault="00B64BE6" w:rsidP="00B64BE6">
      <w:pPr>
        <w:pStyle w:val="Bibliography"/>
      </w:pPr>
      <w:r w:rsidRPr="00B64BE6">
        <w:t xml:space="preserve">69. </w:t>
      </w:r>
      <w:r w:rsidRPr="00B64BE6">
        <w:tab/>
        <w:t xml:space="preserve">S. C. Lu, Glutathione synthesis. </w:t>
      </w:r>
      <w:r w:rsidRPr="00B64BE6">
        <w:rPr>
          <w:i/>
          <w:iCs/>
        </w:rPr>
        <w:t>Biochimica et Biophysica Acta (BBA) - General Subjects</w:t>
      </w:r>
      <w:r w:rsidRPr="00B64BE6">
        <w:t xml:space="preserve"> </w:t>
      </w:r>
      <w:r w:rsidRPr="00B64BE6">
        <w:rPr>
          <w:b/>
          <w:bCs/>
        </w:rPr>
        <w:t>1830</w:t>
      </w:r>
      <w:r w:rsidRPr="00B64BE6">
        <w:t>, 3143–3153 (2013).</w:t>
      </w:r>
    </w:p>
    <w:p w14:paraId="1C9C8884" w14:textId="77777777" w:rsidR="00B64BE6" w:rsidRPr="00B64BE6" w:rsidRDefault="00B64BE6" w:rsidP="00B64BE6">
      <w:pPr>
        <w:pStyle w:val="Bibliography"/>
      </w:pPr>
      <w:r w:rsidRPr="00B64BE6">
        <w:t xml:space="preserve">70. </w:t>
      </w:r>
      <w:r w:rsidRPr="00B64BE6">
        <w:tab/>
        <w:t xml:space="preserve">J.-H. Martens, H. Barg, M. Warren, D. Jahn, Microbial production of vitamin B12. </w:t>
      </w:r>
      <w:r w:rsidRPr="00B64BE6">
        <w:rPr>
          <w:i/>
          <w:iCs/>
        </w:rPr>
        <w:t>Appl Microbiol Biotechnol</w:t>
      </w:r>
      <w:r w:rsidRPr="00B64BE6">
        <w:t xml:space="preserve"> </w:t>
      </w:r>
      <w:r w:rsidRPr="00B64BE6">
        <w:rPr>
          <w:b/>
          <w:bCs/>
        </w:rPr>
        <w:t>58</w:t>
      </w:r>
      <w:r w:rsidRPr="00B64BE6">
        <w:t>, 275–285 (2002).</w:t>
      </w:r>
    </w:p>
    <w:p w14:paraId="3C2DF3C4" w14:textId="77777777" w:rsidR="00B64BE6" w:rsidRPr="00B64BE6" w:rsidRDefault="00B64BE6" w:rsidP="00B64BE6">
      <w:pPr>
        <w:pStyle w:val="Bibliography"/>
      </w:pPr>
      <w:r w:rsidRPr="00B64BE6">
        <w:t xml:space="preserve">71. </w:t>
      </w:r>
      <w:r w:rsidRPr="00B64BE6">
        <w:tab/>
        <w:t xml:space="preserve">P. Belenky, K. L. Bogan, C. Brenner, NAD+ metabolism in health and disease. </w:t>
      </w:r>
      <w:r w:rsidRPr="00B64BE6">
        <w:rPr>
          <w:i/>
          <w:iCs/>
        </w:rPr>
        <w:t>Trends in Biochemical Sciences</w:t>
      </w:r>
      <w:r w:rsidRPr="00B64BE6">
        <w:t xml:space="preserve"> </w:t>
      </w:r>
      <w:r w:rsidRPr="00B64BE6">
        <w:rPr>
          <w:b/>
          <w:bCs/>
        </w:rPr>
        <w:t>32</w:t>
      </w:r>
      <w:r w:rsidRPr="00B64BE6">
        <w:t>, 12–19 (2007).</w:t>
      </w:r>
    </w:p>
    <w:p w14:paraId="49ED6871" w14:textId="77777777" w:rsidR="00B64BE6" w:rsidRPr="00B64BE6" w:rsidRDefault="00B64BE6" w:rsidP="00B64BE6">
      <w:pPr>
        <w:pStyle w:val="Bibliography"/>
      </w:pPr>
      <w:r w:rsidRPr="00B64BE6">
        <w:t xml:space="preserve">72. </w:t>
      </w:r>
      <w:r w:rsidRPr="00B64BE6">
        <w:tab/>
        <w:t xml:space="preserve">C. L. Linster, E. Van Schaftingen, Vitamin C. </w:t>
      </w:r>
      <w:r w:rsidRPr="00B64BE6">
        <w:rPr>
          <w:i/>
          <w:iCs/>
        </w:rPr>
        <w:t>The FEBS Journal</w:t>
      </w:r>
      <w:r w:rsidRPr="00B64BE6">
        <w:t xml:space="preserve"> </w:t>
      </w:r>
      <w:r w:rsidRPr="00B64BE6">
        <w:rPr>
          <w:b/>
          <w:bCs/>
        </w:rPr>
        <w:t>274</w:t>
      </w:r>
      <w:r w:rsidRPr="00B64BE6">
        <w:t>, 1–22 (2007).</w:t>
      </w:r>
    </w:p>
    <w:p w14:paraId="33CC8068" w14:textId="77777777" w:rsidR="00B64BE6" w:rsidRPr="00B64BE6" w:rsidRDefault="00B64BE6" w:rsidP="00B64BE6">
      <w:pPr>
        <w:pStyle w:val="Bibliography"/>
      </w:pPr>
      <w:r w:rsidRPr="00B64BE6">
        <w:t xml:space="preserve">73. </w:t>
      </w:r>
      <w:r w:rsidRPr="00B64BE6">
        <w:tab/>
        <w:t xml:space="preserve">M. Kilstrup, K. Hammer, P. Ruhdal Jensen, J. Martinussen, Nucleotide metabolism and its control in lactic acid bacteria. </w:t>
      </w:r>
      <w:r w:rsidRPr="00B64BE6">
        <w:rPr>
          <w:i/>
          <w:iCs/>
        </w:rPr>
        <w:t>FEMS Microbiol Rev</w:t>
      </w:r>
      <w:r w:rsidRPr="00B64BE6">
        <w:t xml:space="preserve"> </w:t>
      </w:r>
      <w:r w:rsidRPr="00B64BE6">
        <w:rPr>
          <w:b/>
          <w:bCs/>
        </w:rPr>
        <w:t>29</w:t>
      </w:r>
      <w:r w:rsidRPr="00B64BE6">
        <w:t>, 555–590 (2005).</w:t>
      </w:r>
    </w:p>
    <w:p w14:paraId="4766E8F4" w14:textId="77777777" w:rsidR="00B64BE6" w:rsidRPr="00B64BE6" w:rsidRDefault="00B64BE6" w:rsidP="00B64BE6">
      <w:pPr>
        <w:pStyle w:val="Bibliography"/>
      </w:pPr>
      <w:r w:rsidRPr="00B64BE6">
        <w:t xml:space="preserve">74. </w:t>
      </w:r>
      <w:r w:rsidRPr="00B64BE6">
        <w:tab/>
        <w:t xml:space="preserve">A. N. Lane, T. W.-M. Fan, Regulation of mammalian nucleotide metabolism and biosynthesis. </w:t>
      </w:r>
      <w:r w:rsidRPr="00B64BE6">
        <w:rPr>
          <w:i/>
          <w:iCs/>
        </w:rPr>
        <w:t>Nucleic Acids Research</w:t>
      </w:r>
      <w:r w:rsidRPr="00B64BE6">
        <w:t xml:space="preserve"> </w:t>
      </w:r>
      <w:r w:rsidRPr="00B64BE6">
        <w:rPr>
          <w:b/>
          <w:bCs/>
        </w:rPr>
        <w:t>43</w:t>
      </w:r>
      <w:r w:rsidRPr="00B64BE6">
        <w:t>, 2466–2485 (2015).</w:t>
      </w:r>
    </w:p>
    <w:p w14:paraId="5203A3F1" w14:textId="77777777" w:rsidR="00B64BE6" w:rsidRPr="00B64BE6" w:rsidRDefault="00B64BE6" w:rsidP="00B64BE6">
      <w:pPr>
        <w:pStyle w:val="Bibliography"/>
      </w:pPr>
      <w:r w:rsidRPr="00B64BE6">
        <w:t xml:space="preserve">75. </w:t>
      </w:r>
      <w:r w:rsidRPr="00B64BE6">
        <w:tab/>
        <w:t xml:space="preserve">J. A. Imlay, The molecular mechanisms and physiological consequences of oxidative stress: lessons from a model bacterium. </w:t>
      </w:r>
      <w:r w:rsidRPr="00B64BE6">
        <w:rPr>
          <w:i/>
          <w:iCs/>
        </w:rPr>
        <w:t>Nat Rev Microbiol</w:t>
      </w:r>
      <w:r w:rsidRPr="00B64BE6">
        <w:t xml:space="preserve"> </w:t>
      </w:r>
      <w:r w:rsidRPr="00B64BE6">
        <w:rPr>
          <w:b/>
          <w:bCs/>
        </w:rPr>
        <w:t>11</w:t>
      </w:r>
      <w:r w:rsidRPr="00B64BE6">
        <w:t>, 443–454 (2013).</w:t>
      </w:r>
    </w:p>
    <w:p w14:paraId="70B54371" w14:textId="77777777" w:rsidR="00B64BE6" w:rsidRPr="00B64BE6" w:rsidRDefault="00B64BE6" w:rsidP="00B64BE6">
      <w:pPr>
        <w:pStyle w:val="Bibliography"/>
      </w:pPr>
      <w:r w:rsidRPr="00B64BE6">
        <w:t xml:space="preserve">76. </w:t>
      </w:r>
      <w:r w:rsidRPr="00B64BE6">
        <w:tab/>
        <w:t xml:space="preserve">N. Arpaia, C. Campbell, X. Fan, S. Dikiy, J. van der Veeken, P. deRoos, H. Liu, J. R. Cross, K. Pfeffer, P. J. Coffer, A. Y. Rudensky, Metabolites produced by commensal bacteria promote peripheral regulatory T-cell generation. </w:t>
      </w:r>
      <w:r w:rsidRPr="00B64BE6">
        <w:rPr>
          <w:i/>
          <w:iCs/>
        </w:rPr>
        <w:t>Nature</w:t>
      </w:r>
      <w:r w:rsidRPr="00B64BE6">
        <w:t xml:space="preserve"> </w:t>
      </w:r>
      <w:r w:rsidRPr="00B64BE6">
        <w:rPr>
          <w:b/>
          <w:bCs/>
        </w:rPr>
        <w:t>504</w:t>
      </w:r>
      <w:r w:rsidRPr="00B64BE6">
        <w:t>, 451–455 (2013).</w:t>
      </w:r>
    </w:p>
    <w:p w14:paraId="74E93FA8" w14:textId="77777777" w:rsidR="00B64BE6" w:rsidRPr="00B64BE6" w:rsidRDefault="00B64BE6" w:rsidP="00B64BE6">
      <w:pPr>
        <w:pStyle w:val="Bibliography"/>
      </w:pPr>
      <w:r w:rsidRPr="00B64BE6">
        <w:t xml:space="preserve">77. </w:t>
      </w:r>
      <w:r w:rsidRPr="00B64BE6">
        <w:tab/>
        <w:t xml:space="preserve">H.-C. Hung, S.-F. Tsai, H.-W. Chou, M.-J. Tsai, P.-L. Hsu, Y.-M. Kuo, Dietary fatty acids differentially affect secretion of pro-inflammatory cytokines in human THP-1 monocytes. </w:t>
      </w:r>
      <w:r w:rsidRPr="00B64BE6">
        <w:rPr>
          <w:i/>
          <w:iCs/>
        </w:rPr>
        <w:t>Sci Rep</w:t>
      </w:r>
      <w:r w:rsidRPr="00B64BE6">
        <w:t xml:space="preserve"> </w:t>
      </w:r>
      <w:r w:rsidRPr="00B64BE6">
        <w:rPr>
          <w:b/>
          <w:bCs/>
        </w:rPr>
        <w:t>13</w:t>
      </w:r>
      <w:r w:rsidRPr="00B64BE6">
        <w:t>, 5511 (2023).</w:t>
      </w:r>
    </w:p>
    <w:p w14:paraId="333C08BE" w14:textId="77777777" w:rsidR="00B64BE6" w:rsidRPr="00B64BE6" w:rsidRDefault="00B64BE6" w:rsidP="00B64BE6">
      <w:pPr>
        <w:pStyle w:val="Bibliography"/>
      </w:pPr>
      <w:r w:rsidRPr="00B64BE6">
        <w:t xml:space="preserve">78. </w:t>
      </w:r>
      <w:r w:rsidRPr="00B64BE6">
        <w:tab/>
        <w:t xml:space="preserve">A. Nakamura, M. Matsumoto, Role of polyamines in intestinal mucosal barrier function. </w:t>
      </w:r>
      <w:r w:rsidRPr="00B64BE6">
        <w:rPr>
          <w:i/>
          <w:iCs/>
        </w:rPr>
        <w:t>Semin Immunopathol</w:t>
      </w:r>
      <w:r w:rsidRPr="00B64BE6">
        <w:t xml:space="preserve"> </w:t>
      </w:r>
      <w:r w:rsidRPr="00B64BE6">
        <w:rPr>
          <w:b/>
          <w:bCs/>
        </w:rPr>
        <w:t>47</w:t>
      </w:r>
      <w:r w:rsidRPr="00B64BE6">
        <w:t>, 9 (2025).</w:t>
      </w:r>
    </w:p>
    <w:p w14:paraId="21282C7A" w14:textId="77777777" w:rsidR="00B64BE6" w:rsidRPr="00B64BE6" w:rsidRDefault="00B64BE6" w:rsidP="00B64BE6">
      <w:pPr>
        <w:pStyle w:val="Bibliography"/>
      </w:pPr>
      <w:r w:rsidRPr="00B64BE6">
        <w:t xml:space="preserve">79. </w:t>
      </w:r>
      <w:r w:rsidRPr="00B64BE6">
        <w:tab/>
        <w:t xml:space="preserve">P. Konopelski, I. Mogilnicka, Biological Effects of Indole-3-Propionic Acid, a Gut Microbiota-Derived Metabolite, and Its Precursor Tryptophan in Mammals’ Health and Disease. </w:t>
      </w:r>
      <w:r w:rsidRPr="00B64BE6">
        <w:rPr>
          <w:i/>
          <w:iCs/>
        </w:rPr>
        <w:t>International Journal of Molecular Sciences</w:t>
      </w:r>
      <w:r w:rsidRPr="00B64BE6">
        <w:t xml:space="preserve"> </w:t>
      </w:r>
      <w:r w:rsidRPr="00B64BE6">
        <w:rPr>
          <w:b/>
          <w:bCs/>
        </w:rPr>
        <w:t>23</w:t>
      </w:r>
      <w:r w:rsidRPr="00B64BE6">
        <w:t>, 1222 (2022).</w:t>
      </w:r>
    </w:p>
    <w:p w14:paraId="1D3F1ACA" w14:textId="77777777" w:rsidR="00B64BE6" w:rsidRPr="00B64BE6" w:rsidRDefault="00B64BE6" w:rsidP="00B64BE6">
      <w:pPr>
        <w:pStyle w:val="Bibliography"/>
      </w:pPr>
      <w:r w:rsidRPr="00B64BE6">
        <w:t xml:space="preserve">80. </w:t>
      </w:r>
      <w:r w:rsidRPr="00B64BE6">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B64BE6">
        <w:rPr>
          <w:i/>
          <w:iCs/>
        </w:rPr>
        <w:t>Nutrients</w:t>
      </w:r>
      <w:r w:rsidRPr="00B64BE6">
        <w:t xml:space="preserve"> </w:t>
      </w:r>
      <w:r w:rsidRPr="00B64BE6">
        <w:rPr>
          <w:b/>
          <w:bCs/>
        </w:rPr>
        <w:t>12</w:t>
      </w:r>
      <w:r w:rsidRPr="00B64BE6">
        <w:t>, 935 (2020).</w:t>
      </w:r>
    </w:p>
    <w:p w14:paraId="18F38264" w14:textId="77777777" w:rsidR="00B64BE6" w:rsidRPr="00B64BE6" w:rsidRDefault="00B64BE6" w:rsidP="00B64BE6">
      <w:pPr>
        <w:pStyle w:val="Bibliography"/>
      </w:pPr>
      <w:r w:rsidRPr="00B64BE6">
        <w:t xml:space="preserve">81. </w:t>
      </w:r>
      <w:r w:rsidRPr="00B64BE6">
        <w:tab/>
        <w:t xml:space="preserve">B. J. Parker, P. A. Wearsch, A. C. M. Veloo, A. Rodriguez-Palacios, The Genus Alistipes: Gut Bacteria With Emerging Implications to Inflammation, Cancer, and Mental Health. </w:t>
      </w:r>
      <w:r w:rsidRPr="00B64BE6">
        <w:rPr>
          <w:i/>
          <w:iCs/>
        </w:rPr>
        <w:t>Front. Immunol.</w:t>
      </w:r>
      <w:r w:rsidRPr="00B64BE6">
        <w:t xml:space="preserve"> </w:t>
      </w:r>
      <w:r w:rsidRPr="00B64BE6">
        <w:rPr>
          <w:b/>
          <w:bCs/>
        </w:rPr>
        <w:t>11</w:t>
      </w:r>
      <w:r w:rsidRPr="00B64BE6">
        <w:t xml:space="preserve"> (2020).</w:t>
      </w:r>
    </w:p>
    <w:p w14:paraId="50DDE2FC" w14:textId="77777777" w:rsidR="00B64BE6" w:rsidRPr="00B64BE6" w:rsidRDefault="00B64BE6" w:rsidP="00B64BE6">
      <w:pPr>
        <w:pStyle w:val="Bibliography"/>
      </w:pPr>
      <w:r w:rsidRPr="00B64BE6">
        <w:t xml:space="preserve">82. </w:t>
      </w:r>
      <w:r w:rsidRPr="00B64BE6">
        <w:tab/>
        <w:t xml:space="preserve">P. Louis, H. J. Flint, Formation of propionate and butyrate by the human colonic microbiota. </w:t>
      </w:r>
      <w:r w:rsidRPr="00B64BE6">
        <w:rPr>
          <w:i/>
          <w:iCs/>
        </w:rPr>
        <w:t>Environmental Microbiology</w:t>
      </w:r>
      <w:r w:rsidRPr="00B64BE6">
        <w:t xml:space="preserve"> </w:t>
      </w:r>
      <w:r w:rsidRPr="00B64BE6">
        <w:rPr>
          <w:b/>
          <w:bCs/>
        </w:rPr>
        <w:t>19</w:t>
      </w:r>
      <w:r w:rsidRPr="00B64BE6">
        <w:t>, 29–41 (2017).</w:t>
      </w:r>
    </w:p>
    <w:p w14:paraId="6B59C146" w14:textId="77777777" w:rsidR="00B64BE6" w:rsidRPr="00B64BE6" w:rsidRDefault="00B64BE6" w:rsidP="00B64BE6">
      <w:pPr>
        <w:pStyle w:val="Bibliography"/>
      </w:pPr>
      <w:r w:rsidRPr="00B64BE6">
        <w:t xml:space="preserve">83. </w:t>
      </w:r>
      <w:r w:rsidRPr="00B64BE6">
        <w:tab/>
        <w:t xml:space="preserve">F. Wu, X. Guo, J. Zhang, M. Zhang, Z. Ou, Y. Peng, Phascolarctobacterium faecium abundant colonization in human gastrointestinal tract. </w:t>
      </w:r>
      <w:r w:rsidRPr="00B64BE6">
        <w:rPr>
          <w:i/>
          <w:iCs/>
        </w:rPr>
        <w:t>Experimental and Therapeutic Medicine</w:t>
      </w:r>
      <w:r w:rsidRPr="00B64BE6">
        <w:t xml:space="preserve"> </w:t>
      </w:r>
      <w:r w:rsidRPr="00B64BE6">
        <w:rPr>
          <w:b/>
          <w:bCs/>
        </w:rPr>
        <w:t>14</w:t>
      </w:r>
      <w:r w:rsidRPr="00B64BE6">
        <w:t>, 3122–3126 (2017).</w:t>
      </w:r>
    </w:p>
    <w:p w14:paraId="6D589190" w14:textId="77777777" w:rsidR="00B64BE6" w:rsidRPr="00B64BE6" w:rsidRDefault="00B64BE6" w:rsidP="00B64BE6">
      <w:pPr>
        <w:pStyle w:val="Bibliography"/>
      </w:pPr>
      <w:r w:rsidRPr="00B64BE6">
        <w:t xml:space="preserve">84. </w:t>
      </w:r>
      <w:r w:rsidRPr="00B64BE6">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B64BE6">
        <w:rPr>
          <w:i/>
          <w:iCs/>
        </w:rPr>
        <w:t>Front. Oncol.</w:t>
      </w:r>
      <w:r w:rsidRPr="00B64BE6">
        <w:t xml:space="preserve"> </w:t>
      </w:r>
      <w:r w:rsidRPr="00B64BE6">
        <w:rPr>
          <w:b/>
          <w:bCs/>
        </w:rPr>
        <w:t>9</w:t>
      </w:r>
      <w:r w:rsidRPr="00B64BE6">
        <w:t xml:space="preserve"> (2019).</w:t>
      </w:r>
    </w:p>
    <w:p w14:paraId="79D53A2B" w14:textId="77777777" w:rsidR="00B64BE6" w:rsidRPr="00B64BE6" w:rsidRDefault="00B64BE6" w:rsidP="00B64BE6">
      <w:pPr>
        <w:pStyle w:val="Bibliography"/>
      </w:pPr>
      <w:r w:rsidRPr="00B64BE6">
        <w:t xml:space="preserve">85. </w:t>
      </w:r>
      <w:r w:rsidRPr="00B64BE6">
        <w:tab/>
        <w:t xml:space="preserve">M. Rajilić-Stojanović, W. M. de Vos, The first 1000 cultured species of the human gastrointestinal microbiota. </w:t>
      </w:r>
      <w:r w:rsidRPr="00B64BE6">
        <w:rPr>
          <w:i/>
          <w:iCs/>
        </w:rPr>
        <w:t>FEMS Microbiology Reviews</w:t>
      </w:r>
      <w:r w:rsidRPr="00B64BE6">
        <w:t xml:space="preserve"> </w:t>
      </w:r>
      <w:r w:rsidRPr="00B64BE6">
        <w:rPr>
          <w:b/>
          <w:bCs/>
        </w:rPr>
        <w:t>38</w:t>
      </w:r>
      <w:r w:rsidRPr="00B64BE6">
        <w:t>, 996–1047 (2014).</w:t>
      </w:r>
    </w:p>
    <w:p w14:paraId="04258361" w14:textId="77777777" w:rsidR="00B64BE6" w:rsidRPr="00B64BE6" w:rsidRDefault="00B64BE6" w:rsidP="00B64BE6">
      <w:pPr>
        <w:pStyle w:val="Bibliography"/>
      </w:pPr>
      <w:r w:rsidRPr="00B64BE6">
        <w:t xml:space="preserve">86. </w:t>
      </w:r>
      <w:r w:rsidRPr="00B64BE6">
        <w:tab/>
        <w:t xml:space="preserve">S. Ahn, J. Jung, I.-A. Jang, E. L. Madsen, W. Park, Role of Glyoxylate Shunt in Oxidative Stress Response. </w:t>
      </w:r>
      <w:r w:rsidRPr="00B64BE6">
        <w:rPr>
          <w:i/>
          <w:iCs/>
        </w:rPr>
        <w:t>Journal of Biological Chemistry</w:t>
      </w:r>
      <w:r w:rsidRPr="00B64BE6">
        <w:t xml:space="preserve"> </w:t>
      </w:r>
      <w:r w:rsidRPr="00B64BE6">
        <w:rPr>
          <w:b/>
          <w:bCs/>
        </w:rPr>
        <w:t>291</w:t>
      </w:r>
      <w:r w:rsidRPr="00B64BE6">
        <w:t>, 11928–11938 (2016).</w:t>
      </w:r>
    </w:p>
    <w:p w14:paraId="2E2DC82D" w14:textId="77777777" w:rsidR="00B64BE6" w:rsidRPr="00B64BE6" w:rsidRDefault="00B64BE6" w:rsidP="00B64BE6">
      <w:pPr>
        <w:pStyle w:val="Bibliography"/>
      </w:pPr>
      <w:r w:rsidRPr="00B64BE6">
        <w:t xml:space="preserve">87. </w:t>
      </w:r>
      <w:r w:rsidRPr="00B64BE6">
        <w:tab/>
        <w:t xml:space="preserve">M. R. Badger, E. J. Bek, Multiple Rubisco forms in proteobacteria: their functional significance in relation to CO2 acquisition by the CBB cycle. </w:t>
      </w:r>
      <w:r w:rsidRPr="00B64BE6">
        <w:rPr>
          <w:i/>
          <w:iCs/>
        </w:rPr>
        <w:t>Journal of Experimental Botany</w:t>
      </w:r>
      <w:r w:rsidRPr="00B64BE6">
        <w:t xml:space="preserve"> </w:t>
      </w:r>
      <w:r w:rsidRPr="00B64BE6">
        <w:rPr>
          <w:b/>
          <w:bCs/>
        </w:rPr>
        <w:t>59</w:t>
      </w:r>
      <w:r w:rsidRPr="00B64BE6">
        <w:t>, 1525–1541 (2008).</w:t>
      </w:r>
    </w:p>
    <w:p w14:paraId="2D653912" w14:textId="77777777" w:rsidR="00B64BE6" w:rsidRPr="00B64BE6" w:rsidRDefault="00B64BE6" w:rsidP="00B64BE6">
      <w:pPr>
        <w:pStyle w:val="Bibliography"/>
      </w:pPr>
      <w:r w:rsidRPr="00B64BE6">
        <w:t xml:space="preserve">88. </w:t>
      </w:r>
      <w:r w:rsidRPr="00B64BE6">
        <w:tab/>
        <w:t xml:space="preserve">M. Bekker, G. Kramer, A. F. Hartog, M. J. Wagner, C. G. De Koster, K. J. Hellingwerf, M. J. Teixeira De Mattos, Changes in the redox state and composition of the quinone pool of Escherichia coli during aerobic batch-culture growth. </w:t>
      </w:r>
      <w:r w:rsidRPr="00B64BE6">
        <w:rPr>
          <w:i/>
          <w:iCs/>
        </w:rPr>
        <w:t>Microbiology</w:t>
      </w:r>
      <w:r w:rsidRPr="00B64BE6">
        <w:t xml:space="preserve"> </w:t>
      </w:r>
      <w:r w:rsidRPr="00B64BE6">
        <w:rPr>
          <w:b/>
          <w:bCs/>
        </w:rPr>
        <w:t>153</w:t>
      </w:r>
      <w:r w:rsidRPr="00B64BE6">
        <w:t>, 1974–1980 (2007).</w:t>
      </w:r>
    </w:p>
    <w:p w14:paraId="1F4B2F66" w14:textId="77777777" w:rsidR="00B64BE6" w:rsidRPr="00B64BE6" w:rsidRDefault="00B64BE6" w:rsidP="00B64BE6">
      <w:pPr>
        <w:pStyle w:val="Bibliography"/>
      </w:pPr>
      <w:r w:rsidRPr="00B64BE6">
        <w:t xml:space="preserve">89. </w:t>
      </w:r>
      <w:r w:rsidRPr="00B64BE6">
        <w:tab/>
        <w:t xml:space="preserve">H.-M. Kuhn, U. Meier-Dieter, H. Mayer, ECA, the enterobacterial common antigen*. </w:t>
      </w:r>
      <w:r w:rsidRPr="00B64BE6">
        <w:rPr>
          <w:i/>
          <w:iCs/>
        </w:rPr>
        <w:t>FEMS Microbiology Reviews</w:t>
      </w:r>
      <w:r w:rsidRPr="00B64BE6">
        <w:t xml:space="preserve"> </w:t>
      </w:r>
      <w:r w:rsidRPr="00B64BE6">
        <w:rPr>
          <w:b/>
          <w:bCs/>
        </w:rPr>
        <w:t>4</w:t>
      </w:r>
      <w:r w:rsidRPr="00B64BE6">
        <w:t>, 195–222 (1988).</w:t>
      </w:r>
    </w:p>
    <w:p w14:paraId="226616F3" w14:textId="77777777" w:rsidR="00B64BE6" w:rsidRPr="00B64BE6" w:rsidRDefault="00B64BE6" w:rsidP="00B64BE6">
      <w:pPr>
        <w:pStyle w:val="Bibliography"/>
      </w:pPr>
      <w:r w:rsidRPr="00B64BE6">
        <w:t xml:space="preserve">90. </w:t>
      </w:r>
      <w:r w:rsidRPr="00B64BE6">
        <w:tab/>
        <w:t xml:space="preserve">C. R. H. Raetz, C. Whitfield, Lipopolysaccharide endotoxins. </w:t>
      </w:r>
      <w:r w:rsidRPr="00B64BE6">
        <w:rPr>
          <w:i/>
          <w:iCs/>
        </w:rPr>
        <w:t>Annual Review of Biochemistry</w:t>
      </w:r>
      <w:r w:rsidRPr="00B64BE6">
        <w:t xml:space="preserve"> </w:t>
      </w:r>
      <w:r w:rsidRPr="00B64BE6">
        <w:rPr>
          <w:b/>
          <w:bCs/>
        </w:rPr>
        <w:t>71</w:t>
      </w:r>
      <w:r w:rsidRPr="00B64BE6">
        <w:t>, 635 (2002).</w:t>
      </w:r>
    </w:p>
    <w:p w14:paraId="418B3946" w14:textId="77777777" w:rsidR="00B64BE6" w:rsidRPr="00B64BE6" w:rsidRDefault="00B64BE6" w:rsidP="00B64BE6">
      <w:pPr>
        <w:pStyle w:val="Bibliography"/>
      </w:pPr>
      <w:r w:rsidRPr="00B64BE6">
        <w:t xml:space="preserve">91. </w:t>
      </w:r>
      <w:r w:rsidRPr="00B64BE6">
        <w:tab/>
        <w:t>W. Ying, NAD</w:t>
      </w:r>
      <w:r w:rsidRPr="00B64BE6">
        <w:rPr>
          <w:vertAlign w:val="superscript"/>
        </w:rPr>
        <w:t>+</w:t>
      </w:r>
      <w:r w:rsidRPr="00B64BE6">
        <w:t xml:space="preserve"> /NADH and NADP</w:t>
      </w:r>
      <w:r w:rsidRPr="00B64BE6">
        <w:rPr>
          <w:vertAlign w:val="superscript"/>
        </w:rPr>
        <w:t>+</w:t>
      </w:r>
      <w:r w:rsidRPr="00B64BE6">
        <w:t xml:space="preserve"> /NADPH in Cellular Functions and Cell Death: Regulation and Biological Consequences. </w:t>
      </w:r>
      <w:r w:rsidRPr="00B64BE6">
        <w:rPr>
          <w:i/>
          <w:iCs/>
        </w:rPr>
        <w:t>Antioxidants &amp; Redox Signaling</w:t>
      </w:r>
      <w:r w:rsidRPr="00B64BE6">
        <w:t xml:space="preserve"> </w:t>
      </w:r>
      <w:r w:rsidRPr="00B64BE6">
        <w:rPr>
          <w:b/>
          <w:bCs/>
        </w:rPr>
        <w:t>10</w:t>
      </w:r>
      <w:r w:rsidRPr="00B64BE6">
        <w:t>, 179–206 (2008).</w:t>
      </w:r>
    </w:p>
    <w:p w14:paraId="152119D5" w14:textId="77777777" w:rsidR="00B64BE6" w:rsidRPr="00B64BE6" w:rsidRDefault="00B64BE6" w:rsidP="00B64BE6">
      <w:pPr>
        <w:pStyle w:val="Bibliography"/>
      </w:pPr>
      <w:r w:rsidRPr="00B64BE6">
        <w:t xml:space="preserve">92. </w:t>
      </w:r>
      <w:r w:rsidRPr="00B64BE6">
        <w:tab/>
        <w:t xml:space="preserve">G. Caballero-Flores, J. M. Pickard, G. Núñez, Microbiota-mediated colonization resistance: mechanisms and regulation. </w:t>
      </w:r>
      <w:r w:rsidRPr="00B64BE6">
        <w:rPr>
          <w:i/>
          <w:iCs/>
        </w:rPr>
        <w:t>Nat Rev Microbiol</w:t>
      </w:r>
      <w:r w:rsidRPr="00B64BE6">
        <w:t xml:space="preserve"> </w:t>
      </w:r>
      <w:r w:rsidRPr="00B64BE6">
        <w:rPr>
          <w:b/>
          <w:bCs/>
        </w:rPr>
        <w:t>21</w:t>
      </w:r>
      <w:r w:rsidRPr="00B64BE6">
        <w:t>, 347–360 (2023).</w:t>
      </w:r>
    </w:p>
    <w:p w14:paraId="31E8CD55" w14:textId="77777777" w:rsidR="00B64BE6" w:rsidRPr="00B64BE6" w:rsidRDefault="00B64BE6" w:rsidP="00B64BE6">
      <w:pPr>
        <w:pStyle w:val="Bibliography"/>
      </w:pPr>
      <w:r w:rsidRPr="00B64BE6">
        <w:t xml:space="preserve">93. </w:t>
      </w:r>
      <w:r w:rsidRPr="00B64BE6">
        <w:tab/>
        <w:t xml:space="preserve">F. Spragge, E. Bakkeren, M. T. Jahn, E. B. N. Araujo, C. F. Pearson, X. Wang, L. Pankhurst, O. Cunrath, K. R. Foster, Microbiome diversity protects against pathogens by nutrient blocking. </w:t>
      </w:r>
      <w:r w:rsidRPr="00B64BE6">
        <w:rPr>
          <w:i/>
          <w:iCs/>
        </w:rPr>
        <w:t>Science</w:t>
      </w:r>
      <w:r w:rsidRPr="00B64BE6">
        <w:t xml:space="preserve"> </w:t>
      </w:r>
      <w:r w:rsidRPr="00B64BE6">
        <w:rPr>
          <w:b/>
          <w:bCs/>
        </w:rPr>
        <w:t>382</w:t>
      </w:r>
      <w:r w:rsidRPr="00B64BE6">
        <w:t>, eadj3502 (2023).</w:t>
      </w:r>
    </w:p>
    <w:p w14:paraId="4B19FE42" w14:textId="77777777" w:rsidR="00B64BE6" w:rsidRPr="00B64BE6" w:rsidRDefault="00B64BE6" w:rsidP="00B64BE6">
      <w:pPr>
        <w:pStyle w:val="Bibliography"/>
      </w:pPr>
      <w:r w:rsidRPr="00B64BE6">
        <w:t xml:space="preserve">94. </w:t>
      </w:r>
      <w:r w:rsidRPr="00B64BE6">
        <w:tab/>
        <w:t xml:space="preserve">C. G. Buffie, E. G. Pamer, Microbiota-mediated colonization resistance against intestinal pathogens. </w:t>
      </w:r>
      <w:r w:rsidRPr="00B64BE6">
        <w:rPr>
          <w:i/>
          <w:iCs/>
        </w:rPr>
        <w:t>Nat Rev Immunol</w:t>
      </w:r>
      <w:r w:rsidRPr="00B64BE6">
        <w:t xml:space="preserve"> </w:t>
      </w:r>
      <w:r w:rsidRPr="00B64BE6">
        <w:rPr>
          <w:b/>
          <w:bCs/>
        </w:rPr>
        <w:t>13</w:t>
      </w:r>
      <w:r w:rsidRPr="00B64BE6">
        <w:t>, 790–801 (2013).</w:t>
      </w:r>
    </w:p>
    <w:p w14:paraId="3F3C15A6" w14:textId="77777777" w:rsidR="00B64BE6" w:rsidRPr="00B64BE6" w:rsidRDefault="00B64BE6" w:rsidP="00B64BE6">
      <w:pPr>
        <w:pStyle w:val="Bibliography"/>
      </w:pPr>
      <w:r w:rsidRPr="00B64BE6">
        <w:t xml:space="preserve">95. </w:t>
      </w:r>
      <w:r w:rsidRPr="00B64BE6">
        <w:tab/>
        <w:t xml:space="preserve">S. Louca, M. F. Polz, F. Mazel, M. B. N. Albright, J. A. Huber, M. I. O’Connor, M. Ackermann, A. S. Hahn, D. S. Srivastava, S. A. Crowe, M. Doebeli, L. W. Parfrey, Function and functional redundancy in microbial systems. </w:t>
      </w:r>
      <w:r w:rsidRPr="00B64BE6">
        <w:rPr>
          <w:i/>
          <w:iCs/>
        </w:rPr>
        <w:t>Nat Ecol Evol</w:t>
      </w:r>
      <w:r w:rsidRPr="00B64BE6">
        <w:t xml:space="preserve"> </w:t>
      </w:r>
      <w:r w:rsidRPr="00B64BE6">
        <w:rPr>
          <w:b/>
          <w:bCs/>
        </w:rPr>
        <w:t>2</w:t>
      </w:r>
      <w:r w:rsidRPr="00B64BE6">
        <w:t>, 936–943 (2018).</w:t>
      </w:r>
    </w:p>
    <w:p w14:paraId="7F175BD1" w14:textId="77777777" w:rsidR="00B64BE6" w:rsidRPr="00B64BE6" w:rsidRDefault="00B64BE6" w:rsidP="00B64BE6">
      <w:pPr>
        <w:pStyle w:val="Bibliography"/>
      </w:pPr>
      <w:r w:rsidRPr="00B64BE6">
        <w:t xml:space="preserve">96. </w:t>
      </w:r>
      <w:r w:rsidRPr="00B64BE6">
        <w:tab/>
        <w:t xml:space="preserve">N. O. Kaakoush, N. Castaño-Rodríguez, H. M. Mitchell, S. M. Man, Global Epidemiology of Campylobacter Infection. </w:t>
      </w:r>
      <w:r w:rsidRPr="00B64BE6">
        <w:rPr>
          <w:i/>
          <w:iCs/>
        </w:rPr>
        <w:t>Clinical Microbiology Reviews</w:t>
      </w:r>
      <w:r w:rsidRPr="00B64BE6">
        <w:t xml:space="preserve"> </w:t>
      </w:r>
      <w:r w:rsidRPr="00B64BE6">
        <w:rPr>
          <w:b/>
          <w:bCs/>
        </w:rPr>
        <w:t>28</w:t>
      </w:r>
      <w:r w:rsidRPr="00B64BE6">
        <w:t>, 687–720 (2015).</w:t>
      </w:r>
    </w:p>
    <w:p w14:paraId="3E2A4AF3" w14:textId="77777777" w:rsidR="00B64BE6" w:rsidRPr="00B64BE6" w:rsidRDefault="00B64BE6" w:rsidP="00B64BE6">
      <w:pPr>
        <w:pStyle w:val="Bibliography"/>
      </w:pPr>
      <w:r w:rsidRPr="00B64BE6">
        <w:t xml:space="preserve">97. </w:t>
      </w:r>
      <w:r w:rsidRPr="00B64BE6">
        <w:tab/>
        <w:t xml:space="preserve">J. Sáenz, Hopanoids as functional analogues of cholesterol in bacterial membranes. </w:t>
      </w:r>
      <w:r w:rsidRPr="00B64BE6">
        <w:rPr>
          <w:i/>
          <w:iCs/>
        </w:rPr>
        <w:t>PNAS</w:t>
      </w:r>
      <w:r w:rsidRPr="00B64BE6">
        <w:t xml:space="preserve"> </w:t>
      </w:r>
      <w:r w:rsidRPr="00B64BE6">
        <w:rPr>
          <w:b/>
          <w:bCs/>
        </w:rPr>
        <w:t>112</w:t>
      </w:r>
      <w:r w:rsidRPr="00B64BE6">
        <w:t>, 11971–11976 (2015).</w:t>
      </w:r>
    </w:p>
    <w:p w14:paraId="778A2703" w14:textId="77777777" w:rsidR="00B64BE6" w:rsidRPr="00B64BE6" w:rsidRDefault="00B64BE6" w:rsidP="00B64BE6">
      <w:pPr>
        <w:pStyle w:val="Bibliography"/>
      </w:pPr>
      <w:r w:rsidRPr="00B64BE6">
        <w:t xml:space="preserve">98. </w:t>
      </w:r>
      <w:r w:rsidRPr="00B64BE6">
        <w:tab/>
        <w:t xml:space="preserve">H. Lin, E. Decuypere, J. Buyse, Acute heat stress induces oxidative stress in broiler chickens. </w:t>
      </w:r>
      <w:r w:rsidRPr="00B64BE6">
        <w:rPr>
          <w:i/>
          <w:iCs/>
        </w:rPr>
        <w:t>Comparative Biochemistry and Physiology Part A: Molecular &amp; Integrative Physiology</w:t>
      </w:r>
      <w:r w:rsidRPr="00B64BE6">
        <w:t xml:space="preserve"> </w:t>
      </w:r>
      <w:r w:rsidRPr="00B64BE6">
        <w:rPr>
          <w:b/>
          <w:bCs/>
        </w:rPr>
        <w:t>144</w:t>
      </w:r>
      <w:r w:rsidRPr="00B64BE6">
        <w:t>, 11–17 (2006).</w:t>
      </w:r>
    </w:p>
    <w:p w14:paraId="0A079D06" w14:textId="77777777" w:rsidR="00B64BE6" w:rsidRPr="00B64BE6" w:rsidRDefault="00B64BE6" w:rsidP="00B64BE6">
      <w:pPr>
        <w:pStyle w:val="Bibliography"/>
      </w:pPr>
      <w:r w:rsidRPr="00B64BE6">
        <w:t xml:space="preserve">99. </w:t>
      </w:r>
      <w:r w:rsidRPr="00B64BE6">
        <w:tab/>
        <w:t xml:space="preserve">K. M. Ng, J. A. Ferreyra, S. K. Higginbottom, J. B. Lynch, P. C. Kashyap, S. Gopinath, N. Naidu, B. Choudhury, B. C. Weimer, D. M. Monack, J. L. Sonnenburg, Microbiota-liberated host sugars facilitate post-antibiotic expansion of enteric pathogens. </w:t>
      </w:r>
      <w:r w:rsidRPr="00B64BE6">
        <w:rPr>
          <w:i/>
          <w:iCs/>
        </w:rPr>
        <w:t>Nature</w:t>
      </w:r>
      <w:r w:rsidRPr="00B64BE6">
        <w:t xml:space="preserve"> </w:t>
      </w:r>
      <w:r w:rsidRPr="00B64BE6">
        <w:rPr>
          <w:b/>
          <w:bCs/>
        </w:rPr>
        <w:t>502</w:t>
      </w:r>
      <w:r w:rsidRPr="00B64BE6">
        <w:t>, 96–99 (2013).</w:t>
      </w:r>
    </w:p>
    <w:p w14:paraId="611F971D" w14:textId="77777777" w:rsidR="00B64BE6" w:rsidRPr="00B64BE6" w:rsidRDefault="00B64BE6" w:rsidP="00B64BE6">
      <w:pPr>
        <w:pStyle w:val="Bibliography"/>
      </w:pPr>
      <w:r w:rsidRPr="00B64BE6">
        <w:t xml:space="preserve">100. </w:t>
      </w:r>
      <w:r w:rsidRPr="00B64BE6">
        <w:tab/>
        <w:t xml:space="preserve">M. Y. Zeng, N. Inohara, G. Nuñez, Mechanisms of inflammation-driven bacterial dysbiosis in the gut. </w:t>
      </w:r>
      <w:r w:rsidRPr="00B64BE6">
        <w:rPr>
          <w:i/>
          <w:iCs/>
        </w:rPr>
        <w:t>Mucosal Immunology</w:t>
      </w:r>
      <w:r w:rsidRPr="00B64BE6">
        <w:t xml:space="preserve"> </w:t>
      </w:r>
      <w:r w:rsidRPr="00B64BE6">
        <w:rPr>
          <w:b/>
          <w:bCs/>
        </w:rPr>
        <w:t>10</w:t>
      </w:r>
      <w:r w:rsidRPr="00B64BE6">
        <w:t>, 18–26 (2017).</w:t>
      </w:r>
    </w:p>
    <w:p w14:paraId="13F52C9F" w14:textId="77777777" w:rsidR="00B64BE6" w:rsidRPr="00B64BE6" w:rsidRDefault="00B64BE6" w:rsidP="00B64BE6">
      <w:pPr>
        <w:pStyle w:val="Bibliography"/>
      </w:pPr>
      <w:r w:rsidRPr="00B64BE6">
        <w:t xml:space="preserve">101. </w:t>
      </w:r>
      <w:r w:rsidRPr="00B64BE6">
        <w:tab/>
        <w:t xml:space="preserve">D. R. Donohoe, N. Garge, X. Zhang, W. Sun, T. M. O’Connell, M. K. Bunger, S. J. Bultman, The Microbiome and Butyrate Regulate Energy Metabolism and Autophagy in the Mammalian Colon. </w:t>
      </w:r>
      <w:r w:rsidRPr="00B64BE6">
        <w:rPr>
          <w:i/>
          <w:iCs/>
        </w:rPr>
        <w:t>Cell Metabolism</w:t>
      </w:r>
      <w:r w:rsidRPr="00B64BE6">
        <w:t xml:space="preserve"> </w:t>
      </w:r>
      <w:r w:rsidRPr="00B64BE6">
        <w:rPr>
          <w:b/>
          <w:bCs/>
        </w:rPr>
        <w:t>13</w:t>
      </w:r>
      <w:r w:rsidRPr="00B64BE6">
        <w:t>, 517–526 (2011).</w:t>
      </w:r>
    </w:p>
    <w:p w14:paraId="3FBD979E" w14:textId="77777777" w:rsidR="00B64BE6" w:rsidRPr="00B64BE6" w:rsidRDefault="00B64BE6" w:rsidP="00B64BE6">
      <w:pPr>
        <w:pStyle w:val="Bibliography"/>
      </w:pPr>
      <w:r w:rsidRPr="00B64BE6">
        <w:t xml:space="preserve">102. </w:t>
      </w:r>
      <w:r w:rsidRPr="00B64BE6">
        <w:tab/>
        <w:t xml:space="preserve">C. Neuman, E. Hatje, K. Z. Zarkasi, R. Smullen, J. P. Bowman, M. Katouli, The effect of diet and environmental temperature on the faecal microbiota of farmed Tasmanian Atlantic Salmon (almo salar L.). </w:t>
      </w:r>
      <w:r w:rsidRPr="00B64BE6">
        <w:rPr>
          <w:i/>
          <w:iCs/>
        </w:rPr>
        <w:t>Aquaculture Research</w:t>
      </w:r>
      <w:r w:rsidRPr="00B64BE6">
        <w:t xml:space="preserve"> </w:t>
      </w:r>
      <w:r w:rsidRPr="00B64BE6">
        <w:rPr>
          <w:b/>
          <w:bCs/>
        </w:rPr>
        <w:t>47</w:t>
      </w:r>
      <w:r w:rsidRPr="00B64BE6">
        <w:t>, 660–672 (2016).</w:t>
      </w:r>
    </w:p>
    <w:p w14:paraId="676E69A7" w14:textId="77777777" w:rsidR="00B64BE6" w:rsidRPr="00B64BE6" w:rsidRDefault="00B64BE6" w:rsidP="00B64BE6">
      <w:pPr>
        <w:pStyle w:val="Bibliography"/>
      </w:pPr>
      <w:r w:rsidRPr="00B64BE6">
        <w:t xml:space="preserve">103. </w:t>
      </w:r>
      <w:r w:rsidRPr="00B64BE6">
        <w:tab/>
        <w:t xml:space="preserve">E. L. Soriano, D. T. Ramírez, D. R. Araujo, B. Gómez-Gil, L. I. Castro, C. G. Sánchez, Effect of temperature and dietary lipid proportion on gut microbiota in yellowtail kingfish </w:t>
      </w:r>
      <w:r w:rsidRPr="00B64BE6">
        <w:rPr>
          <w:i/>
          <w:iCs/>
        </w:rPr>
        <w:t>Seriola lalandi</w:t>
      </w:r>
      <w:r w:rsidRPr="00B64BE6">
        <w:t xml:space="preserve"> juveniles. </w:t>
      </w:r>
      <w:r w:rsidRPr="00B64BE6">
        <w:rPr>
          <w:i/>
          <w:iCs/>
        </w:rPr>
        <w:t>Aquaculture</w:t>
      </w:r>
      <w:r w:rsidRPr="00B64BE6">
        <w:t xml:space="preserve"> </w:t>
      </w:r>
      <w:r w:rsidRPr="00B64BE6">
        <w:rPr>
          <w:b/>
          <w:bCs/>
        </w:rPr>
        <w:t>497</w:t>
      </w:r>
      <w:r w:rsidRPr="00B64BE6">
        <w:t>, 269–277 (2018).</w:t>
      </w:r>
    </w:p>
    <w:p w14:paraId="11D82308" w14:textId="77777777" w:rsidR="00B64BE6" w:rsidRPr="00B64BE6" w:rsidRDefault="00B64BE6" w:rsidP="00B64BE6">
      <w:pPr>
        <w:pStyle w:val="Bibliography"/>
      </w:pPr>
      <w:r w:rsidRPr="00B64BE6">
        <w:t xml:space="preserve">104. </w:t>
      </w:r>
      <w:r w:rsidRPr="00B64BE6">
        <w:tab/>
        <w:t xml:space="preserve">K. D. Kohl, J. Yahn, Effects of environmental temperature on the gut microbial communities of tadpoles. </w:t>
      </w:r>
      <w:r w:rsidRPr="00B64BE6">
        <w:rPr>
          <w:i/>
          <w:iCs/>
        </w:rPr>
        <w:t>Environmental Microbiology</w:t>
      </w:r>
      <w:r w:rsidRPr="00B64BE6">
        <w:t xml:space="preserve"> </w:t>
      </w:r>
      <w:r w:rsidRPr="00B64BE6">
        <w:rPr>
          <w:b/>
          <w:bCs/>
        </w:rPr>
        <w:t>18</w:t>
      </w:r>
      <w:r w:rsidRPr="00B64BE6">
        <w:t>, 1561–1565 (2016).</w:t>
      </w:r>
    </w:p>
    <w:p w14:paraId="2BC4AAF2" w14:textId="77777777" w:rsidR="00B64BE6" w:rsidRPr="00B64BE6" w:rsidRDefault="00B64BE6" w:rsidP="00B64BE6">
      <w:pPr>
        <w:pStyle w:val="Bibliography"/>
      </w:pPr>
      <w:r w:rsidRPr="00B64BE6">
        <w:t xml:space="preserve">105. </w:t>
      </w:r>
      <w:r w:rsidRPr="00B64BE6">
        <w:tab/>
        <w:t xml:space="preserve">F. A. Campos, L. M. Fedigan, Behavioral adaptations to heat stress and water scarcity in white-faced capuchins (Cebus capucinus) in Santa Rosa National Park, Costa Rica. </w:t>
      </w:r>
      <w:r w:rsidRPr="00B64BE6">
        <w:rPr>
          <w:i/>
          <w:iCs/>
        </w:rPr>
        <w:t>American Journal of Physical Anthropology</w:t>
      </w:r>
      <w:r w:rsidRPr="00B64BE6">
        <w:t xml:space="preserve"> </w:t>
      </w:r>
      <w:r w:rsidRPr="00B64BE6">
        <w:rPr>
          <w:b/>
          <w:bCs/>
        </w:rPr>
        <w:t>138</w:t>
      </w:r>
      <w:r w:rsidRPr="00B64BE6">
        <w:t>, 101–111 (2009).</w:t>
      </w:r>
    </w:p>
    <w:p w14:paraId="32DED2DE" w14:textId="77777777" w:rsidR="00B64BE6" w:rsidRPr="00B64BE6" w:rsidRDefault="00B64BE6" w:rsidP="00B64BE6">
      <w:pPr>
        <w:pStyle w:val="Bibliography"/>
      </w:pPr>
      <w:r w:rsidRPr="00B64BE6">
        <w:t xml:space="preserve">106. </w:t>
      </w:r>
      <w:r w:rsidRPr="00B64BE6">
        <w:tab/>
        <w:t xml:space="preserve">J. D. Orkin, M. J. Montague, D. Tejada-Martinez, M. De Manuel, J. Del Campo, S. Cheves Hernandez, A. Di Fiore, C. Fontsere, J. A. Hodgson, M. C. Janiak, L. F. K. Kuderna, E. Lizano, M. P. Martin, Y. Niimura, G. H. Perry, C. S. Valverde, J. Tang, W. C. Warren, J. P. De Magalhães, S. Kawamura, T. Marquès-Bonet, R. Krawetz, A. D. Melin, The genomics of ecological flexibility, large brains, and long lives in capuchin monkeys revealed with fecalFACS. </w:t>
      </w:r>
      <w:r w:rsidRPr="00B64BE6">
        <w:rPr>
          <w:i/>
          <w:iCs/>
        </w:rPr>
        <w:t>Proc. Natl. Acad. Sci. U.S.A.</w:t>
      </w:r>
      <w:r w:rsidRPr="00B64BE6">
        <w:t xml:space="preserve"> </w:t>
      </w:r>
      <w:r w:rsidRPr="00B64BE6">
        <w:rPr>
          <w:b/>
          <w:bCs/>
        </w:rPr>
        <w:t>118</w:t>
      </w:r>
      <w:r w:rsidRPr="00B64BE6">
        <w:t>, e2010632118 (2021).</w:t>
      </w:r>
    </w:p>
    <w:p w14:paraId="294C5708" w14:textId="77777777" w:rsidR="00B64BE6" w:rsidRPr="00B64BE6" w:rsidRDefault="00B64BE6" w:rsidP="00B64BE6">
      <w:pPr>
        <w:pStyle w:val="Bibliography"/>
      </w:pPr>
      <w:r w:rsidRPr="00B64BE6">
        <w:t xml:space="preserve">107. </w:t>
      </w:r>
      <w:r w:rsidRPr="00B64BE6">
        <w:tab/>
        <w:t xml:space="preserve">C. Nathan, A. Cunningham-Bussel, Beyond oxidative stress: an immunologist’s guide to reactive oxygen species. </w:t>
      </w:r>
      <w:r w:rsidRPr="00B64BE6">
        <w:rPr>
          <w:i/>
          <w:iCs/>
        </w:rPr>
        <w:t>Nat Rev Immunol</w:t>
      </w:r>
      <w:r w:rsidRPr="00B64BE6">
        <w:t xml:space="preserve"> </w:t>
      </w:r>
      <w:r w:rsidRPr="00B64BE6">
        <w:rPr>
          <w:b/>
          <w:bCs/>
        </w:rPr>
        <w:t>13</w:t>
      </w:r>
      <w:r w:rsidRPr="00B64BE6">
        <w:t>, 349–361 (2013).</w:t>
      </w:r>
    </w:p>
    <w:p w14:paraId="70B39336" w14:textId="77777777" w:rsidR="00B64BE6" w:rsidRPr="00B64BE6" w:rsidRDefault="00B64BE6" w:rsidP="00B64BE6">
      <w:pPr>
        <w:pStyle w:val="Bibliography"/>
      </w:pPr>
      <w:r w:rsidRPr="00B64BE6">
        <w:t xml:space="preserve">108. </w:t>
      </w:r>
      <w:r w:rsidRPr="00B64BE6">
        <w:tab/>
        <w:t xml:space="preserve">L. Li, P. Peng, N. Ding, W. Jia, C. Huang, Y. Tang, Oxidative Stress, Inflammation, Gut Dysbiosis: What Can Polyphenols Do in Inflammatory Bowel Disease? </w:t>
      </w:r>
      <w:r w:rsidRPr="00B64BE6">
        <w:rPr>
          <w:i/>
          <w:iCs/>
        </w:rPr>
        <w:t>Antioxidants</w:t>
      </w:r>
      <w:r w:rsidRPr="00B64BE6">
        <w:t xml:space="preserve"> </w:t>
      </w:r>
      <w:r w:rsidRPr="00B64BE6">
        <w:rPr>
          <w:b/>
          <w:bCs/>
        </w:rPr>
        <w:t>12</w:t>
      </w:r>
      <w:r w:rsidRPr="00B64BE6">
        <w:t>, 967 (2023).</w:t>
      </w:r>
    </w:p>
    <w:p w14:paraId="34237F7F" w14:textId="77777777" w:rsidR="00B64BE6" w:rsidRPr="00B64BE6" w:rsidRDefault="00B64BE6" w:rsidP="00B64BE6">
      <w:pPr>
        <w:pStyle w:val="Bibliography"/>
      </w:pPr>
      <w:r w:rsidRPr="00B64BE6">
        <w:t xml:space="preserve">109. </w:t>
      </w:r>
      <w:r w:rsidRPr="00B64BE6">
        <w:tab/>
        <w:t xml:space="preserve">H. Mostafavi Abdolmaleky, J.-R. Zhou, Gut Microbiota Dysbiosis, Oxidative Stress, Inflammation, and Epigenetic Alterations in Metabolic Diseases. </w:t>
      </w:r>
      <w:r w:rsidRPr="00B64BE6">
        <w:rPr>
          <w:i/>
          <w:iCs/>
        </w:rPr>
        <w:t>Antioxidants</w:t>
      </w:r>
      <w:r w:rsidRPr="00B64BE6">
        <w:t xml:space="preserve"> </w:t>
      </w:r>
      <w:r w:rsidRPr="00B64BE6">
        <w:rPr>
          <w:b/>
          <w:bCs/>
        </w:rPr>
        <w:t>13</w:t>
      </w:r>
      <w:r w:rsidRPr="00B64BE6">
        <w:t>, 985 (2024).</w:t>
      </w:r>
    </w:p>
    <w:p w14:paraId="50DEEECC" w14:textId="77777777" w:rsidR="00B64BE6" w:rsidRPr="00B64BE6" w:rsidRDefault="00B64BE6" w:rsidP="00B64BE6">
      <w:pPr>
        <w:pStyle w:val="Bibliography"/>
      </w:pPr>
      <w:r w:rsidRPr="00B64BE6">
        <w:t xml:space="preserve">110. </w:t>
      </w:r>
      <w:r w:rsidRPr="00B64BE6">
        <w:tab/>
        <w:t xml:space="preserve">D. Dodd, M. H. Spitzer, W. Van Treuren, B. D. Merrill, A. J. Hryckowian, S. K. Higginbottom, A. Le, T. M. Cowan, G. P. Nolan, M. A. Fischbach, J. L. Sonnenburg, A gut bacterial pathway metabolizes aromatic amino acids into nine circulating metabolites. </w:t>
      </w:r>
      <w:r w:rsidRPr="00B64BE6">
        <w:rPr>
          <w:i/>
          <w:iCs/>
        </w:rPr>
        <w:t>Nature</w:t>
      </w:r>
      <w:r w:rsidRPr="00B64BE6">
        <w:t xml:space="preserve"> </w:t>
      </w:r>
      <w:r w:rsidRPr="00B64BE6">
        <w:rPr>
          <w:b/>
          <w:bCs/>
        </w:rPr>
        <w:t>551</w:t>
      </w:r>
      <w:r w:rsidRPr="00B64BE6">
        <w:t>, 648–652 (2017).</w:t>
      </w:r>
    </w:p>
    <w:p w14:paraId="137BE2C7" w14:textId="77777777" w:rsidR="00B64BE6" w:rsidRPr="00B64BE6" w:rsidRDefault="00B64BE6" w:rsidP="00B64BE6">
      <w:pPr>
        <w:pStyle w:val="Bibliography"/>
      </w:pPr>
      <w:r w:rsidRPr="00B64BE6">
        <w:t xml:space="preserve">111. </w:t>
      </w:r>
      <w:r w:rsidRPr="00B64BE6">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B64BE6">
        <w:rPr>
          <w:i/>
          <w:iCs/>
        </w:rPr>
        <w:t>Immunity</w:t>
      </w:r>
      <w:r w:rsidRPr="00B64BE6">
        <w:t xml:space="preserve"> </w:t>
      </w:r>
      <w:r w:rsidRPr="00B64BE6">
        <w:rPr>
          <w:b/>
          <w:bCs/>
        </w:rPr>
        <w:t>39</w:t>
      </w:r>
      <w:r w:rsidRPr="00B64BE6">
        <w:t>, 372–385 (2013).</w:t>
      </w:r>
    </w:p>
    <w:p w14:paraId="12B79788" w14:textId="77777777" w:rsidR="00B64BE6" w:rsidRPr="00B64BE6" w:rsidRDefault="00B64BE6" w:rsidP="00B64BE6">
      <w:pPr>
        <w:pStyle w:val="Bibliography"/>
      </w:pPr>
      <w:r w:rsidRPr="00B64BE6">
        <w:t xml:space="preserve">112. </w:t>
      </w:r>
      <w:r w:rsidRPr="00B64BE6">
        <w:tab/>
        <w:t xml:space="preserve">S. H. Chu, J. W. Lim, K. H. Kim, H. Kim, NF-κB and Bcl-2 in Helicobacter pylori-Induced Apoptosis in Gastric Epithelial Cells. </w:t>
      </w:r>
      <w:r w:rsidRPr="00B64BE6">
        <w:rPr>
          <w:i/>
          <w:iCs/>
        </w:rPr>
        <w:t>Annals of the New York Academy of Sciences</w:t>
      </w:r>
      <w:r w:rsidRPr="00B64BE6">
        <w:t xml:space="preserve"> </w:t>
      </w:r>
      <w:r w:rsidRPr="00B64BE6">
        <w:rPr>
          <w:b/>
          <w:bCs/>
        </w:rPr>
        <w:t>1010</w:t>
      </w:r>
      <w:r w:rsidRPr="00B64BE6">
        <w:t>, 568–572 (2003).</w:t>
      </w:r>
    </w:p>
    <w:p w14:paraId="283CE877" w14:textId="77777777" w:rsidR="00B64BE6" w:rsidRPr="00B64BE6" w:rsidRDefault="00B64BE6" w:rsidP="00B64BE6">
      <w:pPr>
        <w:pStyle w:val="Bibliography"/>
      </w:pPr>
      <w:r w:rsidRPr="00B64BE6">
        <w:t xml:space="preserve">113. </w:t>
      </w:r>
      <w:r w:rsidRPr="00B64BE6">
        <w:tab/>
        <w:t xml:space="preserve">E. Tinsley Johnson, M. E. Benítez, A. Fuentes, C. R. McLean, A. B. Norford, J. C. Ordoñez, J. C. Beehner, T. J. Bergman, High density of white-faced capuchins (Cebus capucinus) and habitat quality in the Taboga Forest of Costa Rica. </w:t>
      </w:r>
      <w:r w:rsidRPr="00B64BE6">
        <w:rPr>
          <w:i/>
          <w:iCs/>
        </w:rPr>
        <w:t>American Journal of Primatology</w:t>
      </w:r>
      <w:r w:rsidRPr="00B64BE6">
        <w:t xml:space="preserve"> </w:t>
      </w:r>
      <w:r w:rsidRPr="00B64BE6">
        <w:rPr>
          <w:b/>
          <w:bCs/>
        </w:rPr>
        <w:t>82</w:t>
      </w:r>
      <w:r w:rsidRPr="00B64BE6">
        <w:t>, e23096 (2020).</w:t>
      </w:r>
    </w:p>
    <w:p w14:paraId="43AEEF94" w14:textId="77777777" w:rsidR="00B64BE6" w:rsidRPr="00B64BE6" w:rsidRDefault="00B64BE6" w:rsidP="00B64BE6">
      <w:pPr>
        <w:pStyle w:val="Bibliography"/>
      </w:pPr>
      <w:r w:rsidRPr="00B64BE6">
        <w:t xml:space="preserve">114. </w:t>
      </w:r>
      <w:r w:rsidRPr="00B64BE6">
        <w:tab/>
        <w:t xml:space="preserve">K. Thomas-White, S. C. Forster, N. Kumar, M. Van Kuiken, C. Putonti, M. D. Stares, E. E. Hilt, T. K. Price, A. J. Wolfe, T. D. Lawley, Culturing of female bladder bacteria reveals an interconnected urogenital microbiota. </w:t>
      </w:r>
      <w:r w:rsidRPr="00B64BE6">
        <w:rPr>
          <w:i/>
          <w:iCs/>
        </w:rPr>
        <w:t>Nat Commun</w:t>
      </w:r>
      <w:r w:rsidRPr="00B64BE6">
        <w:t xml:space="preserve"> </w:t>
      </w:r>
      <w:r w:rsidRPr="00B64BE6">
        <w:rPr>
          <w:b/>
          <w:bCs/>
        </w:rPr>
        <w:t>9</w:t>
      </w:r>
      <w:r w:rsidRPr="00B64BE6">
        <w:t>, 1557 (2018).</w:t>
      </w:r>
    </w:p>
    <w:p w14:paraId="2929CC25" w14:textId="77777777" w:rsidR="00B64BE6" w:rsidRPr="00B64BE6" w:rsidRDefault="00B64BE6" w:rsidP="00B64BE6">
      <w:pPr>
        <w:pStyle w:val="Bibliography"/>
      </w:pPr>
      <w:r w:rsidRPr="00B64BE6">
        <w:t xml:space="preserve">115. </w:t>
      </w:r>
      <w:r w:rsidRPr="00B64BE6">
        <w:tab/>
        <w:t xml:space="preserve">M. L. Bergstrom, M. Emery Thompson, A. D. Melin, L. M. Fedigan, Using urinary parameters to estimate seasonal variation in the physical condition of female white-faced capuchin monkeys (Cebus capucinus imitator). </w:t>
      </w:r>
      <w:r w:rsidRPr="00B64BE6">
        <w:rPr>
          <w:i/>
          <w:iCs/>
        </w:rPr>
        <w:t>American Journal of Physical Anthropology</w:t>
      </w:r>
      <w:r w:rsidRPr="00B64BE6">
        <w:t xml:space="preserve"> </w:t>
      </w:r>
      <w:r w:rsidRPr="00B64BE6">
        <w:rPr>
          <w:b/>
          <w:bCs/>
        </w:rPr>
        <w:t>163</w:t>
      </w:r>
      <w:r w:rsidRPr="00B64BE6">
        <w:t>, 707–715 (2017).</w:t>
      </w:r>
    </w:p>
    <w:p w14:paraId="438976F1" w14:textId="77777777" w:rsidR="00B64BE6" w:rsidRPr="00B64BE6" w:rsidRDefault="00B64BE6" w:rsidP="00B64BE6">
      <w:pPr>
        <w:pStyle w:val="Bibliography"/>
      </w:pPr>
      <w:r w:rsidRPr="00B64BE6">
        <w:t xml:space="preserve">116. </w:t>
      </w:r>
      <w:r w:rsidRPr="00B64BE6">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B64BE6">
        <w:rPr>
          <w:i/>
          <w:iCs/>
        </w:rPr>
        <w:t>General and Comparative Endocrinology</w:t>
      </w:r>
      <w:r w:rsidRPr="00B64BE6">
        <w:t xml:space="preserve"> </w:t>
      </w:r>
      <w:r w:rsidRPr="00B64BE6">
        <w:rPr>
          <w:b/>
          <w:bCs/>
        </w:rPr>
        <w:t>329</w:t>
      </w:r>
      <w:r w:rsidRPr="00B64BE6">
        <w:t>, 114109 (2022).</w:t>
      </w:r>
    </w:p>
    <w:p w14:paraId="0BA4CAAE" w14:textId="77777777" w:rsidR="00B64BE6" w:rsidRPr="00B64BE6" w:rsidRDefault="00B64BE6" w:rsidP="00B64BE6">
      <w:pPr>
        <w:pStyle w:val="Bibliography"/>
      </w:pPr>
      <w:r w:rsidRPr="00B64BE6">
        <w:t xml:space="preserve">117. </w:t>
      </w:r>
      <w:r w:rsidRPr="00B64BE6">
        <w:tab/>
        <w:t xml:space="preserve">M. Stern, M. Quesada, K. E. Stoner, Changes in composition and structure of a tropical dry forest following intermittent Cattle grazing. </w:t>
      </w:r>
      <w:r w:rsidRPr="00B64BE6">
        <w:rPr>
          <w:i/>
          <w:iCs/>
        </w:rPr>
        <w:t>Revista de Biología Tropical</w:t>
      </w:r>
      <w:r w:rsidRPr="00B64BE6">
        <w:t xml:space="preserve"> </w:t>
      </w:r>
      <w:r w:rsidRPr="00B64BE6">
        <w:rPr>
          <w:b/>
          <w:bCs/>
        </w:rPr>
        <w:t>50</w:t>
      </w:r>
      <w:r w:rsidRPr="00B64BE6">
        <w:t>, 1021–1034 (2002).</w:t>
      </w:r>
    </w:p>
    <w:p w14:paraId="4C00217E" w14:textId="77777777" w:rsidR="00B64BE6" w:rsidRPr="00B64BE6" w:rsidRDefault="00B64BE6" w:rsidP="00B64BE6">
      <w:pPr>
        <w:pStyle w:val="Bibliography"/>
      </w:pPr>
      <w:r w:rsidRPr="00B64BE6">
        <w:t xml:space="preserve">118. </w:t>
      </w:r>
      <w:r w:rsidRPr="00B64BE6">
        <w:tab/>
        <w:t xml:space="preserve">J. M. Lucore, A. J. Marshall, S. F. Brosnan, M. E. Benítez, Validating Urinary Neopterin as a Biomarker of Immune Response in Captive and Wild Capuchin Monkeys. </w:t>
      </w:r>
      <w:r w:rsidRPr="00B64BE6">
        <w:rPr>
          <w:i/>
          <w:iCs/>
        </w:rPr>
        <w:t>Front. Vet. Sci.</w:t>
      </w:r>
      <w:r w:rsidRPr="00B64BE6">
        <w:t xml:space="preserve"> </w:t>
      </w:r>
      <w:r w:rsidRPr="00B64BE6">
        <w:rPr>
          <w:b/>
          <w:bCs/>
        </w:rPr>
        <w:t>9</w:t>
      </w:r>
      <w:r w:rsidRPr="00B64BE6">
        <w:t xml:space="preserve"> (2022).</w:t>
      </w:r>
    </w:p>
    <w:p w14:paraId="3C11C606" w14:textId="77777777" w:rsidR="00B64BE6" w:rsidRPr="00B64BE6" w:rsidRDefault="00B64BE6" w:rsidP="00B64BE6">
      <w:pPr>
        <w:pStyle w:val="Bibliography"/>
      </w:pPr>
      <w:r w:rsidRPr="00B64BE6">
        <w:t xml:space="preserve">119. </w:t>
      </w:r>
      <w:r w:rsidRPr="00B64BE6">
        <w:tab/>
        <w:t xml:space="preserve">K. R. Amato, S. Kuthyar, M. Ekanayake-Weber, R. Salmi, N. Snyder-Mackler, L. Wijayathunga, R. Vandercone, A. Lu, Gut microbiome, diet, and conservation of endangered langurs in Sri Lanka. </w:t>
      </w:r>
      <w:r w:rsidRPr="00B64BE6">
        <w:rPr>
          <w:i/>
          <w:iCs/>
        </w:rPr>
        <w:t>Biotropica</w:t>
      </w:r>
      <w:r w:rsidRPr="00B64BE6">
        <w:t xml:space="preserve"> </w:t>
      </w:r>
      <w:r w:rsidRPr="00B64BE6">
        <w:rPr>
          <w:b/>
          <w:bCs/>
        </w:rPr>
        <w:t>52</w:t>
      </w:r>
      <w:r w:rsidRPr="00B64BE6">
        <w:t>, 981–990 (2020).</w:t>
      </w:r>
    </w:p>
    <w:p w14:paraId="10E6B990" w14:textId="77777777" w:rsidR="00B64BE6" w:rsidRPr="00B64BE6" w:rsidRDefault="00B64BE6" w:rsidP="00B64BE6">
      <w:pPr>
        <w:pStyle w:val="Bibliography"/>
      </w:pPr>
      <w:r w:rsidRPr="00B64BE6">
        <w:t xml:space="preserve">120. </w:t>
      </w:r>
      <w:r w:rsidRPr="00B64BE6">
        <w:tab/>
        <w:t xml:space="preserve">E. k. Mallott, R. s. Malhi, P. a. Garber, High-throughput sequencing of fecal DNA to identify insects consumed by wild Weddell’s saddleback tamarins (aguinus weddelli, Cebidae, Primates) in Bolivia. </w:t>
      </w:r>
      <w:r w:rsidRPr="00B64BE6">
        <w:rPr>
          <w:i/>
          <w:iCs/>
        </w:rPr>
        <w:t>American Journal of Physical Anthropology</w:t>
      </w:r>
      <w:r w:rsidRPr="00B64BE6">
        <w:t xml:space="preserve"> </w:t>
      </w:r>
      <w:r w:rsidRPr="00B64BE6">
        <w:rPr>
          <w:b/>
          <w:bCs/>
        </w:rPr>
        <w:t>156</w:t>
      </w:r>
      <w:r w:rsidRPr="00B64BE6">
        <w:t>, 474–481 (2015).</w:t>
      </w:r>
    </w:p>
    <w:p w14:paraId="7E697392" w14:textId="77777777" w:rsidR="00B64BE6" w:rsidRPr="00B64BE6" w:rsidRDefault="00B64BE6" w:rsidP="00B64BE6">
      <w:pPr>
        <w:pStyle w:val="Bibliography"/>
      </w:pPr>
      <w:r w:rsidRPr="00B64BE6">
        <w:t xml:space="preserve">121. </w:t>
      </w:r>
      <w:r w:rsidRPr="00B64BE6">
        <w:tab/>
        <w:t xml:space="preserve">S. B. Pickett, C. M. Bergey, A. Di Fiore, A Metagenomic Study of Primate Insect Diet Diversity. </w:t>
      </w:r>
      <w:r w:rsidRPr="00B64BE6">
        <w:rPr>
          <w:i/>
          <w:iCs/>
        </w:rPr>
        <w:t>American Journal of Primatology</w:t>
      </w:r>
      <w:r w:rsidRPr="00B64BE6">
        <w:t xml:space="preserve"> </w:t>
      </w:r>
      <w:r w:rsidRPr="00B64BE6">
        <w:rPr>
          <w:b/>
          <w:bCs/>
        </w:rPr>
        <w:t>74</w:t>
      </w:r>
      <w:r w:rsidRPr="00B64BE6">
        <w:t>, 622–631 (2012).</w:t>
      </w:r>
    </w:p>
    <w:p w14:paraId="2E8392F7" w14:textId="77777777" w:rsidR="00B64BE6" w:rsidRPr="00B64BE6" w:rsidRDefault="00B64BE6" w:rsidP="00B64BE6">
      <w:pPr>
        <w:pStyle w:val="Bibliography"/>
      </w:pPr>
      <w:r w:rsidRPr="00B64BE6">
        <w:t xml:space="preserve">122. </w:t>
      </w:r>
      <w:r w:rsidRPr="00B64BE6">
        <w:tab/>
        <w:t xml:space="preserve">D. M. Gohl, P. Vangay, J. Garbe, A. MacLean, A. Hauge, A. Becker, T. J. Gould, J. B. Clayton, T. J. Johnson, R. Hunter, D. Knights, K. B. Beckman, Systematic improvement of amplicon marker gene methods for increased accuracy in microbiome studies. </w:t>
      </w:r>
      <w:r w:rsidRPr="00B64BE6">
        <w:rPr>
          <w:i/>
          <w:iCs/>
        </w:rPr>
        <w:t>Nat Biotechnol</w:t>
      </w:r>
      <w:r w:rsidRPr="00B64BE6">
        <w:t xml:space="preserve"> </w:t>
      </w:r>
      <w:r w:rsidRPr="00B64BE6">
        <w:rPr>
          <w:b/>
          <w:bCs/>
        </w:rPr>
        <w:t>34</w:t>
      </w:r>
      <w:r w:rsidRPr="00B64BE6">
        <w:t>, 942–949 (2016).</w:t>
      </w:r>
    </w:p>
    <w:p w14:paraId="08A9C901" w14:textId="77777777" w:rsidR="00B64BE6" w:rsidRPr="00B64BE6" w:rsidRDefault="00B64BE6" w:rsidP="00B64BE6">
      <w:pPr>
        <w:pStyle w:val="Bibliography"/>
      </w:pPr>
      <w:r w:rsidRPr="00B64BE6">
        <w:t xml:space="preserve">123. </w:t>
      </w:r>
      <w:r w:rsidRPr="00B64BE6">
        <w:tab/>
        <w:t xml:space="preserve">E. K. Mallott, K. R. Amato, The microbial reproductive ecology of white-faced capuchins (Cebus capucinus). </w:t>
      </w:r>
      <w:r w:rsidRPr="00B64BE6">
        <w:rPr>
          <w:i/>
          <w:iCs/>
        </w:rPr>
        <w:t>American Journal of Primatology</w:t>
      </w:r>
      <w:r w:rsidRPr="00B64BE6">
        <w:t xml:space="preserve"> </w:t>
      </w:r>
      <w:r w:rsidRPr="00B64BE6">
        <w:rPr>
          <w:b/>
          <w:bCs/>
        </w:rPr>
        <w:t>80</w:t>
      </w:r>
      <w:r w:rsidRPr="00B64BE6">
        <w:t>, e22896 (2018).</w:t>
      </w:r>
    </w:p>
    <w:p w14:paraId="7490D279" w14:textId="77777777" w:rsidR="00B64BE6" w:rsidRPr="00B64BE6" w:rsidRDefault="00B64BE6" w:rsidP="00B64BE6">
      <w:pPr>
        <w:pStyle w:val="Bibliography"/>
      </w:pPr>
      <w:r w:rsidRPr="00B64BE6">
        <w:t xml:space="preserve">124. </w:t>
      </w:r>
      <w:r w:rsidRPr="00B64BE6">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B64BE6">
        <w:rPr>
          <w:i/>
          <w:iCs/>
        </w:rPr>
        <w:t>Nat Methods</w:t>
      </w:r>
      <w:r w:rsidRPr="00B64BE6">
        <w:t xml:space="preserve"> </w:t>
      </w:r>
      <w:r w:rsidRPr="00B64BE6">
        <w:rPr>
          <w:b/>
          <w:bCs/>
        </w:rPr>
        <w:t>7</w:t>
      </w:r>
      <w:r w:rsidRPr="00B64BE6">
        <w:t>, 335–336 (2010).</w:t>
      </w:r>
    </w:p>
    <w:p w14:paraId="72E7651D" w14:textId="77777777" w:rsidR="00B64BE6" w:rsidRPr="00B64BE6" w:rsidRDefault="00B64BE6" w:rsidP="00B64BE6">
      <w:pPr>
        <w:pStyle w:val="Bibliography"/>
      </w:pPr>
      <w:r w:rsidRPr="00B64BE6">
        <w:t xml:space="preserve">125. </w:t>
      </w:r>
      <w:r w:rsidRPr="00B64BE6">
        <w:tab/>
        <w:t xml:space="preserve">B. J. Callahan, P. J. McMurdie, M. J. Rosen, A. W. Han, A. J. A. Johnson, S. P. Holmes, DADA2: High-resolution sample inference from Illumina amplicon data. </w:t>
      </w:r>
      <w:r w:rsidRPr="00B64BE6">
        <w:rPr>
          <w:i/>
          <w:iCs/>
        </w:rPr>
        <w:t>Nat Methods</w:t>
      </w:r>
      <w:r w:rsidRPr="00B64BE6">
        <w:t xml:space="preserve"> </w:t>
      </w:r>
      <w:r w:rsidRPr="00B64BE6">
        <w:rPr>
          <w:b/>
          <w:bCs/>
        </w:rPr>
        <w:t>13</w:t>
      </w:r>
      <w:r w:rsidRPr="00B64BE6">
        <w:t>, 581–583 (2016).</w:t>
      </w:r>
    </w:p>
    <w:p w14:paraId="321EFECD" w14:textId="77777777" w:rsidR="00B64BE6" w:rsidRPr="00B64BE6" w:rsidRDefault="00B64BE6" w:rsidP="00B64BE6">
      <w:pPr>
        <w:pStyle w:val="Bibliography"/>
      </w:pPr>
      <w:r w:rsidRPr="00B64BE6">
        <w:t xml:space="preserve">126. </w:t>
      </w:r>
      <w:r w:rsidRPr="00B64BE6">
        <w:tab/>
        <w:t xml:space="preserve">N. A. Bokulich, B. D. Kaehler, J. R. Rideout, M. Dillon, E. Bolyen, R. Knight, G. A. Huttley, J. Gregory Caporaso, Optimizing taxonomic classification of marker-gene amplicon sequences with QIIME 2’s q2-feature-classifier plugin. </w:t>
      </w:r>
      <w:r w:rsidRPr="00B64BE6">
        <w:rPr>
          <w:i/>
          <w:iCs/>
        </w:rPr>
        <w:t>Microbiome</w:t>
      </w:r>
      <w:r w:rsidRPr="00B64BE6">
        <w:t xml:space="preserve"> </w:t>
      </w:r>
      <w:r w:rsidRPr="00B64BE6">
        <w:rPr>
          <w:b/>
          <w:bCs/>
        </w:rPr>
        <w:t>6</w:t>
      </w:r>
      <w:r w:rsidRPr="00B64BE6">
        <w:t>, 90 (2018).</w:t>
      </w:r>
    </w:p>
    <w:p w14:paraId="6A21BC49" w14:textId="77777777" w:rsidR="00B64BE6" w:rsidRPr="00B64BE6" w:rsidRDefault="00B64BE6" w:rsidP="00B64BE6">
      <w:pPr>
        <w:pStyle w:val="Bibliography"/>
      </w:pPr>
      <w:r w:rsidRPr="00B64BE6">
        <w:t xml:space="preserve">127. </w:t>
      </w:r>
      <w:r w:rsidRPr="00B64BE6">
        <w:tab/>
        <w:t xml:space="preserve">D. McDonald, M. N. Price, J. Goodrich, E. P. Nawrocki, T. Z. DeSantis, A. Probst, G. L. Andersen, R. Knight, P. Hugenholtz, An improved Greengenes taxonomy with explicit ranks for ecological and evolutionary analyses of bacteria and archaea. </w:t>
      </w:r>
      <w:r w:rsidRPr="00B64BE6">
        <w:rPr>
          <w:i/>
          <w:iCs/>
        </w:rPr>
        <w:t>ISME J</w:t>
      </w:r>
      <w:r w:rsidRPr="00B64BE6">
        <w:t xml:space="preserve"> </w:t>
      </w:r>
      <w:r w:rsidRPr="00B64BE6">
        <w:rPr>
          <w:b/>
          <w:bCs/>
        </w:rPr>
        <w:t>6</w:t>
      </w:r>
      <w:r w:rsidRPr="00B64BE6">
        <w:t>, 610–618 (2012).</w:t>
      </w:r>
    </w:p>
    <w:p w14:paraId="2B41371B" w14:textId="77777777" w:rsidR="00B64BE6" w:rsidRPr="00B64BE6" w:rsidRDefault="00B64BE6" w:rsidP="00B64BE6">
      <w:pPr>
        <w:pStyle w:val="Bibliography"/>
      </w:pPr>
      <w:r w:rsidRPr="00B64BE6">
        <w:t xml:space="preserve">128. </w:t>
      </w:r>
      <w:r w:rsidRPr="00B64BE6">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B64BE6">
        <w:rPr>
          <w:i/>
          <w:iCs/>
        </w:rPr>
        <w:t>Nat Biotechnol</w:t>
      </w:r>
      <w:r w:rsidRPr="00B64BE6">
        <w:t xml:space="preserve"> </w:t>
      </w:r>
      <w:r w:rsidRPr="00B64BE6">
        <w:rPr>
          <w:b/>
          <w:bCs/>
        </w:rPr>
        <w:t>42</w:t>
      </w:r>
      <w:r w:rsidRPr="00B64BE6">
        <w:t>, 715–718 (2024).</w:t>
      </w:r>
    </w:p>
    <w:p w14:paraId="7FEBC093" w14:textId="77777777" w:rsidR="00B64BE6" w:rsidRPr="00B64BE6" w:rsidRDefault="00B64BE6" w:rsidP="00B64BE6">
      <w:pPr>
        <w:pStyle w:val="Bibliography"/>
      </w:pPr>
      <w:r w:rsidRPr="00B64BE6">
        <w:t xml:space="preserve">129. </w:t>
      </w:r>
      <w:r w:rsidRPr="00B64BE6">
        <w:tab/>
        <w:t xml:space="preserve">J. Bisanz, qiime2R: importing QIIME2 artifacts and associated data into R sessions. </w:t>
      </w:r>
      <w:r w:rsidRPr="00B64BE6">
        <w:rPr>
          <w:i/>
          <w:iCs/>
        </w:rPr>
        <w:t>R Package version 0.99</w:t>
      </w:r>
      <w:r w:rsidRPr="00B64BE6">
        <w:t xml:space="preserve"> (2018).</w:t>
      </w:r>
    </w:p>
    <w:p w14:paraId="1247C955" w14:textId="77777777" w:rsidR="00B64BE6" w:rsidRPr="00B64BE6" w:rsidRDefault="00B64BE6" w:rsidP="00B64BE6">
      <w:pPr>
        <w:pStyle w:val="Bibliography"/>
      </w:pPr>
      <w:r w:rsidRPr="00B64BE6">
        <w:t xml:space="preserve">130. </w:t>
      </w:r>
      <w:r w:rsidRPr="00B64BE6">
        <w:tab/>
        <w:t xml:space="preserve">P. J. McMurdie, S. Holmes, phyloseq: An R Package for Reproducible Interactive Analysis and Graphics of Microbiome Census Data. </w:t>
      </w:r>
      <w:r w:rsidRPr="00B64BE6">
        <w:rPr>
          <w:i/>
          <w:iCs/>
        </w:rPr>
        <w:t>PLoS ONE</w:t>
      </w:r>
      <w:r w:rsidRPr="00B64BE6">
        <w:t xml:space="preserve"> </w:t>
      </w:r>
      <w:r w:rsidRPr="00B64BE6">
        <w:rPr>
          <w:b/>
          <w:bCs/>
        </w:rPr>
        <w:t>8</w:t>
      </w:r>
      <w:r w:rsidRPr="00B64BE6">
        <w:t>, e61217 (2013).</w:t>
      </w:r>
    </w:p>
    <w:p w14:paraId="67037401" w14:textId="77777777" w:rsidR="00B64BE6" w:rsidRPr="00B64BE6" w:rsidRDefault="00B64BE6" w:rsidP="00B64BE6">
      <w:pPr>
        <w:pStyle w:val="Bibliography"/>
      </w:pPr>
      <w:r w:rsidRPr="00B64BE6">
        <w:t xml:space="preserve">131. </w:t>
      </w:r>
      <w:r w:rsidRPr="00B64BE6">
        <w:tab/>
        <w:t xml:space="preserve">Q. Cao, X. Sun, K. Rajesh, N. Chalasani, K. Gelow, B. Katz, V. H. Shah, A. J. Sanyal, E. Smirnova, Effects of Rare Microbiome Taxa Filtering on Statistical Analysis. </w:t>
      </w:r>
      <w:r w:rsidRPr="00B64BE6">
        <w:rPr>
          <w:i/>
          <w:iCs/>
        </w:rPr>
        <w:t>Front. Microbiol.</w:t>
      </w:r>
      <w:r w:rsidRPr="00B64BE6">
        <w:t xml:space="preserve"> </w:t>
      </w:r>
      <w:r w:rsidRPr="00B64BE6">
        <w:rPr>
          <w:b/>
          <w:bCs/>
        </w:rPr>
        <w:t>11</w:t>
      </w:r>
      <w:r w:rsidRPr="00B64BE6">
        <w:t xml:space="preserve"> (2021).</w:t>
      </w:r>
    </w:p>
    <w:p w14:paraId="0A863810" w14:textId="77777777" w:rsidR="00B64BE6" w:rsidRPr="00B64BE6" w:rsidRDefault="00B64BE6" w:rsidP="00B64BE6">
      <w:pPr>
        <w:pStyle w:val="Bibliography"/>
      </w:pPr>
      <w:r w:rsidRPr="00B64BE6">
        <w:t xml:space="preserve">132. </w:t>
      </w:r>
      <w:r w:rsidRPr="00B64BE6">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B64BE6">
        <w:rPr>
          <w:i/>
          <w:iCs/>
        </w:rPr>
        <w:t>eLife</w:t>
      </w:r>
      <w:r w:rsidRPr="00B64BE6">
        <w:t xml:space="preserve"> </w:t>
      </w:r>
      <w:r w:rsidRPr="00B64BE6">
        <w:rPr>
          <w:b/>
          <w:bCs/>
        </w:rPr>
        <w:t>10</w:t>
      </w:r>
      <w:r w:rsidRPr="00B64BE6">
        <w:t>, e65088 (2021).</w:t>
      </w:r>
    </w:p>
    <w:p w14:paraId="5A216E4A" w14:textId="77777777" w:rsidR="00B64BE6" w:rsidRPr="00B64BE6" w:rsidRDefault="00B64BE6" w:rsidP="00B64BE6">
      <w:pPr>
        <w:pStyle w:val="Bibliography"/>
      </w:pPr>
      <w:r w:rsidRPr="00B64BE6">
        <w:t xml:space="preserve">133. </w:t>
      </w:r>
      <w:r w:rsidRPr="00B64BE6">
        <w:tab/>
        <w:t xml:space="preserve">E. K. Mallott, K. R. Amato, P. A. Garber, R. S. Malhi, Influence of fruit and invertebrate consumption on the gut microbiota of wild white-faced capuchins (Cebus capucinus). </w:t>
      </w:r>
      <w:r w:rsidRPr="00B64BE6">
        <w:rPr>
          <w:i/>
          <w:iCs/>
        </w:rPr>
        <w:t>American Journal of Physical Anthropology</w:t>
      </w:r>
      <w:r w:rsidRPr="00B64BE6">
        <w:t xml:space="preserve"> </w:t>
      </w:r>
      <w:r w:rsidRPr="00B64BE6">
        <w:rPr>
          <w:b/>
          <w:bCs/>
        </w:rPr>
        <w:t>165</w:t>
      </w:r>
      <w:r w:rsidRPr="00B64BE6">
        <w:t>, 576–588 (2018).</w:t>
      </w:r>
    </w:p>
    <w:p w14:paraId="4F90FABA" w14:textId="77777777" w:rsidR="00B64BE6" w:rsidRPr="00B64BE6" w:rsidRDefault="00B64BE6" w:rsidP="00B64BE6">
      <w:pPr>
        <w:pStyle w:val="Bibliography"/>
      </w:pPr>
      <w:r w:rsidRPr="00B64BE6">
        <w:t xml:space="preserve">134. </w:t>
      </w:r>
      <w:r w:rsidRPr="00B64BE6">
        <w:tab/>
        <w:t xml:space="preserve">A. J. Marshall, E. Meijaard, M. Leighton, Extreme ecological specialisation in a rainforest mammal, the Bornean tufted ground squirrel, Rheithrosciurus macrotis Gray, 1857. </w:t>
      </w:r>
      <w:r w:rsidRPr="00B64BE6">
        <w:rPr>
          <w:i/>
          <w:iCs/>
        </w:rPr>
        <w:t>Raffles Bulletin of Zoology</w:t>
      </w:r>
      <w:r w:rsidRPr="00B64BE6">
        <w:t xml:space="preserve"> </w:t>
      </w:r>
      <w:r w:rsidRPr="00B64BE6">
        <w:rPr>
          <w:b/>
          <w:bCs/>
        </w:rPr>
        <w:t>69</w:t>
      </w:r>
      <w:r w:rsidRPr="00B64BE6">
        <w:t>, 497506 (2021).</w:t>
      </w:r>
    </w:p>
    <w:p w14:paraId="07EF965A" w14:textId="77777777" w:rsidR="00B64BE6" w:rsidRPr="00B64BE6" w:rsidRDefault="00B64BE6" w:rsidP="00B64BE6">
      <w:pPr>
        <w:pStyle w:val="Bibliography"/>
      </w:pPr>
      <w:r w:rsidRPr="00B64BE6">
        <w:t xml:space="preserve">135. </w:t>
      </w:r>
      <w:r w:rsidRPr="00B64BE6">
        <w:tab/>
        <w:t xml:space="preserve">J. Aitchison, M. Greenacre, Biplots of Compositional Data. </w:t>
      </w:r>
      <w:r w:rsidRPr="00B64BE6">
        <w:rPr>
          <w:i/>
          <w:iCs/>
        </w:rPr>
        <w:t>Journal of the Royal Statistical Society Series C: Applied Statistics</w:t>
      </w:r>
      <w:r w:rsidRPr="00B64BE6">
        <w:t xml:space="preserve"> </w:t>
      </w:r>
      <w:r w:rsidRPr="00B64BE6">
        <w:rPr>
          <w:b/>
          <w:bCs/>
        </w:rPr>
        <w:t>51</w:t>
      </w:r>
      <w:r w:rsidRPr="00B64BE6">
        <w:t>, 375–392 (2002).</w:t>
      </w:r>
    </w:p>
    <w:p w14:paraId="0D67B9F0" w14:textId="77777777" w:rsidR="00B64BE6" w:rsidRPr="00B64BE6" w:rsidRDefault="00B64BE6" w:rsidP="00B64BE6">
      <w:pPr>
        <w:pStyle w:val="Bibliography"/>
      </w:pPr>
      <w:r w:rsidRPr="00B64BE6">
        <w:t xml:space="preserve">136. </w:t>
      </w:r>
      <w:r w:rsidRPr="00B64BE6">
        <w:tab/>
        <w:t xml:space="preserve">J. Palarea-Albaladejo, J. A. Martín-Fernández, zCompositions — R package for multivariate imputation of left-censored data under a compositional approach. </w:t>
      </w:r>
      <w:r w:rsidRPr="00B64BE6">
        <w:rPr>
          <w:i/>
          <w:iCs/>
        </w:rPr>
        <w:t>Chemometrics and Intelligent Laboratory Systems</w:t>
      </w:r>
      <w:r w:rsidRPr="00B64BE6">
        <w:t xml:space="preserve"> </w:t>
      </w:r>
      <w:r w:rsidRPr="00B64BE6">
        <w:rPr>
          <w:b/>
          <w:bCs/>
        </w:rPr>
        <w:t>143</w:t>
      </w:r>
      <w:r w:rsidRPr="00B64BE6">
        <w:t>, 85–96 (2015).</w:t>
      </w:r>
    </w:p>
    <w:p w14:paraId="5F54EB5A" w14:textId="77777777" w:rsidR="00B64BE6" w:rsidRPr="00B64BE6" w:rsidRDefault="00B64BE6" w:rsidP="00B64BE6">
      <w:pPr>
        <w:pStyle w:val="Bibliography"/>
      </w:pPr>
      <w:r w:rsidRPr="00B64BE6">
        <w:t xml:space="preserve">137. </w:t>
      </w:r>
      <w:r w:rsidRPr="00B64BE6">
        <w:tab/>
        <w:t xml:space="preserve">G. B. Gloor, G. Reid, Compositional analysis: a valid approach to analyze microbiome high-throughput sequencing data. </w:t>
      </w:r>
      <w:r w:rsidRPr="00B64BE6">
        <w:rPr>
          <w:i/>
          <w:iCs/>
        </w:rPr>
        <w:t>Can. J. Microbiol.</w:t>
      </w:r>
      <w:r w:rsidRPr="00B64BE6">
        <w:t xml:space="preserve"> </w:t>
      </w:r>
      <w:r w:rsidRPr="00B64BE6">
        <w:rPr>
          <w:b/>
          <w:bCs/>
        </w:rPr>
        <w:t>62</w:t>
      </w:r>
      <w:r w:rsidRPr="00B64BE6">
        <w:t>, 692–703 (2016).</w:t>
      </w:r>
    </w:p>
    <w:p w14:paraId="57D5BA41" w14:textId="77777777" w:rsidR="00B64BE6" w:rsidRPr="00B64BE6" w:rsidRDefault="00B64BE6" w:rsidP="00B64BE6">
      <w:pPr>
        <w:pStyle w:val="Bibliography"/>
      </w:pPr>
      <w:r w:rsidRPr="00B64BE6">
        <w:t xml:space="preserve">138. </w:t>
      </w:r>
      <w:r w:rsidRPr="00B64BE6">
        <w:tab/>
        <w:t xml:space="preserve">G. B. Gloor, J. M. Macklaim, V. Pawlowsky-Glahn, J. J. Egozcue, Microbiome Datasets Are Compositional: And This Is Not Optional. </w:t>
      </w:r>
      <w:r w:rsidRPr="00B64BE6">
        <w:rPr>
          <w:i/>
          <w:iCs/>
        </w:rPr>
        <w:t>Front. Microbiol.</w:t>
      </w:r>
      <w:r w:rsidRPr="00B64BE6">
        <w:t xml:space="preserve"> </w:t>
      </w:r>
      <w:r w:rsidRPr="00B64BE6">
        <w:rPr>
          <w:b/>
          <w:bCs/>
        </w:rPr>
        <w:t>8</w:t>
      </w:r>
      <w:r w:rsidRPr="00B64BE6">
        <w:t xml:space="preserve"> (2017).</w:t>
      </w:r>
    </w:p>
    <w:p w14:paraId="3D57324B" w14:textId="77777777" w:rsidR="00B64BE6" w:rsidRPr="00B64BE6" w:rsidRDefault="00B64BE6" w:rsidP="00B64BE6">
      <w:pPr>
        <w:pStyle w:val="Bibliography"/>
      </w:pPr>
      <w:r w:rsidRPr="00B64BE6">
        <w:t xml:space="preserve">139. </w:t>
      </w:r>
      <w:r w:rsidRPr="00B64BE6">
        <w:tab/>
        <w:t xml:space="preserve">H. Akaike, “Information Theory and an Extension of the Maximum Likelihood Principle” in </w:t>
      </w:r>
      <w:r w:rsidRPr="00B64BE6">
        <w:rPr>
          <w:i/>
          <w:iCs/>
        </w:rPr>
        <w:t>Selected Papers of Hirotugu Akaike</w:t>
      </w:r>
      <w:r w:rsidRPr="00B64BE6">
        <w:t>, E. Parzen, K. Tanabe, G. Kitagawa, Eds. (Springer New York, New York, NY, 1998; http://link.springer.com/10.1007/978-1-4612-1694-0_15)</w:t>
      </w:r>
      <w:r w:rsidRPr="00B64BE6">
        <w:rPr>
          <w:i/>
          <w:iCs/>
        </w:rPr>
        <w:t>Springer Series in Statistics</w:t>
      </w:r>
      <w:r w:rsidRPr="00B64BE6">
        <w:t>, pp. 199–213.</w:t>
      </w:r>
    </w:p>
    <w:p w14:paraId="5531498D" w14:textId="77777777" w:rsidR="00B64BE6" w:rsidRPr="00B64BE6" w:rsidRDefault="00B64BE6" w:rsidP="00B64BE6">
      <w:pPr>
        <w:pStyle w:val="Bibliography"/>
      </w:pPr>
      <w:r w:rsidRPr="00B64BE6">
        <w:t xml:space="preserve">140. </w:t>
      </w:r>
      <w:r w:rsidRPr="00B64BE6">
        <w:tab/>
        <w:t>C. M. Hurvich, C.-L. Tsai, Regression and time series model selection in small samples.</w:t>
      </w:r>
    </w:p>
    <w:p w14:paraId="5EDF8C0C" w14:textId="77777777" w:rsidR="00B64BE6" w:rsidRPr="00B64BE6" w:rsidRDefault="00B64BE6" w:rsidP="00B64BE6">
      <w:pPr>
        <w:pStyle w:val="Bibliography"/>
      </w:pPr>
      <w:r w:rsidRPr="00B64BE6">
        <w:t xml:space="preserve">141. </w:t>
      </w:r>
      <w:r w:rsidRPr="00B64BE6">
        <w:tab/>
        <w:t xml:space="preserve">P. J. McMurdie, S. Holmes, Waste Not, Want Not: Why Rarefying Microbiome Data Is Inadmissible. </w:t>
      </w:r>
      <w:r w:rsidRPr="00B64BE6">
        <w:rPr>
          <w:i/>
          <w:iCs/>
        </w:rPr>
        <w:t>PLOS Computational Biology</w:t>
      </w:r>
      <w:r w:rsidRPr="00B64BE6">
        <w:t xml:space="preserve"> </w:t>
      </w:r>
      <w:r w:rsidRPr="00B64BE6">
        <w:rPr>
          <w:b/>
          <w:bCs/>
        </w:rPr>
        <w:t>10</w:t>
      </w:r>
      <w:r w:rsidRPr="00B64BE6">
        <w:t>, e1003531 (2014).</w:t>
      </w:r>
    </w:p>
    <w:p w14:paraId="410CA2CB" w14:textId="77777777" w:rsidR="00B64BE6" w:rsidRPr="00B64BE6" w:rsidRDefault="00B64BE6" w:rsidP="00B64BE6">
      <w:pPr>
        <w:pStyle w:val="Bibliography"/>
      </w:pPr>
      <w:r w:rsidRPr="00B64BE6">
        <w:t xml:space="preserve">142. </w:t>
      </w:r>
      <w:r w:rsidRPr="00B64BE6">
        <w:tab/>
        <w:t xml:space="preserve">D. R. Anderson, K. P. Burnham, W. L. Thompson, Null Hypothesis Testing: Problems, Prevalence, and an Alternative. </w:t>
      </w:r>
      <w:r w:rsidRPr="00B64BE6">
        <w:rPr>
          <w:i/>
          <w:iCs/>
        </w:rPr>
        <w:t>The Journal of Wildlife Management</w:t>
      </w:r>
      <w:r w:rsidRPr="00B64BE6">
        <w:t xml:space="preserve"> </w:t>
      </w:r>
      <w:r w:rsidRPr="00B64BE6">
        <w:rPr>
          <w:b/>
          <w:bCs/>
        </w:rPr>
        <w:t>64</w:t>
      </w:r>
      <w:r w:rsidRPr="00B64BE6">
        <w:t>, 912–923 (2000).</w:t>
      </w:r>
    </w:p>
    <w:p w14:paraId="1CCE17F2" w14:textId="77777777" w:rsidR="00B64BE6" w:rsidRPr="00B64BE6" w:rsidRDefault="00B64BE6" w:rsidP="00B64BE6">
      <w:pPr>
        <w:pStyle w:val="Bibliography"/>
      </w:pPr>
      <w:r w:rsidRPr="00B64BE6">
        <w:t xml:space="preserve">143. </w:t>
      </w:r>
      <w:r w:rsidRPr="00B64BE6">
        <w:tab/>
        <w:t xml:space="preserve">K. P. Burnham, D. R. Anderson, K. P. Huyvaert, AIC model selection and multimodel inference in behavioral ecology: some background, observations, and comparisons. </w:t>
      </w:r>
      <w:r w:rsidRPr="00B64BE6">
        <w:rPr>
          <w:i/>
          <w:iCs/>
        </w:rPr>
        <w:t>Behav Ecol Sociobiol</w:t>
      </w:r>
      <w:r w:rsidRPr="00B64BE6">
        <w:t xml:space="preserve"> </w:t>
      </w:r>
      <w:r w:rsidRPr="00B64BE6">
        <w:rPr>
          <w:b/>
          <w:bCs/>
        </w:rPr>
        <w:t>65</w:t>
      </w:r>
      <w:r w:rsidRPr="00B64BE6">
        <w:t>, 23–35 (2011).</w:t>
      </w:r>
    </w:p>
    <w:p w14:paraId="29795C5B" w14:textId="77777777" w:rsidR="00B64BE6" w:rsidRPr="00B64BE6" w:rsidRDefault="00B64BE6" w:rsidP="00B64BE6">
      <w:pPr>
        <w:pStyle w:val="Bibliography"/>
      </w:pPr>
      <w:r w:rsidRPr="00B64BE6">
        <w:t xml:space="preserve">144. </w:t>
      </w:r>
      <w:r w:rsidRPr="00B64BE6">
        <w:tab/>
        <w:t xml:space="preserve">X. Zhang, Y.-F. Pei, L. Zhang, B. Guo, A. H. Pendegraft, W. Zhuang, N. Yi, Negative Binomial Mixed Models for Analyzing Longitudinal Microbiome Data. </w:t>
      </w:r>
      <w:r w:rsidRPr="00B64BE6">
        <w:rPr>
          <w:i/>
          <w:iCs/>
        </w:rPr>
        <w:t>Front. Microbiol.</w:t>
      </w:r>
      <w:r w:rsidRPr="00B64BE6">
        <w:t xml:space="preserve"> </w:t>
      </w:r>
      <w:r w:rsidRPr="00B64BE6">
        <w:rPr>
          <w:b/>
          <w:bCs/>
        </w:rPr>
        <w:t>9</w:t>
      </w:r>
      <w:r w:rsidRPr="00B64BE6">
        <w:t xml:space="preserve"> (2018).</w:t>
      </w:r>
    </w:p>
    <w:p w14:paraId="5EECD8E8" w14:textId="49E3586D" w:rsidR="00586432" w:rsidRPr="00B40CA0" w:rsidRDefault="00586432" w:rsidP="00DF2C6D">
      <w:r>
        <w:fldChar w:fldCharType="end"/>
      </w:r>
    </w:p>
    <w:sectPr w:rsidR="00586432" w:rsidRPr="00B40CA0" w:rsidSect="000365B2">
      <w:footerReference w:type="even"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ehner, Jacinta" w:date="2025-07-16T12:33:00Z" w:initials="JB">
    <w:p w14:paraId="1B3E330B" w14:textId="77777777" w:rsidR="004449D1" w:rsidRDefault="004449D1" w:rsidP="004449D1">
      <w:r>
        <w:rPr>
          <w:rStyle w:val="CommentReference"/>
        </w:rPr>
        <w:annotationRef/>
      </w:r>
      <w:r>
        <w:rPr>
          <w:sz w:val="20"/>
          <w:szCs w:val="20"/>
        </w:rPr>
        <w:t>I was taught not to cite "scientists' interest" as a reason to study something. It makes it less compelling. I think the second part of this sentence already is a compelling reason to study this topic. Maybe switch it around and start with that?</w:t>
      </w:r>
    </w:p>
  </w:comment>
  <w:comment w:id="1" w:author="Beehner, Jacinta" w:date="2025-07-16T12:33:00Z" w:initials="JB">
    <w:p w14:paraId="18B9CD0C" w14:textId="77777777" w:rsidR="004449D1" w:rsidRDefault="004449D1" w:rsidP="004449D1">
      <w:r>
        <w:rPr>
          <w:rStyle w:val="CommentReference"/>
        </w:rPr>
        <w:annotationRef/>
      </w:r>
      <w:r>
        <w:rPr>
          <w:sz w:val="20"/>
          <w:szCs w:val="20"/>
        </w:rPr>
        <w:t xml:space="preserve">Consider: “...disrupts </w:t>
      </w:r>
      <w:r>
        <w:rPr>
          <w:b/>
          <w:bCs/>
          <w:sz w:val="20"/>
          <w:szCs w:val="20"/>
        </w:rPr>
        <w:t>host</w:t>
      </w:r>
      <w:r>
        <w:rPr>
          <w:sz w:val="20"/>
          <w:szCs w:val="20"/>
        </w:rPr>
        <w:t xml:space="preserve"> microbiome-immune homeostasis...” for clarity. </w:t>
      </w:r>
    </w:p>
  </w:comment>
  <w:comment w:id="2" w:author="Beehner, Jacinta" w:date="2025-07-16T12:57:00Z" w:initials="JB">
    <w:p w14:paraId="3D3BA71E" w14:textId="77777777" w:rsidR="00CB27CC" w:rsidRDefault="00CB27CC" w:rsidP="00CB27CC">
      <w:r>
        <w:rPr>
          <w:rStyle w:val="CommentReference"/>
        </w:rPr>
        <w:annotationRef/>
      </w:r>
      <w:r>
        <w:rPr>
          <w:sz w:val="20"/>
          <w:szCs w:val="20"/>
        </w:rPr>
        <w:t xml:space="preserve">I realize these are experimental (which I assume means "in the lab"), but this needs to be highlighted just a bit more - why our study is still exciting for PNAS even though heat has already been found to deplete microbiome communities. </w:t>
      </w:r>
    </w:p>
  </w:comment>
  <w:comment w:id="3" w:author="Bergman, Thore" w:date="2025-07-18T15:34:00Z" w:initials="TB">
    <w:p w14:paraId="05B8169B" w14:textId="77777777" w:rsidR="00660DE0" w:rsidRDefault="00660DE0" w:rsidP="00660DE0">
      <w:r>
        <w:rPr>
          <w:rStyle w:val="CommentReference"/>
        </w:rPr>
        <w:annotationRef/>
      </w:r>
      <w:r>
        <w:rPr>
          <w:sz w:val="20"/>
          <w:szCs w:val="20"/>
        </w:rPr>
        <w:t xml:space="preserve">Is it worth pointing out that captive and wild microbiomes are often quite different so that it is unlikely that captive work translates to the wild? Thinking of something like this: </w:t>
      </w:r>
      <w:hyperlink r:id="rId1" w:history="1">
        <w:r w:rsidRPr="00730A61">
          <w:rPr>
            <w:rStyle w:val="Hyperlink"/>
            <w:sz w:val="20"/>
            <w:szCs w:val="20"/>
          </w:rPr>
          <w:t>https://www.nature.com/articles/s41598-021-02015-6</w:t>
        </w:r>
      </w:hyperlink>
    </w:p>
  </w:comment>
  <w:comment w:id="4" w:author="Beehner, Jacinta" w:date="2025-07-16T12:59:00Z" w:initials="JB">
    <w:p w14:paraId="0CD8B34A" w14:textId="7C34E970" w:rsidR="00CB27CC" w:rsidRDefault="00CB27CC" w:rsidP="00CB27CC">
      <w:r>
        <w:rPr>
          <w:rStyle w:val="CommentReference"/>
        </w:rPr>
        <w:annotationRef/>
      </w:r>
      <w:r>
        <w:rPr>
          <w:sz w:val="20"/>
          <w:szCs w:val="20"/>
        </w:rPr>
        <w:t>The same goes for this part. We are saying here that we know heat affects microbiome and we are citing all kinds of studies that show these effects. So keep the reader's eye on the prize - what does our study offer that these do not? (like a reminder - none were done in the wild, or whatever).</w:t>
      </w:r>
    </w:p>
  </w:comment>
  <w:comment w:id="5" w:author="Beehner, Jacinta" w:date="2025-07-16T13:01:00Z" w:initials="JB">
    <w:p w14:paraId="72C106A5" w14:textId="77777777" w:rsidR="008751B9" w:rsidRDefault="008751B9" w:rsidP="008751B9">
      <w:r>
        <w:rPr>
          <w:rStyle w:val="CommentReference"/>
        </w:rPr>
        <w:annotationRef/>
      </w:r>
      <w:r>
        <w:rPr>
          <w:sz w:val="20"/>
          <w:szCs w:val="20"/>
        </w:rPr>
        <w:t>Okay great. I might suggest that we provide some version of this sentence above when we lead in to all the introductory material and what has already been done. Something like "Although we have no data from natural populations, captive experimental data have given us a strong foundation." Then go into all we know.</w:t>
      </w:r>
    </w:p>
  </w:comment>
  <w:comment w:id="6" w:author="Bergman, Thore" w:date="2025-07-18T15:37:00Z" w:initials="TB">
    <w:p w14:paraId="702D0724" w14:textId="77777777" w:rsidR="00660DE0" w:rsidRDefault="00660DE0" w:rsidP="00660DE0">
      <w:r>
        <w:rPr>
          <w:rStyle w:val="CommentReference"/>
        </w:rPr>
        <w:annotationRef/>
      </w:r>
      <w:r>
        <w:rPr>
          <w:sz w:val="20"/>
          <w:szCs w:val="20"/>
        </w:rPr>
        <w:t>I agree. It is a tricky balance because you don't want to say "you can ignore all the captive stuff I am about to show you" but you want to indicate earlier that the captive work is limited. You can say earlier that the captive changes have limited real world applicabilty but strongly suggest that heat related changes are likely. Then come back again here to remind them why it is important to look at this in the wild.</w:t>
      </w:r>
    </w:p>
  </w:comment>
  <w:comment w:id="10" w:author="Bergman, Thore" w:date="2025-07-18T16:01:00Z" w:initials="TB">
    <w:p w14:paraId="2083AF2F" w14:textId="77777777" w:rsidR="00CD5102" w:rsidRDefault="00CD5102" w:rsidP="00CD5102">
      <w:r>
        <w:rPr>
          <w:rStyle w:val="CommentReference"/>
        </w:rPr>
        <w:annotationRef/>
      </w:r>
      <w:r>
        <w:rPr>
          <w:sz w:val="20"/>
          <w:szCs w:val="20"/>
        </w:rPr>
        <w:t xml:space="preserve">Not here but somewhere I think you will need to expand this a bit. You do include both temp and rain in the models so that does control for rain in some sense. But I think someone who knows the habitat will wonder how you know it is temperature and not rain given the hottest time of year is also the dryest/least productive (furthest from rain). </w:t>
      </w:r>
    </w:p>
  </w:comment>
  <w:comment w:id="11" w:author="Beehner, Jacinta" w:date="2025-07-16T12:49:00Z" w:initials="JB">
    <w:p w14:paraId="4FC1511C" w14:textId="3CF67AB8" w:rsidR="00673BCB" w:rsidRDefault="00673BCB" w:rsidP="00673BCB">
      <w:r>
        <w:rPr>
          <w:rStyle w:val="CommentReference"/>
        </w:rPr>
        <w:annotationRef/>
      </w:r>
      <w:r>
        <w:rPr>
          <w:sz w:val="20"/>
          <w:szCs w:val="20"/>
        </w:rPr>
        <w:t xml:space="preserve">Is the correct format is 16S rRNA? I know both are used so maybe you know the convention better than I do. </w:t>
      </w:r>
    </w:p>
  </w:comment>
  <w:comment w:id="15" w:author="Beehner, Jacinta" w:date="2025-07-16T13:51:00Z" w:initials="JB">
    <w:p w14:paraId="00D5BEE5" w14:textId="77777777" w:rsidR="007A7BA9" w:rsidRDefault="007A7BA9" w:rsidP="007A7BA9">
      <w:r>
        <w:rPr>
          <w:rStyle w:val="CommentReference"/>
        </w:rPr>
        <w:annotationRef/>
      </w:r>
      <w:r>
        <w:rPr>
          <w:sz w:val="20"/>
          <w:szCs w:val="20"/>
        </w:rPr>
        <w:t>We imply that microbial shifts mediate the temperature effect on neopterin. But we didn't actually do a formal mediation analysis (e.g., structural equation modeling or causal mediation model). We need to be careful and use language more like: “These results are consistent with a model in which temperature-induced shifts in microbial composition are associated with elevated immune activation.”</w:t>
      </w:r>
    </w:p>
  </w:comment>
  <w:comment w:id="13" w:author="Beehner, Jacinta" w:date="2025-07-16T13:06:00Z" w:initials="JB">
    <w:p w14:paraId="670B6E42" w14:textId="059F42B6" w:rsidR="008751B9" w:rsidRDefault="008751B9" w:rsidP="008751B9">
      <w:r>
        <w:rPr>
          <w:rStyle w:val="CommentReference"/>
        </w:rPr>
        <w:annotationRef/>
      </w:r>
      <w:r>
        <w:rPr>
          <w:sz w:val="20"/>
          <w:szCs w:val="20"/>
        </w:rPr>
        <w:t>I really hate sentences like this. They are so vague as to be meaningless. I think it is the word "affect" that bothers me so much. This is just not specific enough. Maybe try something more like:</w:t>
      </w:r>
    </w:p>
    <w:p w14:paraId="3C91D575" w14:textId="77777777" w:rsidR="008751B9" w:rsidRDefault="008751B9" w:rsidP="008751B9"/>
    <w:p w14:paraId="6C4B733E" w14:textId="77777777" w:rsidR="008751B9" w:rsidRDefault="008751B9" w:rsidP="008751B9">
      <w:r>
        <w:rPr>
          <w:sz w:val="20"/>
          <w:szCs w:val="20"/>
        </w:rPr>
        <w:t>Our results demonstrate that elevated temperatures can destabilize the gut-immune axis in wild primates, highlighting a biologically plausible mechanism through which climate change threatens host resilience.</w:t>
      </w:r>
    </w:p>
  </w:comment>
  <w:comment w:id="14" w:author="Bergman, Thore" w:date="2025-07-18T14:58:00Z" w:initials="TB">
    <w:p w14:paraId="1172A0FD" w14:textId="77777777" w:rsidR="00A358EE" w:rsidRDefault="00A358EE" w:rsidP="00A358EE">
      <w:r>
        <w:rPr>
          <w:rStyle w:val="CommentReference"/>
        </w:rPr>
        <w:annotationRef/>
      </w:r>
      <w:r>
        <w:rPr>
          <w:sz w:val="20"/>
          <w:szCs w:val="20"/>
        </w:rPr>
        <w:t xml:space="preserve">I agree about the change. For me the issue is that when I read something like "provide key insight" I would rather you just tell me what the insight is rather than tell me that what I am reading is an insight. </w:t>
      </w:r>
    </w:p>
  </w:comment>
  <w:comment w:id="16" w:author="Beehner, Jacinta" w:date="2025-07-16T13:45:00Z" w:initials="JB">
    <w:p w14:paraId="37D9F4B9" w14:textId="4EE2C6B4" w:rsidR="007A7BA9" w:rsidRDefault="007A7BA9" w:rsidP="007A7BA9">
      <w:r>
        <w:rPr>
          <w:rStyle w:val="CommentReference"/>
        </w:rPr>
        <w:annotationRef/>
      </w:r>
      <w:r>
        <w:rPr>
          <w:sz w:val="20"/>
          <w:szCs w:val="20"/>
        </w:rPr>
        <w:t>I don't think we can use this word? We are not doing a causal analysis.</w:t>
      </w:r>
    </w:p>
  </w:comment>
  <w:comment w:id="17" w:author="Beehner, Jacinta" w:date="2025-07-16T13:22:00Z" w:initials="JB">
    <w:p w14:paraId="343820C2" w14:textId="524030CE" w:rsidR="00671A14" w:rsidRDefault="00671A14" w:rsidP="00671A14">
      <w:r>
        <w:rPr>
          <w:rStyle w:val="CommentReference"/>
        </w:rPr>
        <w:annotationRef/>
      </w:r>
      <w:r>
        <w:rPr>
          <w:sz w:val="20"/>
          <w:szCs w:val="20"/>
        </w:rPr>
        <w:t xml:space="preserve">Here you say principal component, when I think you mean principal coordinate? </w:t>
      </w:r>
    </w:p>
  </w:comment>
  <w:comment w:id="25" w:author="Beehner, Jacinta" w:date="2025-07-16T13:09:00Z" w:initials="JB">
    <w:p w14:paraId="38CF6F84" w14:textId="653523FA" w:rsidR="008751B9" w:rsidRDefault="008751B9" w:rsidP="008751B9">
      <w:r>
        <w:rPr>
          <w:rStyle w:val="CommentReference"/>
        </w:rPr>
        <w:annotationRef/>
      </w:r>
      <w:r>
        <w:rPr>
          <w:sz w:val="20"/>
          <w:szCs w:val="20"/>
        </w:rPr>
        <w:t>A good rule of thumb is to always use past tense in your results, and then you can switch to present tense when you discuss general rules that apply  in the discussion.</w:t>
      </w:r>
    </w:p>
  </w:comment>
  <w:comment w:id="33" w:author="Beehner, Jacinta" w:date="2025-07-16T13:10:00Z" w:initials="JB">
    <w:p w14:paraId="1DF494E5" w14:textId="77777777" w:rsidR="008751B9" w:rsidRDefault="008751B9" w:rsidP="008751B9">
      <w:r>
        <w:rPr>
          <w:rStyle w:val="CommentReference"/>
        </w:rPr>
        <w:annotationRef/>
      </w:r>
      <w:r>
        <w:rPr>
          <w:sz w:val="20"/>
          <w:szCs w:val="20"/>
        </w:rPr>
        <w:t>Suggest is the only verb that is okay to use as present tense.</w:t>
      </w:r>
    </w:p>
  </w:comment>
  <w:comment w:id="34" w:author="Bergman, Thore" w:date="2025-07-18T15:11:00Z" w:initials="TB">
    <w:p w14:paraId="11EEF5B6" w14:textId="77777777" w:rsidR="00A4005D" w:rsidRDefault="00A4005D" w:rsidP="00A4005D">
      <w:r>
        <w:rPr>
          <w:rStyle w:val="CommentReference"/>
        </w:rPr>
        <w:annotationRef/>
      </w:r>
      <w:r>
        <w:rPr>
          <w:sz w:val="20"/>
          <w:szCs w:val="20"/>
        </w:rPr>
        <w:t xml:space="preserve">I am not sure this heading captures the transition to what comes next--you have been talking about taxonomic diversity and metabolic pathways. Is there a better way to differentiate what comes next? </w:t>
      </w:r>
    </w:p>
  </w:comment>
  <w:comment w:id="38" w:author="Beehner, Jacinta" w:date="2025-07-16T13:11:00Z" w:initials="JB">
    <w:p w14:paraId="14CB5ED4" w14:textId="33521A23" w:rsidR="00287667" w:rsidRDefault="00287667" w:rsidP="00287667">
      <w:r>
        <w:rPr>
          <w:rStyle w:val="CommentReference"/>
        </w:rPr>
        <w:annotationRef/>
      </w:r>
      <w:r>
        <w:rPr>
          <w:sz w:val="20"/>
          <w:szCs w:val="20"/>
        </w:rPr>
        <w:t>I'm not sure we can make this claim based on our data? This suggests a causal argument which we can't make at present.</w:t>
      </w:r>
    </w:p>
  </w:comment>
  <w:comment w:id="39" w:author="Bergman, Thore" w:date="2025-07-18T15:17:00Z" w:initials="TB">
    <w:p w14:paraId="6BF5B728" w14:textId="77777777" w:rsidR="00A4005D" w:rsidRDefault="00A4005D" w:rsidP="00A4005D">
      <w:r>
        <w:rPr>
          <w:rStyle w:val="CommentReference"/>
        </w:rPr>
        <w:annotationRef/>
      </w:r>
      <w:r>
        <w:rPr>
          <w:sz w:val="20"/>
          <w:szCs w:val="20"/>
        </w:rPr>
        <w:t xml:space="preserve">For the next couple of paragraphs the results and the background/interpretation get jumbled. This is an issue with PNAS formatting (methods last) so I get it. But it would be good to try and use the order/structure of the paragraph and the wording to better indicate when you are talking about new results and when you are talking about things we knew already. I found myself sometimes not knowing which I was reading until the end of the sentence and found either a citation or a Fig. Could do a bit more of "here we found..." and "previous work has shown..." sign posting throughout. Also, could try put all the background at the beginning (or the interpretation at the end) and have a clear transition between them.  </w:t>
      </w:r>
    </w:p>
  </w:comment>
  <w:comment w:id="44" w:author="Beehner, Jacinta" w:date="2025-07-16T13:14:00Z" w:initials="JB">
    <w:p w14:paraId="53FFB657" w14:textId="2AE48378" w:rsidR="00287667" w:rsidRDefault="00287667" w:rsidP="00287667">
      <w:r>
        <w:rPr>
          <w:rStyle w:val="CommentReference"/>
        </w:rPr>
        <w:annotationRef/>
      </w:r>
      <w:r>
        <w:rPr>
          <w:sz w:val="20"/>
          <w:szCs w:val="20"/>
        </w:rPr>
        <w:t xml:space="preserve">There's a bit of gymnastics in here. You start with a "in contrast..." then the next sentence is a "However". A general rule of thumb is that your reader can only handle one "about-face" per paragraph. </w:t>
      </w:r>
    </w:p>
  </w:comment>
  <w:comment w:id="75" w:author="Beehner, Jacinta" w:date="2025-07-16T13:29:00Z" w:initials="JB">
    <w:p w14:paraId="344C2893" w14:textId="77777777" w:rsidR="00671A14" w:rsidRDefault="00671A14" w:rsidP="00671A14">
      <w:r>
        <w:rPr>
          <w:rStyle w:val="CommentReference"/>
        </w:rPr>
        <w:annotationRef/>
      </w:r>
      <w:r>
        <w:rPr>
          <w:sz w:val="20"/>
          <w:szCs w:val="20"/>
        </w:rPr>
        <w:t>I'm not sure about the tense here. Seems like it should be negative, but you can switch back if you believe it should be present tense.</w:t>
      </w:r>
    </w:p>
  </w:comment>
  <w:comment w:id="108" w:author="Beehner, Jacinta" w:date="2025-07-16T13:49:00Z" w:initials="JB">
    <w:p w14:paraId="4D7F464A" w14:textId="77777777" w:rsidR="007A7BA9" w:rsidRDefault="007A7BA9" w:rsidP="007A7BA9">
      <w:r>
        <w:rPr>
          <w:rStyle w:val="CommentReference"/>
        </w:rPr>
        <w:annotationRef/>
      </w:r>
      <w:r>
        <w:rPr>
          <w:sz w:val="20"/>
          <w:szCs w:val="20"/>
        </w:rPr>
        <w:t xml:space="preserve">We are interpreting this as “temperature moderates the effect of microbial composition on immune activation.” But, from the model structure, couldn't it also be phrased the other way around: "microbial composition moderates the effect of temperature"? Maybe I'm wrong? </w:t>
      </w:r>
    </w:p>
  </w:comment>
  <w:comment w:id="111" w:author="Beehner, Jacinta" w:date="2025-07-16T13:50:00Z" w:initials="JB">
    <w:p w14:paraId="5CD7F223" w14:textId="77777777" w:rsidR="007A7BA9" w:rsidRDefault="007A7BA9" w:rsidP="007A7BA9">
      <w:r>
        <w:rPr>
          <w:rStyle w:val="CommentReference"/>
        </w:rPr>
        <w:annotationRef/>
      </w:r>
      <w:r>
        <w:rPr>
          <w:sz w:val="20"/>
          <w:szCs w:val="20"/>
        </w:rPr>
        <w:t xml:space="preserve">Again, we need to be careful with the word "mediated". </w:t>
      </w:r>
    </w:p>
  </w:comment>
  <w:comment w:id="112" w:author="Beehner, Jacinta" w:date="2025-07-16T12:51:00Z" w:initials="JB">
    <w:p w14:paraId="3B5DCBF3" w14:textId="4F4FAEF1" w:rsidR="002A5D9C" w:rsidRDefault="002A5D9C" w:rsidP="002A5D9C">
      <w:r>
        <w:rPr>
          <w:rStyle w:val="CommentReference"/>
        </w:rPr>
        <w:annotationRef/>
      </w:r>
      <w:r>
        <w:rPr>
          <w:sz w:val="20"/>
          <w:szCs w:val="20"/>
        </w:rPr>
        <w:t>This feels like a weak vague sentence to end on. Maybe the final sentence could be about the broader implications for conservation or wildlife health under climate change.</w:t>
      </w:r>
    </w:p>
    <w:p w14:paraId="3763BF7A" w14:textId="77777777" w:rsidR="002A5D9C" w:rsidRDefault="002A5D9C" w:rsidP="002A5D9C"/>
  </w:comment>
  <w:comment w:id="113" w:author="Bergman, Thore" w:date="2025-07-18T15:54:00Z" w:initials="TB">
    <w:p w14:paraId="0A6E44B9" w14:textId="77777777" w:rsidR="0041720A" w:rsidRDefault="0041720A" w:rsidP="0041720A">
      <w:r>
        <w:rPr>
          <w:rStyle w:val="CommentReference"/>
        </w:rPr>
        <w:annotationRef/>
      </w:r>
      <w:r>
        <w:rPr>
          <w:sz w:val="20"/>
          <w:szCs w:val="20"/>
        </w:rPr>
        <w:t xml:space="preserve">Maybe I missed it but where does the rainfall come from and how did you measure T and rain? Averaged/summed over what time period? </w:t>
      </w:r>
    </w:p>
  </w:comment>
  <w:comment w:id="118" w:author="Beehner, Jacinta" w:date="2025-07-16T12:38:00Z" w:initials="JB">
    <w:p w14:paraId="1671E81A" w14:textId="3193BAD9" w:rsidR="00673BCB" w:rsidRDefault="00673BCB" w:rsidP="00673BCB">
      <w:r>
        <w:rPr>
          <w:rStyle w:val="CommentReference"/>
        </w:rPr>
        <w:annotationRef/>
      </w:r>
      <w:r>
        <w:rPr>
          <w:sz w:val="20"/>
          <w:szCs w:val="20"/>
        </w:rPr>
        <w:t>Principal</w:t>
      </w:r>
    </w:p>
  </w:comment>
  <w:comment w:id="119" w:author="Beehner, Jacinta" w:date="2025-07-16T13:23:00Z" w:initials="JB">
    <w:p w14:paraId="513FC237" w14:textId="77777777" w:rsidR="00671A14" w:rsidRDefault="00671A14" w:rsidP="00671A14">
      <w:r>
        <w:rPr>
          <w:rStyle w:val="CommentReference"/>
        </w:rPr>
        <w:annotationRef/>
      </w:r>
      <w:r>
        <w:rPr>
          <w:sz w:val="20"/>
          <w:szCs w:val="20"/>
        </w:rPr>
        <w:t>Because you are doing a Principal coordinate analysis AND a Principal components analysis, I almost think you need to clarify to readers that these are two different things. You should put this above when you first mention principal coordinates analysis. Something like: We performed Principal Coordinates Analysis (PCoA) on the Aitchison distance matrix, which yields principal coordinates (PC1–PC3) representing major axes of community variation. While these are often referred to as “components” in subsequent modeling, we note that they are technically principal coordinates derived from a distance matrix, not principal components from a PCA.</w:t>
      </w:r>
    </w:p>
  </w:comment>
  <w:comment w:id="123" w:author="Beehner, Jacinta" w:date="2025-07-16T12:40:00Z" w:initials="JB">
    <w:p w14:paraId="4AFE93E4" w14:textId="585A8866" w:rsidR="00673BCB" w:rsidRDefault="00673BCB" w:rsidP="00673BCB">
      <w:r>
        <w:rPr>
          <w:rStyle w:val="CommentReference"/>
        </w:rPr>
        <w:annotationRef/>
      </w:r>
      <w:r>
        <w:rPr>
          <w:sz w:val="20"/>
          <w:szCs w:val="20"/>
        </w:rPr>
        <w:t>Should this be left-tail?</w:t>
      </w:r>
    </w:p>
  </w:comment>
  <w:comment w:id="131" w:author="Beehner, Jacinta" w:date="2025-07-16T12:49:00Z" w:initials="JB">
    <w:p w14:paraId="4417B42A" w14:textId="77777777" w:rsidR="00673BCB" w:rsidRDefault="00673BCB" w:rsidP="00673BCB">
      <w:r>
        <w:rPr>
          <w:rStyle w:val="CommentReference"/>
        </w:rPr>
        <w:annotationRef/>
      </w:r>
      <w:r>
        <w:rPr>
          <w:sz w:val="20"/>
          <w:szCs w:val="20"/>
        </w:rPr>
        <w:t>Inconsistent comma usage, sometime you have an Oxford comma and sometimes you don't.</w:t>
      </w:r>
    </w:p>
  </w:comment>
  <w:comment w:id="136" w:author="Beehner, Jacinta" w:date="2025-07-16T13:54:00Z" w:initials="JB">
    <w:p w14:paraId="33A56CC4" w14:textId="77777777" w:rsidR="007A7BA9" w:rsidRDefault="007A7BA9" w:rsidP="007A7BA9">
      <w:r>
        <w:rPr>
          <w:rStyle w:val="CommentReference"/>
        </w:rPr>
        <w:annotationRef/>
      </w:r>
      <w:r>
        <w:rPr>
          <w:sz w:val="20"/>
          <w:szCs w:val="20"/>
        </w:rPr>
        <w:t>I love this figure.</w:t>
      </w:r>
    </w:p>
  </w:comment>
  <w:comment w:id="139" w:author="Beehner, Jacinta" w:date="2025-07-16T12:44:00Z" w:initials="JB">
    <w:p w14:paraId="22FCDCA3" w14:textId="03E3C9AD" w:rsidR="00673BCB" w:rsidRDefault="00673BCB" w:rsidP="00673BCB">
      <w:r>
        <w:rPr>
          <w:rStyle w:val="CommentReference"/>
        </w:rPr>
        <w:annotationRef/>
      </w:r>
      <w:r>
        <w:rPr>
          <w:sz w:val="20"/>
          <w:szCs w:val="20"/>
        </w:rPr>
        <w:t>Because of the color boxes around each panel, I might do another X axis label in the red box (for temperatures).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330B" w15:done="0"/>
  <w15:commentEx w15:paraId="18B9CD0C" w15:done="0"/>
  <w15:commentEx w15:paraId="3D3BA71E" w15:done="0"/>
  <w15:commentEx w15:paraId="05B8169B" w15:paraIdParent="3D3BA71E" w15:done="0"/>
  <w15:commentEx w15:paraId="0CD8B34A" w15:done="0"/>
  <w15:commentEx w15:paraId="72C106A5" w15:done="0"/>
  <w15:commentEx w15:paraId="702D0724" w15:paraIdParent="72C106A5" w15:done="0"/>
  <w15:commentEx w15:paraId="2083AF2F" w15:done="0"/>
  <w15:commentEx w15:paraId="4FC1511C" w15:done="0"/>
  <w15:commentEx w15:paraId="00D5BEE5" w15:done="0"/>
  <w15:commentEx w15:paraId="6C4B733E" w15:done="0"/>
  <w15:commentEx w15:paraId="1172A0FD" w15:paraIdParent="6C4B733E" w15:done="0"/>
  <w15:commentEx w15:paraId="37D9F4B9" w15:done="0"/>
  <w15:commentEx w15:paraId="343820C2" w15:done="0"/>
  <w15:commentEx w15:paraId="38CF6F84" w15:done="0"/>
  <w15:commentEx w15:paraId="1DF494E5" w15:done="0"/>
  <w15:commentEx w15:paraId="11EEF5B6" w15:done="0"/>
  <w15:commentEx w15:paraId="14CB5ED4" w15:done="0"/>
  <w15:commentEx w15:paraId="6BF5B728" w15:done="0"/>
  <w15:commentEx w15:paraId="53FFB657" w15:done="0"/>
  <w15:commentEx w15:paraId="344C2893" w15:done="0"/>
  <w15:commentEx w15:paraId="4D7F464A" w15:done="0"/>
  <w15:commentEx w15:paraId="5CD7F223" w15:done="0"/>
  <w15:commentEx w15:paraId="3763BF7A" w15:done="0"/>
  <w15:commentEx w15:paraId="0A6E44B9" w15:done="0"/>
  <w15:commentEx w15:paraId="1671E81A" w15:done="0"/>
  <w15:commentEx w15:paraId="513FC237" w15:done="0"/>
  <w15:commentEx w15:paraId="4AFE93E4" w15:done="0"/>
  <w15:commentEx w15:paraId="4417B42A" w15:done="0"/>
  <w15:commentEx w15:paraId="33A56CC4" w15:done="0"/>
  <w15:commentEx w15:paraId="22FCD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7A7022" w16cex:dateUtc="2025-07-16T16:33:00Z"/>
  <w16cex:commentExtensible w16cex:durableId="56383655" w16cex:dateUtc="2025-07-16T16:33:00Z"/>
  <w16cex:commentExtensible w16cex:durableId="64FA861F" w16cex:dateUtc="2025-07-16T16:57:00Z"/>
  <w16cex:commentExtensible w16cex:durableId="3D912A51" w16cex:dateUtc="2025-07-18T19:34:00Z"/>
  <w16cex:commentExtensible w16cex:durableId="309A9B9D" w16cex:dateUtc="2025-07-16T16:59:00Z"/>
  <w16cex:commentExtensible w16cex:durableId="709CD81A" w16cex:dateUtc="2025-07-16T17:01:00Z"/>
  <w16cex:commentExtensible w16cex:durableId="33AD5781" w16cex:dateUtc="2025-07-18T19:37:00Z"/>
  <w16cex:commentExtensible w16cex:durableId="0559AEED" w16cex:dateUtc="2025-07-18T20:01:00Z"/>
  <w16cex:commentExtensible w16cex:durableId="264A4D41" w16cex:dateUtc="2025-07-16T16:49:00Z"/>
  <w16cex:commentExtensible w16cex:durableId="39EFA6AC" w16cex:dateUtc="2025-07-16T17:51:00Z"/>
  <w16cex:commentExtensible w16cex:durableId="6015333D" w16cex:dateUtc="2025-07-16T17:06:00Z"/>
  <w16cex:commentExtensible w16cex:durableId="531B9538" w16cex:dateUtc="2025-07-18T18:58:00Z"/>
  <w16cex:commentExtensible w16cex:durableId="346D4441" w16cex:dateUtc="2025-07-16T17:45:00Z"/>
  <w16cex:commentExtensible w16cex:durableId="27CE0628" w16cex:dateUtc="2025-07-16T17:22:00Z"/>
  <w16cex:commentExtensible w16cex:durableId="32507383" w16cex:dateUtc="2025-07-16T17:09:00Z"/>
  <w16cex:commentExtensible w16cex:durableId="7D5FA96C" w16cex:dateUtc="2025-07-16T17:10:00Z"/>
  <w16cex:commentExtensible w16cex:durableId="4633AED4" w16cex:dateUtc="2025-07-18T19:11:00Z"/>
  <w16cex:commentExtensible w16cex:durableId="35C6C796" w16cex:dateUtc="2025-07-16T17:11:00Z"/>
  <w16cex:commentExtensible w16cex:durableId="547033C9" w16cex:dateUtc="2025-07-18T19:17:00Z"/>
  <w16cex:commentExtensible w16cex:durableId="7D60DBA8" w16cex:dateUtc="2025-07-16T17:14:00Z"/>
  <w16cex:commentExtensible w16cex:durableId="1E0D6FA2" w16cex:dateUtc="2025-07-16T17:29:00Z"/>
  <w16cex:commentExtensible w16cex:durableId="2F2D23CC" w16cex:dateUtc="2025-07-16T17:49:00Z"/>
  <w16cex:commentExtensible w16cex:durableId="53054042" w16cex:dateUtc="2025-07-16T17:50:00Z"/>
  <w16cex:commentExtensible w16cex:durableId="735389E0" w16cex:dateUtc="2025-07-16T16:51:00Z"/>
  <w16cex:commentExtensible w16cex:durableId="78059965" w16cex:dateUtc="2025-07-18T19:54:00Z"/>
  <w16cex:commentExtensible w16cex:durableId="7EEF111F" w16cex:dateUtc="2025-07-16T16:38:00Z"/>
  <w16cex:commentExtensible w16cex:durableId="4EF69B36" w16cex:dateUtc="2025-07-16T17:23:00Z"/>
  <w16cex:commentExtensible w16cex:durableId="03F567B7" w16cex:dateUtc="2025-07-16T16:40:00Z"/>
  <w16cex:commentExtensible w16cex:durableId="5A6D540F" w16cex:dateUtc="2025-07-16T16:49:00Z"/>
  <w16cex:commentExtensible w16cex:durableId="470922E0" w16cex:dateUtc="2025-07-16T17:54:00Z"/>
  <w16cex:commentExtensible w16cex:durableId="7CD06BC6" w16cex:dateUtc="2025-07-16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330B" w16cid:durableId="147A7022"/>
  <w16cid:commentId w16cid:paraId="18B9CD0C" w16cid:durableId="56383655"/>
  <w16cid:commentId w16cid:paraId="3D3BA71E" w16cid:durableId="64FA861F"/>
  <w16cid:commentId w16cid:paraId="05B8169B" w16cid:durableId="3D912A51"/>
  <w16cid:commentId w16cid:paraId="0CD8B34A" w16cid:durableId="309A9B9D"/>
  <w16cid:commentId w16cid:paraId="72C106A5" w16cid:durableId="709CD81A"/>
  <w16cid:commentId w16cid:paraId="702D0724" w16cid:durableId="33AD5781"/>
  <w16cid:commentId w16cid:paraId="2083AF2F" w16cid:durableId="0559AEED"/>
  <w16cid:commentId w16cid:paraId="4FC1511C" w16cid:durableId="264A4D41"/>
  <w16cid:commentId w16cid:paraId="00D5BEE5" w16cid:durableId="39EFA6AC"/>
  <w16cid:commentId w16cid:paraId="6C4B733E" w16cid:durableId="6015333D"/>
  <w16cid:commentId w16cid:paraId="1172A0FD" w16cid:durableId="531B9538"/>
  <w16cid:commentId w16cid:paraId="37D9F4B9" w16cid:durableId="346D4441"/>
  <w16cid:commentId w16cid:paraId="343820C2" w16cid:durableId="27CE0628"/>
  <w16cid:commentId w16cid:paraId="38CF6F84" w16cid:durableId="32507383"/>
  <w16cid:commentId w16cid:paraId="1DF494E5" w16cid:durableId="7D5FA96C"/>
  <w16cid:commentId w16cid:paraId="11EEF5B6" w16cid:durableId="4633AED4"/>
  <w16cid:commentId w16cid:paraId="14CB5ED4" w16cid:durableId="35C6C796"/>
  <w16cid:commentId w16cid:paraId="6BF5B728" w16cid:durableId="547033C9"/>
  <w16cid:commentId w16cid:paraId="53FFB657" w16cid:durableId="7D60DBA8"/>
  <w16cid:commentId w16cid:paraId="344C2893" w16cid:durableId="1E0D6FA2"/>
  <w16cid:commentId w16cid:paraId="4D7F464A" w16cid:durableId="2F2D23CC"/>
  <w16cid:commentId w16cid:paraId="5CD7F223" w16cid:durableId="53054042"/>
  <w16cid:commentId w16cid:paraId="3763BF7A" w16cid:durableId="735389E0"/>
  <w16cid:commentId w16cid:paraId="0A6E44B9" w16cid:durableId="78059965"/>
  <w16cid:commentId w16cid:paraId="1671E81A" w16cid:durableId="7EEF111F"/>
  <w16cid:commentId w16cid:paraId="513FC237" w16cid:durableId="4EF69B36"/>
  <w16cid:commentId w16cid:paraId="4AFE93E4" w16cid:durableId="03F567B7"/>
  <w16cid:commentId w16cid:paraId="4417B42A" w16cid:durableId="5A6D540F"/>
  <w16cid:commentId w16cid:paraId="33A56CC4" w16cid:durableId="470922E0"/>
  <w16cid:commentId w16cid:paraId="22FCDCA3" w16cid:durableId="7CD06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3E849" w14:textId="77777777" w:rsidR="00F949E3" w:rsidRDefault="00F949E3" w:rsidP="00F13D2A">
      <w:r>
        <w:separator/>
      </w:r>
    </w:p>
  </w:endnote>
  <w:endnote w:type="continuationSeparator" w:id="0">
    <w:p w14:paraId="2C5B76D4" w14:textId="77777777" w:rsidR="00F949E3" w:rsidRDefault="00F949E3" w:rsidP="00F1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36556"/>
      <w:docPartObj>
        <w:docPartGallery w:val="Page Numbers (Bottom of Page)"/>
        <w:docPartUnique/>
      </w:docPartObj>
    </w:sdtPr>
    <w:sdtEndPr>
      <w:rPr>
        <w:rStyle w:val="PageNumber"/>
      </w:rPr>
    </w:sdtEndPr>
    <w:sdtContent>
      <w:p w14:paraId="07016EB8" w14:textId="163CC764"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2E7F0" w14:textId="77777777" w:rsidR="00F13D2A" w:rsidRDefault="00F13D2A" w:rsidP="00F13D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168754"/>
      <w:docPartObj>
        <w:docPartGallery w:val="Page Numbers (Bottom of Page)"/>
        <w:docPartUnique/>
      </w:docPartObj>
    </w:sdtPr>
    <w:sdtEndPr>
      <w:rPr>
        <w:rStyle w:val="PageNumber"/>
      </w:rPr>
    </w:sdtEndPr>
    <w:sdtContent>
      <w:p w14:paraId="27A2FF5C" w14:textId="3AC3331E"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38F66A6B" w14:textId="77777777" w:rsidR="00F13D2A" w:rsidRDefault="00F13D2A" w:rsidP="00F13D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47653" w14:textId="77777777" w:rsidR="00F949E3" w:rsidRDefault="00F949E3" w:rsidP="00F13D2A">
      <w:r>
        <w:separator/>
      </w:r>
    </w:p>
  </w:footnote>
  <w:footnote w:type="continuationSeparator" w:id="0">
    <w:p w14:paraId="4C326B52" w14:textId="77777777" w:rsidR="00F949E3" w:rsidRDefault="00F949E3" w:rsidP="00F13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D44BC6"/>
    <w:multiLevelType w:val="hybridMultilevel"/>
    <w:tmpl w:val="901ACA0E"/>
    <w:lvl w:ilvl="0" w:tplc="81B695D4">
      <w:start w:val="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389928">
    <w:abstractNumId w:val="1"/>
  </w:num>
  <w:num w:numId="2" w16cid:durableId="2869375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ehner, Jacinta">
    <w15:presenceInfo w15:providerId="AD" w15:userId="S::jbeehner@umich.edu::e0cb1dd4-a38a-46fe-96a9-cb6ed8067d48"/>
  </w15:person>
  <w15:person w15:author="Bergman, Thore">
    <w15:presenceInfo w15:providerId="AD" w15:userId="S::thore@umich.edu::70451fbf-d657-4e9e-84e4-d45a6901c8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A"/>
    <w:rsid w:val="00001C5E"/>
    <w:rsid w:val="00016265"/>
    <w:rsid w:val="000365B2"/>
    <w:rsid w:val="000407FB"/>
    <w:rsid w:val="00067C71"/>
    <w:rsid w:val="000702CE"/>
    <w:rsid w:val="00074A66"/>
    <w:rsid w:val="000B4728"/>
    <w:rsid w:val="000E2ADF"/>
    <w:rsid w:val="000F74F2"/>
    <w:rsid w:val="0012501B"/>
    <w:rsid w:val="0013502B"/>
    <w:rsid w:val="0015671F"/>
    <w:rsid w:val="00164984"/>
    <w:rsid w:val="00164D31"/>
    <w:rsid w:val="00182528"/>
    <w:rsid w:val="00184927"/>
    <w:rsid w:val="001A4F55"/>
    <w:rsid w:val="001E00C2"/>
    <w:rsid w:val="001F71DD"/>
    <w:rsid w:val="0021608F"/>
    <w:rsid w:val="00233DD2"/>
    <w:rsid w:val="00242226"/>
    <w:rsid w:val="00262E82"/>
    <w:rsid w:val="002669A7"/>
    <w:rsid w:val="00270465"/>
    <w:rsid w:val="00274919"/>
    <w:rsid w:val="00287667"/>
    <w:rsid w:val="002A5D9C"/>
    <w:rsid w:val="002B09F8"/>
    <w:rsid w:val="002B552F"/>
    <w:rsid w:val="002C2B96"/>
    <w:rsid w:val="002C3D10"/>
    <w:rsid w:val="002F0916"/>
    <w:rsid w:val="0033565E"/>
    <w:rsid w:val="00337EBD"/>
    <w:rsid w:val="00347B4B"/>
    <w:rsid w:val="003563E7"/>
    <w:rsid w:val="003A509E"/>
    <w:rsid w:val="003B0B1F"/>
    <w:rsid w:val="003C7C65"/>
    <w:rsid w:val="00410923"/>
    <w:rsid w:val="0041465A"/>
    <w:rsid w:val="0041471A"/>
    <w:rsid w:val="0041720A"/>
    <w:rsid w:val="004449D1"/>
    <w:rsid w:val="004A666D"/>
    <w:rsid w:val="004C357C"/>
    <w:rsid w:val="004C5A8D"/>
    <w:rsid w:val="004D067A"/>
    <w:rsid w:val="004E066B"/>
    <w:rsid w:val="004F17B7"/>
    <w:rsid w:val="004F2F35"/>
    <w:rsid w:val="00516686"/>
    <w:rsid w:val="0053457E"/>
    <w:rsid w:val="005543D8"/>
    <w:rsid w:val="005551F2"/>
    <w:rsid w:val="0056342B"/>
    <w:rsid w:val="005649BA"/>
    <w:rsid w:val="005728B3"/>
    <w:rsid w:val="00586432"/>
    <w:rsid w:val="00595889"/>
    <w:rsid w:val="005A0253"/>
    <w:rsid w:val="005C3906"/>
    <w:rsid w:val="005D4C47"/>
    <w:rsid w:val="005D6D35"/>
    <w:rsid w:val="005E18BF"/>
    <w:rsid w:val="005E543B"/>
    <w:rsid w:val="005F3D80"/>
    <w:rsid w:val="006014E8"/>
    <w:rsid w:val="0060386A"/>
    <w:rsid w:val="0063706B"/>
    <w:rsid w:val="006376A6"/>
    <w:rsid w:val="00646D0F"/>
    <w:rsid w:val="00660DE0"/>
    <w:rsid w:val="00671A14"/>
    <w:rsid w:val="00673BCB"/>
    <w:rsid w:val="006909B8"/>
    <w:rsid w:val="006B14DC"/>
    <w:rsid w:val="006C3172"/>
    <w:rsid w:val="006D48F0"/>
    <w:rsid w:val="006E4C8C"/>
    <w:rsid w:val="006E5092"/>
    <w:rsid w:val="00714EDC"/>
    <w:rsid w:val="00724A7B"/>
    <w:rsid w:val="00752B2B"/>
    <w:rsid w:val="007579EA"/>
    <w:rsid w:val="00761047"/>
    <w:rsid w:val="00765D3D"/>
    <w:rsid w:val="007A7BA9"/>
    <w:rsid w:val="007B57EE"/>
    <w:rsid w:val="007B7C43"/>
    <w:rsid w:val="007D7132"/>
    <w:rsid w:val="00800D14"/>
    <w:rsid w:val="008231EC"/>
    <w:rsid w:val="00862771"/>
    <w:rsid w:val="008631EB"/>
    <w:rsid w:val="008751B9"/>
    <w:rsid w:val="00896836"/>
    <w:rsid w:val="008C258F"/>
    <w:rsid w:val="008C3988"/>
    <w:rsid w:val="008F171B"/>
    <w:rsid w:val="00905501"/>
    <w:rsid w:val="00925668"/>
    <w:rsid w:val="00936894"/>
    <w:rsid w:val="00940ABA"/>
    <w:rsid w:val="00941F55"/>
    <w:rsid w:val="0096051B"/>
    <w:rsid w:val="00984333"/>
    <w:rsid w:val="009846FE"/>
    <w:rsid w:val="00985473"/>
    <w:rsid w:val="009B6F9B"/>
    <w:rsid w:val="009D1F81"/>
    <w:rsid w:val="009E2FB6"/>
    <w:rsid w:val="009E59AA"/>
    <w:rsid w:val="009F0888"/>
    <w:rsid w:val="009F65FA"/>
    <w:rsid w:val="00A00722"/>
    <w:rsid w:val="00A13010"/>
    <w:rsid w:val="00A358EE"/>
    <w:rsid w:val="00A4005D"/>
    <w:rsid w:val="00A6004D"/>
    <w:rsid w:val="00A72B19"/>
    <w:rsid w:val="00A92ECA"/>
    <w:rsid w:val="00A936F7"/>
    <w:rsid w:val="00A96C14"/>
    <w:rsid w:val="00A97E34"/>
    <w:rsid w:val="00AA2BE7"/>
    <w:rsid w:val="00AB2D58"/>
    <w:rsid w:val="00AD155B"/>
    <w:rsid w:val="00AD254A"/>
    <w:rsid w:val="00AE5F46"/>
    <w:rsid w:val="00AF0CD3"/>
    <w:rsid w:val="00B24088"/>
    <w:rsid w:val="00B40CA0"/>
    <w:rsid w:val="00B647E0"/>
    <w:rsid w:val="00B64BE6"/>
    <w:rsid w:val="00B85BCA"/>
    <w:rsid w:val="00B92B1B"/>
    <w:rsid w:val="00BA541F"/>
    <w:rsid w:val="00BB512B"/>
    <w:rsid w:val="00BC3FD8"/>
    <w:rsid w:val="00BC46F9"/>
    <w:rsid w:val="00BD41DF"/>
    <w:rsid w:val="00BE58E8"/>
    <w:rsid w:val="00BE691A"/>
    <w:rsid w:val="00C137AB"/>
    <w:rsid w:val="00C14B6F"/>
    <w:rsid w:val="00C86B9B"/>
    <w:rsid w:val="00CA471D"/>
    <w:rsid w:val="00CB27CC"/>
    <w:rsid w:val="00CB48C1"/>
    <w:rsid w:val="00CB5A04"/>
    <w:rsid w:val="00CD5102"/>
    <w:rsid w:val="00D1426F"/>
    <w:rsid w:val="00D20047"/>
    <w:rsid w:val="00D21653"/>
    <w:rsid w:val="00D6054D"/>
    <w:rsid w:val="00D60AAE"/>
    <w:rsid w:val="00D729F3"/>
    <w:rsid w:val="00D81F2F"/>
    <w:rsid w:val="00DA148E"/>
    <w:rsid w:val="00DA7EFC"/>
    <w:rsid w:val="00DC0AF6"/>
    <w:rsid w:val="00DF2C6D"/>
    <w:rsid w:val="00E1237B"/>
    <w:rsid w:val="00E21D0B"/>
    <w:rsid w:val="00E353FA"/>
    <w:rsid w:val="00E356F2"/>
    <w:rsid w:val="00E37B3B"/>
    <w:rsid w:val="00E4714E"/>
    <w:rsid w:val="00E65178"/>
    <w:rsid w:val="00E83D65"/>
    <w:rsid w:val="00E8793F"/>
    <w:rsid w:val="00E87A40"/>
    <w:rsid w:val="00E93992"/>
    <w:rsid w:val="00EA1DD2"/>
    <w:rsid w:val="00EA48E4"/>
    <w:rsid w:val="00EB3A97"/>
    <w:rsid w:val="00ED3137"/>
    <w:rsid w:val="00ED3C8C"/>
    <w:rsid w:val="00EF4F1B"/>
    <w:rsid w:val="00F13D2A"/>
    <w:rsid w:val="00F156E2"/>
    <w:rsid w:val="00F459CE"/>
    <w:rsid w:val="00F55D84"/>
    <w:rsid w:val="00F5641E"/>
    <w:rsid w:val="00F66497"/>
    <w:rsid w:val="00F74723"/>
    <w:rsid w:val="00F81E1E"/>
    <w:rsid w:val="00F949E3"/>
    <w:rsid w:val="00FC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49"/>
  <w15:chartTrackingRefBased/>
  <w15:docId w15:val="{4BBEB27E-52CD-8148-A4A0-4FAC041C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B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A"/>
    <w:rPr>
      <w:rFonts w:eastAsiaTheme="majorEastAsia" w:cstheme="majorBidi"/>
      <w:color w:val="272727" w:themeColor="text1" w:themeTint="D8"/>
    </w:rPr>
  </w:style>
  <w:style w:type="paragraph" w:styleId="Title">
    <w:name w:val="Title"/>
    <w:basedOn w:val="Normal"/>
    <w:next w:val="Normal"/>
    <w:link w:val="TitleChar"/>
    <w:uiPriority w:val="10"/>
    <w:qFormat/>
    <w:rsid w:val="00414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A"/>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A"/>
    <w:rPr>
      <w:i/>
      <w:iCs/>
      <w:color w:val="404040" w:themeColor="text1" w:themeTint="BF"/>
    </w:rPr>
  </w:style>
  <w:style w:type="paragraph" w:styleId="ListParagraph">
    <w:name w:val="List Paragraph"/>
    <w:basedOn w:val="Normal"/>
    <w:uiPriority w:val="34"/>
    <w:qFormat/>
    <w:rsid w:val="0041465A"/>
    <w:pPr>
      <w:ind w:left="720"/>
      <w:contextualSpacing/>
    </w:pPr>
  </w:style>
  <w:style w:type="character" w:styleId="IntenseEmphasis">
    <w:name w:val="Intense Emphasis"/>
    <w:basedOn w:val="DefaultParagraphFont"/>
    <w:uiPriority w:val="21"/>
    <w:qFormat/>
    <w:rsid w:val="0041465A"/>
    <w:rPr>
      <w:i/>
      <w:iCs/>
      <w:color w:val="0F4761" w:themeColor="accent1" w:themeShade="BF"/>
    </w:rPr>
  </w:style>
  <w:style w:type="paragraph" w:styleId="IntenseQuote">
    <w:name w:val="Intense Quote"/>
    <w:basedOn w:val="Normal"/>
    <w:next w:val="Normal"/>
    <w:link w:val="IntenseQuoteChar"/>
    <w:uiPriority w:val="30"/>
    <w:qFormat/>
    <w:rsid w:val="0041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A"/>
    <w:rPr>
      <w:i/>
      <w:iCs/>
      <w:color w:val="0F4761" w:themeColor="accent1" w:themeShade="BF"/>
    </w:rPr>
  </w:style>
  <w:style w:type="character" w:styleId="IntenseReference">
    <w:name w:val="Intense Reference"/>
    <w:basedOn w:val="DefaultParagraphFont"/>
    <w:uiPriority w:val="32"/>
    <w:qFormat/>
    <w:rsid w:val="0041465A"/>
    <w:rPr>
      <w:b/>
      <w:bCs/>
      <w:smallCaps/>
      <w:color w:val="0F4761" w:themeColor="accent1" w:themeShade="BF"/>
      <w:spacing w:val="5"/>
    </w:rPr>
  </w:style>
  <w:style w:type="character" w:styleId="CommentReference">
    <w:name w:val="annotation reference"/>
    <w:basedOn w:val="DefaultParagraphFont"/>
    <w:uiPriority w:val="99"/>
    <w:semiHidden/>
    <w:unhideWhenUsed/>
    <w:rsid w:val="00347B4B"/>
    <w:rPr>
      <w:sz w:val="16"/>
      <w:szCs w:val="16"/>
    </w:rPr>
  </w:style>
  <w:style w:type="character" w:styleId="Emphasis">
    <w:name w:val="Emphasis"/>
    <w:basedOn w:val="DefaultParagraphFont"/>
    <w:uiPriority w:val="20"/>
    <w:qFormat/>
    <w:rsid w:val="00AD155B"/>
    <w:rPr>
      <w:i/>
      <w:iCs/>
    </w:rPr>
  </w:style>
  <w:style w:type="character" w:styleId="Strong">
    <w:name w:val="Strong"/>
    <w:basedOn w:val="DefaultParagraphFont"/>
    <w:uiPriority w:val="22"/>
    <w:qFormat/>
    <w:rsid w:val="00B24088"/>
    <w:rPr>
      <w:b/>
      <w:bCs/>
    </w:rPr>
  </w:style>
  <w:style w:type="character" w:styleId="HTMLCode">
    <w:name w:val="HTML Code"/>
    <w:basedOn w:val="DefaultParagraphFont"/>
    <w:uiPriority w:val="99"/>
    <w:semiHidden/>
    <w:unhideWhenUsed/>
    <w:rsid w:val="00E37B3B"/>
    <w:rPr>
      <w:rFonts w:ascii="Courier New" w:eastAsia="Times New Roman" w:hAnsi="Courier New" w:cs="Courier New"/>
      <w:sz w:val="20"/>
      <w:szCs w:val="20"/>
    </w:rPr>
  </w:style>
  <w:style w:type="character" w:styleId="Hyperlink">
    <w:name w:val="Hyperlink"/>
    <w:basedOn w:val="DefaultParagraphFont"/>
    <w:uiPriority w:val="99"/>
    <w:unhideWhenUsed/>
    <w:rsid w:val="00AF0CD3"/>
    <w:rPr>
      <w:color w:val="467886" w:themeColor="hyperlink"/>
      <w:u w:val="single"/>
    </w:rPr>
  </w:style>
  <w:style w:type="paragraph" w:styleId="Bibliography">
    <w:name w:val="Bibliography"/>
    <w:basedOn w:val="Normal"/>
    <w:next w:val="Normal"/>
    <w:uiPriority w:val="37"/>
    <w:unhideWhenUsed/>
    <w:rsid w:val="00586432"/>
    <w:pPr>
      <w:tabs>
        <w:tab w:val="left" w:pos="620"/>
      </w:tabs>
      <w:spacing w:after="240"/>
      <w:ind w:left="624" w:hanging="624"/>
    </w:pPr>
  </w:style>
  <w:style w:type="paragraph" w:styleId="Header">
    <w:name w:val="header"/>
    <w:basedOn w:val="Normal"/>
    <w:link w:val="HeaderChar"/>
    <w:uiPriority w:val="99"/>
    <w:unhideWhenUsed/>
    <w:rsid w:val="00F13D2A"/>
    <w:pPr>
      <w:tabs>
        <w:tab w:val="center" w:pos="4680"/>
        <w:tab w:val="right" w:pos="9360"/>
      </w:tabs>
    </w:pPr>
  </w:style>
  <w:style w:type="character" w:customStyle="1" w:styleId="HeaderChar">
    <w:name w:val="Header Char"/>
    <w:basedOn w:val="DefaultParagraphFont"/>
    <w:link w:val="Header"/>
    <w:uiPriority w:val="99"/>
    <w:rsid w:val="00F13D2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13D2A"/>
    <w:pPr>
      <w:tabs>
        <w:tab w:val="center" w:pos="4680"/>
        <w:tab w:val="right" w:pos="9360"/>
      </w:tabs>
    </w:pPr>
  </w:style>
  <w:style w:type="character" w:customStyle="1" w:styleId="FooterChar">
    <w:name w:val="Footer Char"/>
    <w:basedOn w:val="DefaultParagraphFont"/>
    <w:link w:val="Footer"/>
    <w:uiPriority w:val="99"/>
    <w:rsid w:val="00F13D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13D2A"/>
  </w:style>
  <w:style w:type="paragraph" w:styleId="CommentText">
    <w:name w:val="annotation text"/>
    <w:basedOn w:val="Normal"/>
    <w:link w:val="CommentTextChar"/>
    <w:uiPriority w:val="99"/>
    <w:semiHidden/>
    <w:unhideWhenUsed/>
    <w:rsid w:val="004449D1"/>
    <w:rPr>
      <w:sz w:val="20"/>
      <w:szCs w:val="20"/>
    </w:rPr>
  </w:style>
  <w:style w:type="character" w:customStyle="1" w:styleId="CommentTextChar">
    <w:name w:val="Comment Text Char"/>
    <w:basedOn w:val="DefaultParagraphFont"/>
    <w:link w:val="CommentText"/>
    <w:uiPriority w:val="99"/>
    <w:semiHidden/>
    <w:rsid w:val="004449D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449D1"/>
    <w:rPr>
      <w:b/>
      <w:bCs/>
    </w:rPr>
  </w:style>
  <w:style w:type="character" w:customStyle="1" w:styleId="CommentSubjectChar">
    <w:name w:val="Comment Subject Char"/>
    <w:basedOn w:val="CommentTextChar"/>
    <w:link w:val="CommentSubject"/>
    <w:uiPriority w:val="99"/>
    <w:semiHidden/>
    <w:rsid w:val="004449D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449D1"/>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60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234">
      <w:bodyDiv w:val="1"/>
      <w:marLeft w:val="0"/>
      <w:marRight w:val="0"/>
      <w:marTop w:val="0"/>
      <w:marBottom w:val="0"/>
      <w:divBdr>
        <w:top w:val="none" w:sz="0" w:space="0" w:color="auto"/>
        <w:left w:val="none" w:sz="0" w:space="0" w:color="auto"/>
        <w:bottom w:val="none" w:sz="0" w:space="0" w:color="auto"/>
        <w:right w:val="none" w:sz="0" w:space="0" w:color="auto"/>
      </w:divBdr>
    </w:div>
    <w:div w:id="9961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ature.com/articles/s41598-021-02015-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yperlink" Target="http://www.earthmicrobiome.org" TargetMode="External"/><Relationship Id="rId17" Type="http://schemas.openxmlformats.org/officeDocument/2006/relationships/image" Target="media/image5.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C491A-936D-FC49-874A-4CAEAF6B3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88203</Words>
  <Characters>502759</Characters>
  <Application>Microsoft Office Word</Application>
  <DocSecurity>0</DocSecurity>
  <Lines>4189</Lines>
  <Paragraphs>1179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Bergman, Thore</cp:lastModifiedBy>
  <cp:revision>3</cp:revision>
  <dcterms:created xsi:type="dcterms:W3CDTF">2025-07-18T19:56:00Z</dcterms:created>
  <dcterms:modified xsi:type="dcterms:W3CDTF">2025-07-18T20:01:00Z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id="ua4lpESN"/&gt;&lt;style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
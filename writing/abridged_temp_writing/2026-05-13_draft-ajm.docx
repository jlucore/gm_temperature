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CA07" w14:textId="77777777" w:rsidR="006E5658" w:rsidRPr="00BF7674" w:rsidRDefault="006E5658" w:rsidP="006E5658">
      <w:pPr>
        <w:rPr>
          <w:rFonts w:ascii="Arial" w:hAnsi="Arial" w:cs="Arial"/>
          <w:sz w:val="28"/>
          <w:szCs w:val="28"/>
        </w:rPr>
      </w:pPr>
      <w:r w:rsidRPr="00BF7674">
        <w:rPr>
          <w:rFonts w:ascii="Arial" w:hAnsi="Arial" w:cs="Arial"/>
          <w:sz w:val="28"/>
          <w:szCs w:val="28"/>
        </w:rPr>
        <w:t>High temperatures predict altered gut microbiome taxonomic composition and functional potential consistent with dysbiosis in a wild primate</w:t>
      </w:r>
    </w:p>
    <w:p w14:paraId="4F08162E" w14:textId="46AF6CB2" w:rsidR="006E5658" w:rsidRPr="00BF7674" w:rsidRDefault="006E5658" w:rsidP="006E5658">
      <w:pPr>
        <w:rPr>
          <w:rFonts w:ascii="Arial" w:hAnsi="Arial" w:cs="Arial"/>
        </w:rPr>
      </w:pPr>
      <w:r w:rsidRPr="00BF7674">
        <w:rPr>
          <w:rFonts w:ascii="Arial" w:hAnsi="Arial" w:cs="Arial"/>
        </w:rPr>
        <w:t>Jordan M. Lucore</w:t>
      </w:r>
      <w:r w:rsidRPr="00BF7674">
        <w:rPr>
          <w:rFonts w:ascii="Arial" w:hAnsi="Arial" w:cs="Arial"/>
          <w:vertAlign w:val="superscript"/>
        </w:rPr>
        <w:t>1,2*</w:t>
      </w:r>
      <w:r w:rsidRPr="00BF7674">
        <w:rPr>
          <w:rFonts w:ascii="Arial" w:hAnsi="Arial" w:cs="Arial"/>
        </w:rPr>
        <w:t>, Marcela E. Benítez</w:t>
      </w:r>
      <w:r w:rsidRPr="00BF7674">
        <w:rPr>
          <w:rFonts w:ascii="Arial" w:hAnsi="Arial" w:cs="Arial"/>
          <w:vertAlign w:val="superscript"/>
        </w:rPr>
        <w:t>2,3</w:t>
      </w:r>
      <w:del w:id="0" w:author="Marshall, Andrew" w:date="2026-05-15T13:21:00Z" w16du:dateUtc="2026-05-15T17:21:00Z">
        <w:r w:rsidRPr="00BF7674" w:rsidDel="00331ACC">
          <w:rPr>
            <w:rFonts w:ascii="Arial" w:hAnsi="Arial" w:cs="Arial"/>
            <w:vertAlign w:val="superscript"/>
          </w:rPr>
          <w:delText xml:space="preserve">, </w:delText>
        </w:r>
      </w:del>
      <w:r w:rsidRPr="00BF7674">
        <w:rPr>
          <w:rFonts w:ascii="Arial" w:hAnsi="Arial" w:cs="Arial"/>
        </w:rPr>
        <w:t>, Amy F. White</w:t>
      </w:r>
      <w:r w:rsidRPr="00BF7674">
        <w:rPr>
          <w:rFonts w:ascii="Arial" w:hAnsi="Arial" w:cs="Arial"/>
          <w:vertAlign w:val="superscript"/>
        </w:rPr>
        <w:t>2,4</w:t>
      </w:r>
      <w:r w:rsidRPr="00BF7674">
        <w:rPr>
          <w:rFonts w:ascii="Arial" w:hAnsi="Arial" w:cs="Arial"/>
        </w:rPr>
        <w:t>, Juan Carlos Ordoñez</w:t>
      </w:r>
      <w:r w:rsidRPr="00BF7674">
        <w:rPr>
          <w:rFonts w:ascii="Arial" w:hAnsi="Arial" w:cs="Arial"/>
          <w:vertAlign w:val="superscript"/>
        </w:rPr>
        <w:t>2</w:t>
      </w:r>
      <w:r w:rsidRPr="00BF7674">
        <w:rPr>
          <w:rFonts w:ascii="Arial" w:hAnsi="Arial" w:cs="Arial"/>
        </w:rPr>
        <w:t>, Jacinta C. Beehner</w:t>
      </w:r>
      <w:r w:rsidRPr="00BF7674">
        <w:rPr>
          <w:rFonts w:ascii="Arial" w:hAnsi="Arial" w:cs="Arial"/>
          <w:vertAlign w:val="superscript"/>
        </w:rPr>
        <w:t>1,2,5</w:t>
      </w:r>
      <w:r w:rsidRPr="00BF7674">
        <w:rPr>
          <w:rFonts w:ascii="Arial" w:hAnsi="Arial" w:cs="Arial"/>
        </w:rPr>
        <w:t>, Thore J. Bergman</w:t>
      </w:r>
      <w:r w:rsidRPr="00BF7674">
        <w:rPr>
          <w:rFonts w:ascii="Arial" w:hAnsi="Arial" w:cs="Arial"/>
          <w:vertAlign w:val="superscript"/>
        </w:rPr>
        <w:t>2,5,6</w:t>
      </w:r>
      <w:r w:rsidRPr="00BF7674">
        <w:rPr>
          <w:rFonts w:ascii="Arial" w:hAnsi="Arial" w:cs="Arial"/>
        </w:rPr>
        <w:t>, Maria Luisa Savo Sardaro</w:t>
      </w:r>
      <w:r w:rsidRPr="00BF7674">
        <w:rPr>
          <w:rFonts w:ascii="Arial" w:hAnsi="Arial" w:cs="Arial"/>
          <w:vertAlign w:val="superscript"/>
        </w:rPr>
        <w:t>7,8</w:t>
      </w:r>
      <w:r w:rsidRPr="00BF7674">
        <w:rPr>
          <w:rFonts w:ascii="Arial" w:hAnsi="Arial" w:cs="Arial"/>
        </w:rPr>
        <w:t>, Katherine R. Amato</w:t>
      </w:r>
      <w:r w:rsidRPr="00BF7674">
        <w:rPr>
          <w:rFonts w:ascii="Arial" w:hAnsi="Arial" w:cs="Arial"/>
          <w:vertAlign w:val="superscript"/>
        </w:rPr>
        <w:t>7†</w:t>
      </w:r>
      <w:r w:rsidRPr="00BF7674">
        <w:rPr>
          <w:rFonts w:ascii="Arial" w:hAnsi="Arial" w:cs="Arial"/>
        </w:rPr>
        <w:t>, Andrew J. Marshall</w:t>
      </w:r>
      <w:r w:rsidRPr="00BF7674">
        <w:rPr>
          <w:rFonts w:ascii="Arial" w:hAnsi="Arial" w:cs="Arial"/>
          <w:vertAlign w:val="superscript"/>
        </w:rPr>
        <w:t>1,6,9, 10, 11†</w:t>
      </w:r>
    </w:p>
    <w:p w14:paraId="0447BFED" w14:textId="77777777" w:rsidR="006E5658" w:rsidRPr="00BF7674" w:rsidRDefault="006E5658" w:rsidP="006E5658">
      <w:pPr>
        <w:rPr>
          <w:rFonts w:ascii="Arial" w:hAnsi="Arial" w:cs="Arial"/>
        </w:rPr>
      </w:pPr>
      <w:r w:rsidRPr="00BF7674">
        <w:rPr>
          <w:rFonts w:ascii="Arial" w:hAnsi="Arial" w:cs="Arial"/>
          <w:vertAlign w:val="superscript"/>
        </w:rPr>
        <w:t>1</w:t>
      </w:r>
      <w:r w:rsidRPr="00BF7674">
        <w:rPr>
          <w:rFonts w:ascii="Arial" w:hAnsi="Arial" w:cs="Arial"/>
        </w:rPr>
        <w:t xml:space="preserve">Department of Anthropology, University of Michigan, Ann Arbor, MI, United States, </w:t>
      </w:r>
      <w:r w:rsidRPr="00BF7674">
        <w:rPr>
          <w:rFonts w:ascii="Arial" w:hAnsi="Arial" w:cs="Arial"/>
          <w:vertAlign w:val="superscript"/>
        </w:rPr>
        <w:t>2</w:t>
      </w:r>
      <w:r w:rsidRPr="00BF7674">
        <w:rPr>
          <w:rFonts w:ascii="Arial" w:hAnsi="Arial" w:cs="Arial"/>
        </w:rPr>
        <w:t xml:space="preserve">Capuchinos de Taboga Research Project, Taboga Forest Reserve, Guanacaste, Costa Rica, </w:t>
      </w:r>
      <w:r w:rsidRPr="00BF7674">
        <w:rPr>
          <w:rFonts w:ascii="Arial" w:hAnsi="Arial" w:cs="Arial"/>
          <w:vertAlign w:val="superscript"/>
        </w:rPr>
        <w:t>3</w:t>
      </w:r>
      <w:r w:rsidRPr="00BF7674">
        <w:rPr>
          <w:rFonts w:ascii="Arial" w:hAnsi="Arial" w:cs="Arial"/>
        </w:rPr>
        <w:t xml:space="preserve">Department of Anthropology, Emory University, Atlanta, GA, United States, </w:t>
      </w:r>
      <w:r w:rsidRPr="00BF7674">
        <w:rPr>
          <w:rFonts w:ascii="Arial" w:hAnsi="Arial" w:cs="Arial"/>
          <w:vertAlign w:val="superscript"/>
        </w:rPr>
        <w:t>4</w:t>
      </w:r>
      <w:r w:rsidRPr="00BF7674">
        <w:rPr>
          <w:rFonts w:ascii="Arial" w:hAnsi="Arial" w:cs="Arial"/>
        </w:rPr>
        <w:t xml:space="preserve">Department of Anthropology, Durham University, Durham, UK, </w:t>
      </w:r>
      <w:r w:rsidRPr="00BF7674">
        <w:rPr>
          <w:rFonts w:ascii="Arial" w:hAnsi="Arial" w:cs="Arial"/>
          <w:vertAlign w:val="superscript"/>
        </w:rPr>
        <w:t>5</w:t>
      </w:r>
      <w:r w:rsidRPr="00BF7674">
        <w:rPr>
          <w:rFonts w:ascii="Arial" w:hAnsi="Arial" w:cs="Arial"/>
        </w:rPr>
        <w:t xml:space="preserve">Department of Psychology, University of Michigan, Ann Arbor, MI, United States, </w:t>
      </w:r>
      <w:r w:rsidRPr="00BF7674">
        <w:rPr>
          <w:rFonts w:ascii="Arial" w:hAnsi="Arial" w:cs="Arial"/>
          <w:vertAlign w:val="superscript"/>
        </w:rPr>
        <w:t>6</w:t>
      </w:r>
      <w:r w:rsidRPr="00BF7674">
        <w:rPr>
          <w:rFonts w:ascii="Arial" w:hAnsi="Arial" w:cs="Arial"/>
        </w:rPr>
        <w:t xml:space="preserve">Department of Ecology and Evolutionary Biology, University of Michigan, Ann Arbor, MI, United States, </w:t>
      </w:r>
      <w:r w:rsidRPr="00BF7674">
        <w:rPr>
          <w:rFonts w:ascii="Arial" w:hAnsi="Arial" w:cs="Arial"/>
          <w:vertAlign w:val="superscript"/>
        </w:rPr>
        <w:t>7</w:t>
      </w:r>
      <w:r w:rsidRPr="00BF7674">
        <w:rPr>
          <w:rFonts w:ascii="Arial" w:hAnsi="Arial" w:cs="Arial"/>
        </w:rPr>
        <w:t xml:space="preserve">Department of Anthropology, Northwestern University, Evanston, Illinois, </w:t>
      </w:r>
      <w:r w:rsidRPr="00BF7674">
        <w:rPr>
          <w:rFonts w:ascii="Arial" w:hAnsi="Arial" w:cs="Arial"/>
          <w:vertAlign w:val="superscript"/>
        </w:rPr>
        <w:t>8</w:t>
      </w:r>
      <w:r w:rsidRPr="00BF7674">
        <w:rPr>
          <w:rFonts w:ascii="Arial" w:hAnsi="Arial" w:cs="Arial"/>
        </w:rPr>
        <w:t xml:space="preserve">Department for the Promotion of Human Sciences and Quality of Life, San Raffaele University, 00166 Rome, Italy, </w:t>
      </w:r>
      <w:r w:rsidRPr="00BF7674">
        <w:rPr>
          <w:rFonts w:ascii="Arial" w:hAnsi="Arial" w:cs="Arial"/>
          <w:vertAlign w:val="superscript"/>
        </w:rPr>
        <w:t>9</w:t>
      </w:r>
      <w:r w:rsidRPr="00BF7674">
        <w:rPr>
          <w:rFonts w:ascii="Arial" w:hAnsi="Arial" w:cs="Arial"/>
        </w:rPr>
        <w:t xml:space="preserve">Program in the Environment, University of Michigan, Ann Arbor, MI, United States, </w:t>
      </w:r>
      <w:r w:rsidRPr="00BF7674">
        <w:rPr>
          <w:rFonts w:ascii="Arial" w:hAnsi="Arial" w:cs="Arial"/>
          <w:vertAlign w:val="superscript"/>
        </w:rPr>
        <w:t>10</w:t>
      </w:r>
      <w:r w:rsidRPr="00BF7674">
        <w:rPr>
          <w:rFonts w:ascii="Arial" w:hAnsi="Arial" w:cs="Arial"/>
        </w:rPr>
        <w:t xml:space="preserve">School for Environment and Sustainability, University of Michigan, Ann Arbor, MI, United States, </w:t>
      </w:r>
      <w:r w:rsidRPr="00BF7674">
        <w:rPr>
          <w:rFonts w:ascii="Arial" w:hAnsi="Arial" w:cs="Arial"/>
          <w:vertAlign w:val="superscript"/>
        </w:rPr>
        <w:t>11</w:t>
      </w:r>
      <w:r w:rsidRPr="00BF7674">
        <w:rPr>
          <w:rFonts w:ascii="Arial" w:hAnsi="Arial" w:cs="Arial"/>
        </w:rPr>
        <w:t xml:space="preserve">Program in Computing for the Arts and Sciences, University of Michigan, Ann Arbor, MI, United States </w:t>
      </w:r>
    </w:p>
    <w:p w14:paraId="4F9A9913" w14:textId="77777777" w:rsidR="006E5658" w:rsidRPr="00BF7674" w:rsidRDefault="006E5658" w:rsidP="006E5658">
      <w:pPr>
        <w:rPr>
          <w:rFonts w:ascii="Arial" w:hAnsi="Arial" w:cs="Arial"/>
        </w:rPr>
      </w:pPr>
      <w:r w:rsidRPr="00BF7674">
        <w:rPr>
          <w:rFonts w:ascii="Arial" w:hAnsi="Arial" w:cs="Arial"/>
        </w:rPr>
        <w:t xml:space="preserve">* Corresponding author  </w:t>
      </w:r>
      <w:hyperlink r:id="rId5" w:history="1">
        <w:r w:rsidRPr="00BF7674">
          <w:rPr>
            <w:rStyle w:val="Hyperlink"/>
            <w:rFonts w:ascii="Arial" w:hAnsi="Arial" w:cs="Arial"/>
          </w:rPr>
          <w:t>jlucore@umich.edu</w:t>
        </w:r>
      </w:hyperlink>
      <w:r w:rsidRPr="00BF7674">
        <w:rPr>
          <w:rFonts w:ascii="Arial" w:hAnsi="Arial" w:cs="Arial"/>
        </w:rPr>
        <w:t xml:space="preserve"> orchid id 0000-0002-2759-7412</w:t>
      </w:r>
    </w:p>
    <w:p w14:paraId="78EF4DA8" w14:textId="77777777" w:rsidR="006E5658" w:rsidRPr="00BF7674" w:rsidRDefault="006E5658" w:rsidP="006E5658">
      <w:pPr>
        <w:rPr>
          <w:rFonts w:ascii="Arial" w:hAnsi="Arial" w:cs="Arial"/>
        </w:rPr>
      </w:pPr>
      <w:r w:rsidRPr="00BF7674">
        <w:rPr>
          <w:rFonts w:ascii="Arial" w:hAnsi="Arial" w:cs="Arial"/>
          <w:vertAlign w:val="superscript"/>
        </w:rPr>
        <w:t xml:space="preserve">† </w:t>
      </w:r>
      <w:r w:rsidRPr="00BF7674">
        <w:rPr>
          <w:rFonts w:ascii="Arial" w:hAnsi="Arial" w:cs="Arial"/>
        </w:rPr>
        <w:t>These authors contributed equally to this work.</w:t>
      </w:r>
    </w:p>
    <w:p w14:paraId="02A3A788" w14:textId="67CF16BA" w:rsidR="00474CED" w:rsidRPr="00BF7674" w:rsidRDefault="000C6375" w:rsidP="006E5658">
      <w:pPr>
        <w:rPr>
          <w:rFonts w:ascii="Arial" w:hAnsi="Arial" w:cs="Arial"/>
        </w:rPr>
      </w:pPr>
      <w:r w:rsidRPr="00BF7674">
        <w:rPr>
          <w:rFonts w:ascii="Arial" w:hAnsi="Arial" w:cs="Arial"/>
        </w:rPr>
        <w:t xml:space="preserve">Abstract: </w:t>
      </w:r>
      <w:r w:rsidR="00474CED" w:rsidRPr="00BF7674">
        <w:rPr>
          <w:rFonts w:ascii="Arial" w:hAnsi="Arial" w:cs="Arial"/>
        </w:rPr>
        <w:t xml:space="preserve">Species have evolved diverse adaptations to avoid heat stress, </w:t>
      </w:r>
      <w:r w:rsidR="00155AA5" w:rsidRPr="00BF7674">
        <w:rPr>
          <w:rFonts w:ascii="Arial" w:hAnsi="Arial" w:cs="Arial"/>
        </w:rPr>
        <w:t>reflecting the strong selective pressures imposed by elevated temperatures. Yet</w:t>
      </w:r>
      <w:r w:rsidR="00474CED" w:rsidRPr="00BF7674">
        <w:rPr>
          <w:rFonts w:ascii="Arial" w:hAnsi="Arial" w:cs="Arial"/>
        </w:rPr>
        <w:t xml:space="preserve">, we still have little understanding of the proximate mechanisms linking heat exposure to </w:t>
      </w:r>
      <w:r w:rsidR="00155AA5" w:rsidRPr="00BF7674">
        <w:rPr>
          <w:rFonts w:ascii="Arial" w:hAnsi="Arial" w:cs="Arial"/>
        </w:rPr>
        <w:t>evolutionary fitness</w:t>
      </w:r>
      <w:r w:rsidR="00474CED" w:rsidRPr="00BF7674">
        <w:rPr>
          <w:rFonts w:ascii="Arial" w:hAnsi="Arial" w:cs="Arial"/>
        </w:rPr>
        <w:t xml:space="preserve">. Emerging </w:t>
      </w:r>
      <w:r w:rsidR="00155AA5" w:rsidRPr="00BF7674">
        <w:rPr>
          <w:rFonts w:ascii="Arial" w:hAnsi="Arial" w:cs="Arial"/>
        </w:rPr>
        <w:t>evidence</w:t>
      </w:r>
      <w:r w:rsidR="00474CED" w:rsidRPr="00BF7674">
        <w:rPr>
          <w:rFonts w:ascii="Arial" w:hAnsi="Arial" w:cs="Arial"/>
        </w:rPr>
        <w:t xml:space="preserve"> suggests that the heat sensitivity of the gut microbiome may be an important mechanism influencing host heat tolerance through its pervasive effects on host health. However, these results come almost exclusively from experimental studies of heat stress and offer limited insight into whether these effects are relevant under natural conditions. Here, we examine the relationship between ambient temperature and gut microbiome taxonomic and functional composition in a wild population of white-faced capuchin monkeys (</w:t>
      </w:r>
      <w:r w:rsidR="00474CED" w:rsidRPr="00331ACC">
        <w:rPr>
          <w:rFonts w:ascii="Arial" w:hAnsi="Arial" w:cs="Arial"/>
          <w:i/>
          <w:iCs/>
          <w:rPrChange w:id="1" w:author="Marshall, Andrew" w:date="2026-05-15T13:16:00Z" w16du:dateUtc="2026-05-15T17:16:00Z">
            <w:rPr>
              <w:rFonts w:ascii="Arial" w:hAnsi="Arial" w:cs="Arial"/>
            </w:rPr>
          </w:rPrChange>
        </w:rPr>
        <w:t>Cebus imitator</w:t>
      </w:r>
      <w:r w:rsidR="00474CED" w:rsidRPr="00BF7674">
        <w:rPr>
          <w:rFonts w:ascii="Arial" w:hAnsi="Arial" w:cs="Arial"/>
        </w:rPr>
        <w:t>) living in Costa Rica. We find that</w:t>
      </w:r>
      <w:ins w:id="2" w:author="Marshall, Andrew" w:date="2026-05-15T13:18:00Z" w16du:dateUtc="2026-05-15T17:18:00Z">
        <w:r w:rsidR="00331ACC">
          <w:rPr>
            <w:rFonts w:ascii="Arial" w:hAnsi="Arial" w:cs="Arial"/>
          </w:rPr>
          <w:t xml:space="preserve"> at</w:t>
        </w:r>
      </w:ins>
      <w:r w:rsidR="00474CED" w:rsidRPr="00BF7674">
        <w:rPr>
          <w:rFonts w:ascii="Arial" w:hAnsi="Arial" w:cs="Arial"/>
        </w:rPr>
        <w:t xml:space="preserve"> high temperatures</w:t>
      </w:r>
      <w:ins w:id="3" w:author="Marshall, Andrew" w:date="2026-05-15T13:18:00Z" w16du:dateUtc="2026-05-15T17:18:00Z">
        <w:r w:rsidR="00331ACC">
          <w:rPr>
            <w:rFonts w:ascii="Arial" w:hAnsi="Arial" w:cs="Arial"/>
          </w:rPr>
          <w:t xml:space="preserve"> capuchin </w:t>
        </w:r>
        <w:r w:rsidR="00331ACC" w:rsidRPr="00BF7674">
          <w:rPr>
            <w:rFonts w:ascii="Arial" w:hAnsi="Arial" w:cs="Arial"/>
          </w:rPr>
          <w:t>gut microbiome</w:t>
        </w:r>
        <w:r w:rsidR="00331ACC">
          <w:rPr>
            <w:rFonts w:ascii="Arial" w:hAnsi="Arial" w:cs="Arial"/>
          </w:rPr>
          <w:t>s</w:t>
        </w:r>
      </w:ins>
      <w:r w:rsidR="00474CED" w:rsidRPr="00BF7674">
        <w:rPr>
          <w:rFonts w:ascii="Arial" w:hAnsi="Arial" w:cs="Arial"/>
        </w:rPr>
        <w:t xml:space="preserve"> </w:t>
      </w:r>
      <w:del w:id="4" w:author="Marshall, Andrew" w:date="2026-05-15T13:18:00Z" w16du:dateUtc="2026-05-15T17:18:00Z">
        <w:r w:rsidR="00474CED" w:rsidRPr="00BF7674" w:rsidDel="00331ACC">
          <w:rPr>
            <w:rFonts w:ascii="Arial" w:hAnsi="Arial" w:cs="Arial"/>
          </w:rPr>
          <w:delText xml:space="preserve">predict </w:delText>
        </w:r>
      </w:del>
      <w:ins w:id="5" w:author="Marshall, Andrew" w:date="2026-05-15T13:18:00Z" w16du:dateUtc="2026-05-15T17:18:00Z">
        <w:r w:rsidR="00331ACC">
          <w:rPr>
            <w:rFonts w:ascii="Arial" w:hAnsi="Arial" w:cs="Arial"/>
          </w:rPr>
          <w:t>undergo</w:t>
        </w:r>
        <w:r w:rsidR="00331ACC" w:rsidRPr="00BF7674">
          <w:rPr>
            <w:rFonts w:ascii="Arial" w:hAnsi="Arial" w:cs="Arial"/>
          </w:rPr>
          <w:t xml:space="preserve"> </w:t>
        </w:r>
      </w:ins>
      <w:r w:rsidR="00474CED" w:rsidRPr="00BF7674">
        <w:rPr>
          <w:rFonts w:ascii="Arial" w:hAnsi="Arial" w:cs="Arial"/>
        </w:rPr>
        <w:t xml:space="preserve">changes similar to those observed under experimental heat stress and </w:t>
      </w:r>
      <w:commentRangeStart w:id="6"/>
      <w:commentRangeStart w:id="7"/>
      <w:r w:rsidR="00474CED" w:rsidRPr="00BF7674">
        <w:rPr>
          <w:rFonts w:ascii="Arial" w:hAnsi="Arial" w:cs="Arial"/>
        </w:rPr>
        <w:t xml:space="preserve">exhibit </w:t>
      </w:r>
      <w:commentRangeEnd w:id="6"/>
      <w:r w:rsidR="00331ACC" w:rsidRPr="00BF7674">
        <w:rPr>
          <w:rStyle w:val="CommentReference"/>
          <w:rFonts w:ascii="Arial" w:hAnsi="Arial" w:cs="Arial"/>
          <w:sz w:val="24"/>
          <w:szCs w:val="24"/>
        </w:rPr>
        <w:commentReference w:id="6"/>
      </w:r>
      <w:commentRangeEnd w:id="7"/>
      <w:r w:rsidR="00331ACC" w:rsidRPr="00BF7674">
        <w:rPr>
          <w:rStyle w:val="CommentReference"/>
          <w:rFonts w:ascii="Arial" w:hAnsi="Arial" w:cs="Arial"/>
          <w:sz w:val="24"/>
          <w:szCs w:val="24"/>
        </w:rPr>
        <w:commentReference w:id="7"/>
      </w:r>
      <w:r w:rsidR="00474CED" w:rsidRPr="00BF7674">
        <w:rPr>
          <w:rFonts w:ascii="Arial" w:hAnsi="Arial" w:cs="Arial"/>
        </w:rPr>
        <w:t xml:space="preserve">strong signatures of dysbiosis, including </w:t>
      </w:r>
      <w:r w:rsidR="00155AA5" w:rsidRPr="00BF7674">
        <w:rPr>
          <w:rFonts w:ascii="Arial" w:hAnsi="Arial" w:cs="Arial"/>
        </w:rPr>
        <w:t xml:space="preserve">loss of beneficial microbial functions and </w:t>
      </w:r>
      <w:r w:rsidR="00474CED" w:rsidRPr="00BF7674">
        <w:rPr>
          <w:rFonts w:ascii="Arial" w:hAnsi="Arial" w:cs="Arial"/>
        </w:rPr>
        <w:t xml:space="preserve">changes implicated in inflammatory disease. Our results provide some of the first evidence from a natural population that the gut microbiome may be an important mechanism linking heat exposure to host health. These findings also provide important insight into the environmental conditions that contribute to inflammatory bowel disorders, which may </w:t>
      </w:r>
      <w:r w:rsidR="00474CED" w:rsidRPr="00BF7674">
        <w:rPr>
          <w:rFonts w:ascii="Arial" w:hAnsi="Arial" w:cs="Arial"/>
        </w:rPr>
        <w:lastRenderedPageBreak/>
        <w:t>become increasingly important as global temperatures continue to rise due to climate change.</w:t>
      </w:r>
    </w:p>
    <w:p w14:paraId="6DA2523C" w14:textId="51D704DD" w:rsidR="006E5658" w:rsidRPr="00BF7674" w:rsidRDefault="000D2449" w:rsidP="006E5658">
      <w:pPr>
        <w:rPr>
          <w:rFonts w:ascii="Arial" w:hAnsi="Arial" w:cs="Arial"/>
        </w:rPr>
      </w:pPr>
      <w:r w:rsidRPr="00BF7674">
        <w:rPr>
          <w:rFonts w:ascii="Arial" w:hAnsi="Arial" w:cs="Arial"/>
        </w:rPr>
        <w:t>Intro</w:t>
      </w:r>
      <w:r w:rsidR="006615E6" w:rsidRPr="00BF7674">
        <w:rPr>
          <w:rFonts w:ascii="Arial" w:hAnsi="Arial" w:cs="Arial"/>
        </w:rPr>
        <w:t>d</w:t>
      </w:r>
      <w:r w:rsidR="00155AA5" w:rsidRPr="00BF7674">
        <w:rPr>
          <w:rFonts w:ascii="Arial" w:hAnsi="Arial" w:cs="Arial"/>
        </w:rPr>
        <w:t>uc</w:t>
      </w:r>
      <w:r w:rsidR="006615E6" w:rsidRPr="00BF7674">
        <w:rPr>
          <w:rFonts w:ascii="Arial" w:hAnsi="Arial" w:cs="Arial"/>
        </w:rPr>
        <w:t>tion</w:t>
      </w:r>
      <w:r w:rsidRPr="00BF7674">
        <w:rPr>
          <w:rFonts w:ascii="Arial" w:hAnsi="Arial" w:cs="Arial"/>
        </w:rPr>
        <w:t xml:space="preserve">: </w:t>
      </w:r>
    </w:p>
    <w:p w14:paraId="7A6ED81B" w14:textId="7ED11007" w:rsidR="00721266" w:rsidRPr="00BF7674" w:rsidRDefault="00F214F3" w:rsidP="005B00A1">
      <w:pPr>
        <w:spacing w:after="0"/>
        <w:rPr>
          <w:rFonts w:ascii="Arial" w:hAnsi="Arial" w:cs="Arial"/>
        </w:rPr>
      </w:pPr>
      <w:r w:rsidRPr="00BF7674">
        <w:rPr>
          <w:rFonts w:ascii="Arial" w:hAnsi="Arial" w:cs="Arial"/>
        </w:rPr>
        <w:t>Temperature is a ubiquitous environmental stressor that has shaped the evolution of diverse behavioral and physiological mechanisms for regulating internal conditions in response to ambient environments</w:t>
      </w:r>
      <w:r w:rsidRPr="00BF7674">
        <w:rPr>
          <w:rFonts w:ascii="Arial" w:hAnsi="Arial" w:cs="Arial"/>
        </w:rPr>
        <w:fldChar w:fldCharType="begin"/>
      </w:r>
      <w:r w:rsidR="005F658F" w:rsidRPr="00BF7674">
        <w:rPr>
          <w:rFonts w:ascii="Arial" w:hAnsi="Arial" w:cs="Arial"/>
        </w:rPr>
        <w:instrText xml:space="preserve"> ADDIN ZOTERO_ITEM CSL_CITATION {"citationID":"LuVKxYFl","properties":{"unsorted":false,"formattedCitation":"\\super 1\\nosupersub{}","plainCitation":"1","noteIndex":0},"citationItems":[{"id":7549,"uris":["http://zotero.org/users/13901503/items/XHDE6DQ4"],"itemData":{"id":7549,"type":"book","original-publisher":"Oxford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1</w:t>
      </w:r>
      <w:r w:rsidRPr="00BF7674">
        <w:rPr>
          <w:rFonts w:ascii="Arial" w:hAnsi="Arial" w:cs="Arial"/>
        </w:rPr>
        <w:fldChar w:fldCharType="end"/>
      </w:r>
      <w:r w:rsidR="00454EF0" w:rsidRPr="00BF7674">
        <w:rPr>
          <w:rFonts w:ascii="Arial" w:hAnsi="Arial" w:cs="Arial"/>
        </w:rPr>
        <w:t>. Elevated temperatures, in particular, impose strong constraints on physiology by destabilizing cells and increasing oxygen demands</w:t>
      </w:r>
      <w:r w:rsidR="00454EF0" w:rsidRPr="00BF7674">
        <w:rPr>
          <w:rFonts w:ascii="Arial" w:hAnsi="Arial" w:cs="Arial"/>
        </w:rPr>
        <w:fldChar w:fldCharType="begin"/>
      </w:r>
      <w:r w:rsidR="005F658F" w:rsidRPr="00BF7674">
        <w:rPr>
          <w:rFonts w:ascii="Arial" w:hAnsi="Arial" w:cs="Arial"/>
        </w:rPr>
        <w:instrText xml:space="preserve"> ADDIN ZOTERO_ITEM CSL_CITATION {"citationID":"a1S5hwXn","properties":{"unsorted":false,"formattedCitation":"\\super 2,3\\nosupersub{}","plainCitation":"2,3","noteIndex":0},"citationItems":[{"id":5190,"uris":["http://zotero.org/groups/6297082/items/8ZT6B3PJ"],"itemData":{"id":5190,"type":"article-journal","container-title":"Comparative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rsidR="00454EF0" w:rsidRPr="00BF7674">
        <w:rPr>
          <w:rFonts w:ascii="Arial" w:hAnsi="Arial" w:cs="Arial"/>
        </w:rPr>
        <w:fldChar w:fldCharType="separate"/>
      </w:r>
      <w:r w:rsidR="005F658F" w:rsidRPr="00BF7674">
        <w:rPr>
          <w:rFonts w:ascii="Arial" w:hAnsi="Arial" w:cs="Arial"/>
          <w:kern w:val="0"/>
          <w:vertAlign w:val="superscript"/>
        </w:rPr>
        <w:t>2,3</w:t>
      </w:r>
      <w:r w:rsidR="00454EF0" w:rsidRPr="00BF7674">
        <w:rPr>
          <w:rFonts w:ascii="Arial" w:hAnsi="Arial" w:cs="Arial"/>
        </w:rPr>
        <w:fldChar w:fldCharType="end"/>
      </w:r>
      <w:r w:rsidR="0067594E" w:rsidRPr="00BF7674">
        <w:rPr>
          <w:rFonts w:ascii="Arial" w:hAnsi="Arial" w:cs="Arial"/>
        </w:rPr>
        <w:t xml:space="preserve">. </w:t>
      </w:r>
      <w:r w:rsidR="00721266" w:rsidRPr="00BF7674">
        <w:rPr>
          <w:rFonts w:ascii="Arial" w:hAnsi="Arial" w:cs="Arial"/>
        </w:rPr>
        <w:t>These effects can emerge rapidly once temperatures exceed thermal tolerances, leading to declines in growth, survival, and reproductive success</w:t>
      </w:r>
      <w:r w:rsidR="00A24121" w:rsidRPr="00BF7674">
        <w:rPr>
          <w:rFonts w:ascii="Arial" w:hAnsi="Arial" w:cs="Arial"/>
        </w:rPr>
        <w:fldChar w:fldCharType="begin"/>
      </w:r>
      <w:r w:rsidR="005F658F" w:rsidRPr="00BF7674">
        <w:rPr>
          <w:rFonts w:ascii="Arial" w:hAnsi="Arial" w:cs="Arial"/>
        </w:rPr>
        <w:instrText xml:space="preserve"> ADDIN ZOTERO_ITEM CSL_CITATION {"citationID":"pqOR3ASN","properties":{"unsorted":false,"formattedCitation":"\\super 4,5\\nosupersub{}","plainCitation":"4,5","noteIndex":0},"citationItems":[{"id":496,"uris":["http://zotero.org/users/13901503/items/GUZQMB3I"],"itemData":{"id":496,"type":"article-journal","abstract":"A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waters.","container-title":"Science","DOI":"10.1126/science.1135471","issue":"5808","page":"95-97","publisher":"American Association for the Advancement of Science","source":"www-science-org.proxy.lib.umich.edu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4,5</w:t>
      </w:r>
      <w:r w:rsidR="00A24121" w:rsidRPr="00BF7674">
        <w:rPr>
          <w:rFonts w:ascii="Arial" w:hAnsi="Arial" w:cs="Arial"/>
        </w:rPr>
        <w:fldChar w:fldCharType="end"/>
      </w:r>
      <w:r w:rsidR="00721266" w:rsidRPr="00BF7674">
        <w:rPr>
          <w:rFonts w:ascii="Arial" w:hAnsi="Arial" w:cs="Arial"/>
        </w:rPr>
        <w:t xml:space="preserve">. </w:t>
      </w:r>
      <w:r w:rsidR="00155AA5" w:rsidRPr="00BF7674">
        <w:rPr>
          <w:rFonts w:ascii="Arial" w:hAnsi="Arial" w:cs="Arial"/>
        </w:rPr>
        <w:t>D</w:t>
      </w:r>
      <w:r w:rsidR="00721266" w:rsidRPr="00BF7674">
        <w:rPr>
          <w:rFonts w:ascii="Arial" w:hAnsi="Arial" w:cs="Arial"/>
        </w:rPr>
        <w:t>espite clear evidence of the evolution of heat tolerance, reflected in the widespread adaptations for heat dispersal and avoidance, the physiological mechanisms linking heat exposure to fitness outcomes remain poorly understood. Investigating these mechanisms is increasingly important as anthropogenic climate change drives rapid increases in global temperatures.</w:t>
      </w:r>
    </w:p>
    <w:p w14:paraId="17CE8124" w14:textId="7EEA51B8" w:rsidR="00721266" w:rsidRPr="00BF7674" w:rsidRDefault="0054697E" w:rsidP="004240D8">
      <w:pPr>
        <w:spacing w:after="0"/>
        <w:ind w:firstLine="720"/>
        <w:rPr>
          <w:rFonts w:ascii="Arial" w:hAnsi="Arial" w:cs="Arial"/>
        </w:rPr>
      </w:pPr>
      <w:r w:rsidRPr="00BF7674">
        <w:rPr>
          <w:rFonts w:ascii="Arial" w:hAnsi="Arial" w:cs="Arial"/>
        </w:rPr>
        <w:t xml:space="preserve">Growing evidence </w:t>
      </w:r>
      <w:r w:rsidR="00155AA5" w:rsidRPr="00BF7674">
        <w:rPr>
          <w:rFonts w:ascii="Arial" w:hAnsi="Arial" w:cs="Arial"/>
        </w:rPr>
        <w:t>suggests</w:t>
      </w:r>
      <w:r w:rsidRPr="00BF7674">
        <w:rPr>
          <w:rFonts w:ascii="Arial" w:hAnsi="Arial" w:cs="Arial"/>
        </w:rPr>
        <w:t xml:space="preserve"> that heat exposure alters the gut microbiome</w:t>
      </w:r>
      <w:r w:rsidR="004240D8" w:rsidRPr="00BF7674">
        <w:rPr>
          <w:rFonts w:ascii="Arial" w:hAnsi="Arial" w:cs="Arial"/>
        </w:rPr>
        <w:t>, the community of microorganisms that inhabit the gastrointestinal tract,</w:t>
      </w:r>
      <w:r w:rsidRPr="00BF7674">
        <w:rPr>
          <w:rFonts w:ascii="Arial" w:hAnsi="Arial" w:cs="Arial"/>
        </w:rPr>
        <w:t xml:space="preserve"> in ways that shape host health</w:t>
      </w:r>
      <w:r w:rsidR="008F35EA" w:rsidRPr="00BF7674">
        <w:rPr>
          <w:rFonts w:ascii="Arial" w:hAnsi="Arial" w:cs="Arial"/>
        </w:rPr>
        <w:fldChar w:fldCharType="begin"/>
      </w:r>
      <w:r w:rsidR="005F658F" w:rsidRPr="00BF7674">
        <w:rPr>
          <w:rFonts w:ascii="Arial" w:hAnsi="Arial" w:cs="Arial"/>
        </w:rPr>
        <w:instrText xml:space="preserve"> ADDIN ZOTERO_ITEM CSL_CITATION {"citationID":"SBYXnTym","properties":{"unsorted":false,"formattedCitation":"\\super 6,7\\nosupersub{}","plainCitation":"6,7","noteIndex":0},"citationItems":[{"id":1909,"uris":["http://zotero.org/users/13901503/items/Y6B943CR"],"itemData":{"id":1909,"type":"article-journal","abstract":"Environmental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6,7</w:t>
      </w:r>
      <w:r w:rsidR="008F35EA" w:rsidRPr="00BF7674">
        <w:rPr>
          <w:rFonts w:ascii="Arial" w:hAnsi="Arial" w:cs="Arial"/>
        </w:rPr>
        <w:fldChar w:fldCharType="end"/>
      </w:r>
      <w:r w:rsidR="008F35EA" w:rsidRPr="00BF7674">
        <w:rPr>
          <w:rFonts w:ascii="Arial" w:hAnsi="Arial" w:cs="Arial"/>
        </w:rPr>
        <w:t xml:space="preserve"> </w:t>
      </w:r>
      <w:del w:id="8" w:author="Marshall, Andrew" w:date="2026-05-15T13:23:00Z" w16du:dateUtc="2026-05-15T17:23:00Z">
        <w:r w:rsidRPr="00BF7674" w:rsidDel="00CA0F92">
          <w:rPr>
            <w:rFonts w:ascii="Arial" w:hAnsi="Arial" w:cs="Arial"/>
          </w:rPr>
          <w:delText xml:space="preserve"> </w:delText>
        </w:r>
      </w:del>
      <w:r w:rsidRPr="00BF7674">
        <w:rPr>
          <w:rFonts w:ascii="Arial" w:hAnsi="Arial" w:cs="Arial"/>
        </w:rPr>
        <w:t>and fitness</w:t>
      </w:r>
      <w:r w:rsidR="008F35EA" w:rsidRPr="00BF7674">
        <w:rPr>
          <w:rFonts w:ascii="Arial" w:hAnsi="Arial" w:cs="Arial"/>
        </w:rPr>
        <w:fldChar w:fldCharType="begin"/>
      </w:r>
      <w:r w:rsidR="005F658F" w:rsidRPr="00BF7674">
        <w:rPr>
          <w:rFonts w:ascii="Arial" w:hAnsi="Arial" w:cs="Arial"/>
        </w:rPr>
        <w:instrText xml:space="preserve"> ADDIN ZOTERO_ITEM CSL_CITATION {"citationID":"a63pzTDQ","properties":{"unsorted":false,"formattedCitation":"\\super 8\\nosupersub{}","plainCitation":"8","noteIndex":0},"citationItems":[{"id":1970,"uris":["http://zotero.org/users/13901503/items/NNJMGS6Z"],"itemData":{"id":1970,"type":"article-journal","abstract":"The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Sciences","DOI":"10.1073/pnas.1915307116","issue":"49","page":"24712-24718","publisher":"Proceedings of the National Academy of Sciences","source":"www-pnas-org.proxy.lib.umich.edu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8</w:t>
      </w:r>
      <w:r w:rsidR="008F35EA" w:rsidRPr="00BF7674">
        <w:rPr>
          <w:rFonts w:ascii="Arial" w:hAnsi="Arial" w:cs="Arial"/>
        </w:rPr>
        <w:fldChar w:fldCharType="end"/>
      </w:r>
      <w:r w:rsidRPr="00BF7674">
        <w:rPr>
          <w:rFonts w:ascii="Arial" w:hAnsi="Arial" w:cs="Arial"/>
        </w:rPr>
        <w:t xml:space="preserve">. Across diverse host taxa, heat stress consistently </w:t>
      </w:r>
      <w:r w:rsidR="00155AA5" w:rsidRPr="00BF7674">
        <w:rPr>
          <w:rFonts w:ascii="Arial" w:hAnsi="Arial" w:cs="Arial"/>
        </w:rPr>
        <w:t>elicits</w:t>
      </w:r>
      <w:r w:rsidRPr="00BF7674">
        <w:rPr>
          <w:rFonts w:ascii="Arial" w:hAnsi="Arial" w:cs="Arial"/>
        </w:rPr>
        <w:t xml:space="preserve"> microbiome changes characteristic of dysbiosis (i.e.</w:t>
      </w:r>
      <w:r w:rsidR="004240D8" w:rsidRPr="00BF7674">
        <w:rPr>
          <w:rFonts w:ascii="Arial" w:hAnsi="Arial" w:cs="Arial"/>
        </w:rPr>
        <w:t>,</w:t>
      </w:r>
      <w:r w:rsidRPr="00BF7674">
        <w:rPr>
          <w:rFonts w:ascii="Arial" w:hAnsi="Arial" w:cs="Arial"/>
        </w:rPr>
        <w:t xml:space="preserve"> changes in microbial composition and metabolic function that disrupt community homeostasis)</w:t>
      </w:r>
      <w:r w:rsidR="008F35EA" w:rsidRPr="00BF7674">
        <w:rPr>
          <w:rFonts w:ascii="Arial" w:hAnsi="Arial" w:cs="Arial"/>
        </w:rPr>
        <w:fldChar w:fldCharType="begin"/>
      </w:r>
      <w:r w:rsidR="005F658F" w:rsidRPr="00BF7674">
        <w:rPr>
          <w:rFonts w:ascii="Arial" w:hAnsi="Arial" w:cs="Arial"/>
        </w:rPr>
        <w:instrText xml:space="preserve"> ADDIN ZOTERO_ITEM CSL_CITATION {"citationID":"4tUKJzcm","properties":{"unsorted":false,"formattedCitation":"\\super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9</w:t>
      </w:r>
      <w:r w:rsidR="008F35EA" w:rsidRPr="00BF7674">
        <w:rPr>
          <w:rFonts w:ascii="Arial" w:hAnsi="Arial" w:cs="Arial"/>
        </w:rPr>
        <w:fldChar w:fldCharType="end"/>
      </w:r>
      <w:r w:rsidRPr="00BF7674">
        <w:rPr>
          <w:rFonts w:ascii="Arial" w:hAnsi="Arial" w:cs="Arial"/>
        </w:rPr>
        <w:t xml:space="preserve">, including reduced microbial diversity, </w:t>
      </w:r>
      <w:r w:rsidR="001F0ECF" w:rsidRPr="00BF7674">
        <w:rPr>
          <w:rFonts w:ascii="Arial" w:hAnsi="Arial" w:cs="Arial"/>
        </w:rPr>
        <w:t>loss of</w:t>
      </w:r>
      <w:r w:rsidRPr="00BF7674">
        <w:rPr>
          <w:rFonts w:ascii="Arial" w:hAnsi="Arial" w:cs="Arial"/>
        </w:rPr>
        <w:t xml:space="preserve"> Firmicutes, and expansion of Proteobacteria</w:t>
      </w:r>
      <w:r w:rsidR="00A24121" w:rsidRPr="00BF7674">
        <w:rPr>
          <w:rFonts w:ascii="Arial" w:hAnsi="Arial" w:cs="Arial"/>
        </w:rPr>
        <w:t xml:space="preserve"> </w:t>
      </w:r>
      <w:r w:rsidR="00A24121" w:rsidRPr="00BF7674">
        <w:rPr>
          <w:rFonts w:ascii="Arial" w:hAnsi="Arial" w:cs="Arial"/>
        </w:rPr>
        <w:fldChar w:fldCharType="begin"/>
      </w:r>
      <w:r w:rsidR="00A24121" w:rsidRPr="00BF7674">
        <w:rPr>
          <w:rFonts w:ascii="Arial" w:hAnsi="Arial" w:cs="Arial"/>
        </w:rPr>
        <w:instrText xml:space="preserve"> ADDIN ZOTERO_ITEM CSL_CITATION {"citationID":"2CSa1979","properties":{"formattedCitation":"(Huus &amp; Ley, 2021; Sepulveda &amp; Moeller, 2020)","plainCitation":"(Huus &amp; Ley, 2021; Sepulveda &amp; Moeller, 2020)","dontUpdate":true,"noteIndex":0},"citationItems":[{"id":1917,"uris":["http://zotero.org/users/13901503/items/2ZKDQZ8N"],"itemData":{"id":1917,"type":"article-journal","abstract":"The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A."}],"issued":{"date-parts":[["2021",10,26]]}}},{"id":1033,"uris":["http://zotero.org/users/13901503/items/PV7FAJIN"],"itemData":{"id":1033,"type":"article-journal","abstract":"&lt;p&gt;Temperature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beneficial and deleterious effects on host phenotypes. We propose routes by which temperature-induced changes in the gut microbiome may impact host fitness, including effects on colonization resistance in the gut, on host energy and nutrient assimilation, and on host life history traits. Cumulatively, available data indicate that disruption of the gut microbiome may be a mechanism by which changing temperatures will impact animal fitness in wild-living populations.&lt;/p&gt;","container-title":"Frontiers in Microbiology","DOI":"10.3389/fmicb.2020.00384","ISSN":"1664-302X","journalAbbreviation":"Front. Microbiol.","language":"English","publisher":"Frontiers","source":"Frontiers","title":"The Effects of Temperature on Animal Gut Microbiomes","URL":"https://www.frontiersin.org/journals/microbiology/articles/10.3389/fmicb.2020.00384/full","volume":"11","author":[{"family":"Sepulveda","given":"Juan"},{"family":"Moeller","given":"Andrew H."}],"accessed":{"date-parts":[["2024",9,26]]},"issued":{"date-parts":[["2020",3,10]]}}}],"schema":"https://github.com/citation-style-language/schema/raw/master/csl-citation.json"} </w:instrText>
      </w:r>
      <w:r w:rsidR="00A24121" w:rsidRPr="00BF7674">
        <w:rPr>
          <w:rFonts w:ascii="Arial" w:hAnsi="Arial" w:cs="Arial"/>
        </w:rPr>
        <w:fldChar w:fldCharType="separate"/>
      </w:r>
      <w:r w:rsidR="00A24121" w:rsidRPr="00BF7674">
        <w:rPr>
          <w:rFonts w:ascii="Arial" w:hAnsi="Arial" w:cs="Arial"/>
          <w:noProof/>
        </w:rPr>
        <w:t>(reviewed in Huus &amp; Ley, 2021; Sepulveda &amp; Moeller, 2020)</w:t>
      </w:r>
      <w:r w:rsidR="00A24121" w:rsidRPr="00BF7674">
        <w:rPr>
          <w:rFonts w:ascii="Arial" w:hAnsi="Arial" w:cs="Arial"/>
        </w:rPr>
        <w:fldChar w:fldCharType="end"/>
      </w:r>
      <w:r w:rsidRPr="00BF7674">
        <w:rPr>
          <w:rFonts w:ascii="Arial" w:hAnsi="Arial" w:cs="Arial"/>
        </w:rPr>
        <w:t xml:space="preserve">. </w:t>
      </w:r>
      <w:r w:rsidR="00721266" w:rsidRPr="00BF7674">
        <w:rPr>
          <w:rFonts w:ascii="Arial" w:hAnsi="Arial" w:cs="Arial"/>
        </w:rPr>
        <w:t xml:space="preserve">These changes in taxonomic composition have important health implications because Firmicutes are primarily composed of obligate anaerobic fermenters that produce beneficial metabolites which support </w:t>
      </w:r>
      <w:r w:rsidR="00155AA5" w:rsidRPr="00BF7674">
        <w:rPr>
          <w:rFonts w:ascii="Arial" w:hAnsi="Arial" w:cs="Arial"/>
        </w:rPr>
        <w:t xml:space="preserve">energy balance, </w:t>
      </w:r>
      <w:r w:rsidR="00721266" w:rsidRPr="00BF7674">
        <w:rPr>
          <w:rFonts w:ascii="Arial" w:hAnsi="Arial" w:cs="Arial"/>
        </w:rPr>
        <w:t>epithelial integrity</w:t>
      </w:r>
      <w:r w:rsidR="00155AA5" w:rsidRPr="00BF7674">
        <w:rPr>
          <w:rFonts w:ascii="Arial" w:hAnsi="Arial" w:cs="Arial"/>
        </w:rPr>
        <w:t xml:space="preserve">, </w:t>
      </w:r>
      <w:r w:rsidR="00721266" w:rsidRPr="00BF7674">
        <w:rPr>
          <w:rFonts w:ascii="Arial" w:hAnsi="Arial" w:cs="Arial"/>
        </w:rPr>
        <w:t>and immune regulation</w:t>
      </w:r>
      <w:r w:rsidR="00824CEE" w:rsidRPr="00BF7674">
        <w:rPr>
          <w:rFonts w:ascii="Arial" w:hAnsi="Arial" w:cs="Arial"/>
        </w:rPr>
        <w:fldChar w:fldCharType="begin"/>
      </w:r>
      <w:r w:rsidR="005F658F" w:rsidRPr="00BF7674">
        <w:rPr>
          <w:rFonts w:ascii="Arial" w:hAnsi="Arial" w:cs="Arial"/>
        </w:rPr>
        <w:instrText xml:space="preserve"> ADDIN ZOTERO_ITEM CSL_CITATION {"citationID":"5u9l0Ccr","properties":{"unsorted":false,"formattedCitation":"\\super 12,13\\nosupersub{}","plainCitation":"12,13","noteIndex":0},"citationItems":[{"id":7963,"uris":["http://zotero.org/users/13901503/items/BQ2J4FL6"],"itemData":{"id":7963,"type":"article-journal","abstract":"Short-chain fatty acids (SCFAs) play a key role in health and disease, as they regulate gut homeostasis and their deficiency is involved in the pathogenesis of several disorders, including inflammatory bowel diseases, colorectal cancer, and cardiometabolic disorders. SCFAs are metabolites of specific bacterial taxa of the human gut microbiota, and their production is influenced by specific foods or food supplements, mainly prebiotics, by the direct fostering of these taxa. This Review provides an overview of SCFAs’ roles and functions, and of SCFA-producing bacteria, from their microbiological characteristics and taxonomy to the biochemical process that lead to the release of SCFAs. Moreover, we will describe the potential therapeutic approaches to boost the levels of SCFAs in the human gut and treat different related diseases.","container-title":"Nutrients","DOI":"10.3390/nu15092211","ISSN":"2072-6643","issue":"9","language":"en","license":"http://creativecommons.org/licenses/by/3.0/","page":"2211","publisher":"Multidisciplinary Digital Publishing Institute","source":"www.mdpi.com","title":"Short-Chain Fatty-Acid-Producing Bacteria: Key Components of the Human Gut Microbiota","title-short":"Short-Chain Fatty-Acid-Producing Bacteria","volume":"15","author":[{"family":"Fusco","given":"William"},{"family":"Lorenzo","given":"Manuel Bernabeu"},{"family":"Cintoni","given":"Marco"},{"family":"Porcari","given":"Serena"},{"family":"Rinninella","given":"Emanuele"},{"family":"Kaitsas","given":"Francesco"},{"family":"Lener","given":"Elena"},{"family":"Mele","given":"Maria Cristina"},{"family":"Gasbarrini","given":"Antonio"},{"family":"Collado","given":"Maria Carmen"},{"family":"Cammarota","given":"Giovanni"},{"family":"Ianiro","given":"Gianluca"}],"issued":{"date-parts":[["2023",1]]}}},{"id":3537,"uris":["http://zotero.org/users/13901503/items/L2DTM48E"],"itemData":{"id":3537,"type":"article-journal","abstract":"The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824CEE" w:rsidRPr="00BF7674">
        <w:rPr>
          <w:rFonts w:ascii="Arial" w:hAnsi="Arial" w:cs="Arial"/>
        </w:rPr>
        <w:fldChar w:fldCharType="separate"/>
      </w:r>
      <w:r w:rsidR="005F658F" w:rsidRPr="00BF7674">
        <w:rPr>
          <w:rFonts w:ascii="Arial" w:hAnsi="Arial" w:cs="Arial"/>
          <w:kern w:val="0"/>
          <w:vertAlign w:val="superscript"/>
        </w:rPr>
        <w:t>12,13</w:t>
      </w:r>
      <w:r w:rsidR="00824CEE" w:rsidRPr="00BF7674">
        <w:rPr>
          <w:rFonts w:ascii="Arial" w:hAnsi="Arial" w:cs="Arial"/>
        </w:rPr>
        <w:fldChar w:fldCharType="end"/>
      </w:r>
      <w:r w:rsidR="00721266" w:rsidRPr="00BF7674">
        <w:rPr>
          <w:rFonts w:ascii="Arial" w:hAnsi="Arial" w:cs="Arial"/>
        </w:rPr>
        <w:t>. Conversely, Proteobacteria contain many facultative</w:t>
      </w:r>
      <w:r w:rsidR="004240D8" w:rsidRPr="00BF7674">
        <w:rPr>
          <w:rFonts w:ascii="Arial" w:hAnsi="Arial" w:cs="Arial"/>
        </w:rPr>
        <w:t xml:space="preserve"> anaerobes</w:t>
      </w:r>
      <w:r w:rsidR="00721266" w:rsidRPr="00BF7674">
        <w:rPr>
          <w:rFonts w:ascii="Arial" w:hAnsi="Arial" w:cs="Arial"/>
        </w:rPr>
        <w:t xml:space="preserve"> and potentially pathogenic taxa (i.e., pathobionts) commonly linked to inflammation and disease</w:t>
      </w:r>
      <w:r w:rsidR="008F35EA" w:rsidRPr="00BF7674">
        <w:rPr>
          <w:rFonts w:ascii="Arial" w:hAnsi="Arial" w:cs="Arial"/>
        </w:rPr>
        <w:fldChar w:fldCharType="begin"/>
      </w:r>
      <w:r w:rsidR="005F658F" w:rsidRPr="00BF7674">
        <w:rPr>
          <w:rFonts w:ascii="Arial" w:hAnsi="Arial" w:cs="Arial"/>
        </w:rPr>
        <w:instrText xml:space="preserve"> ADDIN ZOTERO_ITEM CSL_CITATION {"citationID":"5moTz1Gh","properties":{"unsorted":false,"formattedCitation":"\\super 14,15\\nosupersub{}","plainCitation":"14,15","noteIndex":0},"citationItems":[{"id":3534,"uris":["http://zotero.org/users/13901503/items/K4KEFBEW"],"itemData":{"id":3534,"type":"article-journal","abstract":"Microbiota represents the entire microbial community present in the gut host. It serves several functions establishing a mutualistic relation with the host. Latest years have seen a burst in the number of studies focusing on this topic, in particular on intestinal diseases. In this scenario, Proteobacteria are one of the most abundant phyla, comprising several known human pathogens. This review highlights the latest findings on the role of Proteobacteria not only in intestinal but also in extraintestinal diseases. Indeed, an increasing amount of data identifies Proteobacteria as a possible microbial signature of disease. Several studies demonstrate an increased abundance of members belonging to this phylum in such conditions. Major evidences currently involve metabolic disorders and inflammatory bowel disease. However, more recent studies suggest a role also in lung diseases, such as asthma and chronic obstructive pulmonary disease, but evidences are still scant. Notably, all these conditions are sustained by various degree of inflammation, which thus represents a core aspect of Proteobacteria-related diseases.","container-title":"BioMed Research International","DOI":"10.1155/2017/9351507","ISSN":"2314-6133","journalAbbreviation":"BioMed Res. Int.","page":"9351507","PMID":"29230419","PMCID":"PMC5688358","source":"PubMed Central","title":"Proteobacteria: A Common Factor in Human Diseases","title-short":"Proteobacteria","volume":"2017","author":[{"family":"Rizzatti","given":"G."},{"family":"Lopetuso","given":"L. R."},{"family":"Gibiino","given":"G."},{"family":"Binda","given":"C."},{"family":"Gasbarrini","given":"A."}],"issued":{"date-parts":[["2017"]]}}},{"id":7946,"uris":["http://zotero.org/users/13901503/items/RDTGVGP8"],"itemData":{"id":7946,"type":"article-journal","container-title":"Trends in Biotechnology","DOI":"10.1016/j.tibtech.2015.06.011","ISSN":"01677799","issue":"9","journalAbbreviation":"Trends in Biotechnology","language":"en","page":"496-503","source":"DOI.org (Crossref)","title":"Proteobacteria: microbial signature of dysbiosis in gut microbiota","title-short":"Proteobacteria","volume":"33","author":[{"family":"Shin","given":"Na-Ri"},{"family":"Whon","given":"Tae Woong"},{"family":"Bae","given":"Jin-Woo"}],"issued":{"date-parts":[["2015",9]]}}}],"schema":"https://github.com/citation-style-language/schema/raw/master/csl-citation.json"}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14,15</w:t>
      </w:r>
      <w:r w:rsidR="008F35EA" w:rsidRPr="00BF7674">
        <w:rPr>
          <w:rFonts w:ascii="Arial" w:hAnsi="Arial" w:cs="Arial"/>
        </w:rPr>
        <w:fldChar w:fldCharType="end"/>
      </w:r>
      <w:r w:rsidR="00721266" w:rsidRPr="00BF7674">
        <w:rPr>
          <w:rFonts w:ascii="Arial" w:hAnsi="Arial" w:cs="Arial"/>
        </w:rPr>
        <w:t>.</w:t>
      </w:r>
      <w:r w:rsidR="004240D8" w:rsidRPr="00BF7674">
        <w:rPr>
          <w:rFonts w:ascii="Arial" w:hAnsi="Arial" w:cs="Arial"/>
        </w:rPr>
        <w:t xml:space="preserve"> Heat stress has also been linked to functional changes with relevance to host health, including reduced production of beneficial microbial metabolites such as short-chain fatty acids</w:t>
      </w:r>
      <w:r w:rsidR="00155AA5" w:rsidRPr="00BF7674">
        <w:rPr>
          <w:rFonts w:ascii="Arial" w:hAnsi="Arial" w:cs="Arial"/>
        </w:rPr>
        <w:t xml:space="preserve"> (SCFA)</w:t>
      </w:r>
      <w:r w:rsidR="004240D8" w:rsidRPr="00BF7674">
        <w:rPr>
          <w:rFonts w:ascii="Arial" w:hAnsi="Arial" w:cs="Arial"/>
        </w:rPr>
        <w:t xml:space="preserve"> and increased inflammatory biomarkers</w:t>
      </w:r>
      <w:r w:rsidR="008F35EA" w:rsidRPr="00BF7674">
        <w:rPr>
          <w:rFonts w:ascii="Arial" w:hAnsi="Arial" w:cs="Arial"/>
        </w:rPr>
        <w:fldChar w:fldCharType="begin"/>
      </w:r>
      <w:r w:rsidR="005F658F" w:rsidRPr="00BF7674">
        <w:rPr>
          <w:rFonts w:ascii="Arial" w:hAnsi="Arial" w:cs="Arial"/>
        </w:rPr>
        <w:instrText xml:space="preserve"> ADDIN ZOTERO_ITEM CSL_CITATION {"citationID":"IgS7fLtY","properties":{"unsorted":false,"formattedCitation":"\\super 16\\uc0\\u8211{}18\\nosupersub{}","plainCitation":"16–18","noteIndex":0},"citationItems":[{"id":3108,"uris":["http://zotero.org/users/13901503/items/989JE4MX"],"itemData":{"id":3108,"type":"article-journal","abstract":"Abstract\n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16–18</w:t>
      </w:r>
      <w:r w:rsidR="008F35EA" w:rsidRPr="00BF7674">
        <w:rPr>
          <w:rFonts w:ascii="Arial" w:hAnsi="Arial" w:cs="Arial"/>
        </w:rPr>
        <w:fldChar w:fldCharType="end"/>
      </w:r>
      <w:r w:rsidR="004240D8" w:rsidRPr="00BF7674">
        <w:rPr>
          <w:rFonts w:ascii="Arial" w:hAnsi="Arial" w:cs="Arial"/>
        </w:rPr>
        <w:t>. Notably, these patterns mirror those observed in inflammatory bowel diseases and gastrointestinal infections</w:t>
      </w:r>
      <w:r w:rsidR="00824CEE" w:rsidRPr="00BF7674">
        <w:rPr>
          <w:rFonts w:ascii="Arial" w:hAnsi="Arial" w:cs="Arial"/>
        </w:rPr>
        <w:fldChar w:fldCharType="begin"/>
      </w:r>
      <w:r w:rsidR="005F658F" w:rsidRPr="00BF7674">
        <w:rPr>
          <w:rFonts w:ascii="Arial" w:hAnsi="Arial" w:cs="Arial"/>
        </w:rPr>
        <w:instrText xml:space="preserve"> ADDIN ZOTERO_ITEM CSL_CITATION {"citationID":"uN7YUNj2","properties":{"unsorted":false,"formattedCitation":"\\super 19\\uc0\\u8211{}21\\nosupersub{}","plainCitation":"19–21","noteIndex":0},"citationItems":[{"id":7901,"uris":["http://zotero.org/users/13901503/items/45J772AM"],"itemData":{"id":7901,"type":"article-journal","abstract":"The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phyla\n              Firmicutes\n              and\n              Bacteroidetes\n              .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Sciences","DOI":"10.1073/pnas.0706625104","ISSN":"0027-8424, 1091-6490","issue":"34","journalAbbreviation":"Proc. Natl. Acad. Sci. U.S.A.","language":"en","page":"13780-13785","source":"DOI.org (Crossref)","title":"Molecular-phylogenetic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824CEE" w:rsidRPr="00BF7674">
        <w:rPr>
          <w:rFonts w:ascii="Arial" w:hAnsi="Arial" w:cs="Arial"/>
        </w:rPr>
        <w:fldChar w:fldCharType="separate"/>
      </w:r>
      <w:r w:rsidR="005F658F" w:rsidRPr="00BF7674">
        <w:rPr>
          <w:rFonts w:ascii="Arial" w:hAnsi="Arial" w:cs="Arial"/>
          <w:kern w:val="0"/>
          <w:vertAlign w:val="superscript"/>
        </w:rPr>
        <w:t>19–21</w:t>
      </w:r>
      <w:r w:rsidR="00824CEE" w:rsidRPr="00BF7674">
        <w:rPr>
          <w:rFonts w:ascii="Arial" w:hAnsi="Arial" w:cs="Arial"/>
        </w:rPr>
        <w:fldChar w:fldCharType="end"/>
      </w:r>
      <w:r w:rsidR="004240D8" w:rsidRPr="00BF7674">
        <w:rPr>
          <w:rFonts w:ascii="Arial" w:hAnsi="Arial" w:cs="Arial"/>
        </w:rPr>
        <w:t>, suggesting that heat exposure may disrupt microbiome homeostasis in ways that promote inflammation and contribute to disease outcomes. Heat sensitivity of the gut microbiome may therefore represent an important proximate mechanism through which elevated temperatures influence host</w:t>
      </w:r>
      <w:r w:rsidR="00155AA5" w:rsidRPr="00BF7674">
        <w:rPr>
          <w:rFonts w:ascii="Arial" w:hAnsi="Arial" w:cs="Arial"/>
        </w:rPr>
        <w:t xml:space="preserve"> health, and, by extension,</w:t>
      </w:r>
      <w:r w:rsidR="004240D8" w:rsidRPr="00BF7674">
        <w:rPr>
          <w:rFonts w:ascii="Arial" w:hAnsi="Arial" w:cs="Arial"/>
        </w:rPr>
        <w:t xml:space="preserve"> </w:t>
      </w:r>
      <w:commentRangeStart w:id="9"/>
      <w:r w:rsidR="004240D8" w:rsidRPr="00BF7674">
        <w:rPr>
          <w:rFonts w:ascii="Arial" w:hAnsi="Arial" w:cs="Arial"/>
        </w:rPr>
        <w:t>reproductive success</w:t>
      </w:r>
      <w:commentRangeEnd w:id="9"/>
      <w:r w:rsidR="00CA0F92" w:rsidRPr="00BF7674">
        <w:rPr>
          <w:rStyle w:val="CommentReference"/>
          <w:rFonts w:ascii="Arial" w:hAnsi="Arial" w:cs="Arial"/>
          <w:sz w:val="24"/>
          <w:szCs w:val="24"/>
        </w:rPr>
        <w:commentReference w:id="9"/>
      </w:r>
      <w:r w:rsidR="004240D8" w:rsidRPr="00BF7674">
        <w:rPr>
          <w:rFonts w:ascii="Arial" w:hAnsi="Arial" w:cs="Arial"/>
        </w:rPr>
        <w:t>.</w:t>
      </w:r>
    </w:p>
    <w:p w14:paraId="276246B1" w14:textId="7F609BC0" w:rsidR="00DA2478" w:rsidRPr="00BF7674" w:rsidRDefault="004E5DC2" w:rsidP="001F0ECF">
      <w:pPr>
        <w:spacing w:after="0"/>
        <w:ind w:firstLine="720"/>
        <w:rPr>
          <w:rFonts w:ascii="Arial" w:hAnsi="Arial" w:cs="Arial"/>
        </w:rPr>
      </w:pPr>
      <w:r w:rsidRPr="00BF7674">
        <w:rPr>
          <w:rFonts w:ascii="Arial" w:hAnsi="Arial" w:cs="Arial"/>
        </w:rPr>
        <w:t xml:space="preserve">However, the effects of heat on the gut microbiome have been studied almost exclusively under experimental conditions designed to isolate the consequences of heat stress. </w:t>
      </w:r>
      <w:r w:rsidR="001F0ECF" w:rsidRPr="00BF7674">
        <w:rPr>
          <w:rFonts w:ascii="Arial" w:hAnsi="Arial" w:cs="Arial"/>
        </w:rPr>
        <w:t>But in natural environments,</w:t>
      </w:r>
      <w:r w:rsidRPr="00BF7674">
        <w:rPr>
          <w:rFonts w:ascii="Arial" w:hAnsi="Arial" w:cs="Arial"/>
        </w:rPr>
        <w:t xml:space="preserve"> heat is rarely experienced as an isolated stressor. Individuals move among microclimates</w:t>
      </w:r>
      <w:r w:rsidRPr="00BF7674">
        <w:rPr>
          <w:rFonts w:ascii="Arial" w:hAnsi="Arial" w:cs="Arial"/>
        </w:rPr>
        <w:fldChar w:fldCharType="begin"/>
      </w:r>
      <w:r w:rsidR="005F658F" w:rsidRPr="00BF7674">
        <w:rPr>
          <w:rFonts w:ascii="Arial" w:hAnsi="Arial" w:cs="Arial"/>
        </w:rPr>
        <w:instrText xml:space="preserve"> ADDIN ZOTERO_ITEM CSL_CITATION {"citationID":"mNkn1kkg","properties":{"formattedCitation":"\\super 22,23\\nosupersub{}","plainCitation":"22,23","noteIndex":0},"citationItems":[{"id":7053,"uris":["http://zotero.org/groups/6297082/items/S5T2LDCV"],"itemData":{"id":7053,"type":"article-journal","abstract":"Increasing concern about the impacts of global warming on biodiversity has stimulated extensive discussion, but methods to translate broad-scale shifts in climate into direct impacts on living animals remain simplistic. A key missing element from models of climatic change impacts on animals is the buffering influence of behavioral thermoregulation. Here, we show how behavioral and mass/energy balance models can be combined with spatial data on climate, topography, and vegetation to predict impacts of increased air temperature on thermoregulating ectotherms such as reptiles and insects (a large portion of global biodiversity). We show that for most “cold-blooded” terrestrial animals, the primary thermal challenge is not to attain high body temperatures (although this is important in temperate environments) but to stay cool (particularly in tropical and desert areas, where ectotherm biodiversity is greatest). The impact of climate warming on thermoregulating ectotherms will depend critically on how changes in vegetation cover alter the availability of shade as well as the animals' capacities to alter their seasonal timing of activity and reproduction. Warmer environments also may increase maintenance energy costs while simultaneously constraining activity time, putting pressure on mass and energy budgets. Energy- and mass-balance models provide a general method to integrate the complexity of these direct interactions between organisms and climate into spatial predictions of the impact of climate change on biodiversity. This methodology allows quantitative organism- and habitat-specific assessments of climate change impacts.","container-title":"Proceedings of the National Academy of Sciences","DOI":"10.1073/pnas.0808913106","issue":"10","page":"3835-3840","publisher":"Proceedings of the National Academy of Sciences","source":"www-pnas-org.proxy.lib.umich.edu (Atypon)","title":"The potential for behavioral thermoregulation to buffer “cold-blooded” animals against climate warming","volume":"106","author":[{"family":"Kearney","given":"Michael"},{"family":"Shine","given":"Richard"},{"family":"Porter","given":"Warren P."}],"issued":{"date-parts":[["2009",3,10]]}}},{"id":7045,"uris":["http://zotero.org/groups/6297082/items/JTGBIP46"],"itemData":{"id":7045,"type":"article-journal","abstract":"We compared bed sites selected by desert mule deer (Odocoileus hemionus eremicus) to nearby random sites to assess bed site features. Thermal cover of bed sites (i.e., vegetation ≥75 cm high that provided shade for a deer) was highest in summer (X̄ = 43.7% ± 4.1 SE) compared to spring (29.7% ± 4.4), winter (33.5% ± 3.1), and autumn (39.8% ± 4.0); however, selection for bed sites with thermal cover that differed most from that available randomly was highest in spring (X̄ difference between bed and random sites = 14.8% ± 5.2) compared to summer (8.3% ± 4.1), winter (6.6% ± 3.5), and autumn (8.6% ± 3.5). Thermal cover is likely important as a contribution to thermoregulation, escape cover, protection of fawns, and fawn survival. /// Comparamos los echaderos seleccionados por el venado bura (Odocoileus hemionus eremicus) a sitios cercanos al azar para determinar las características de los echaderos. La cubierta termal de los echaderos (o sea, vegetación ≥75 cm de altura que proveyó sombra para el venado) fue más alta en el verano (X̄ = 43.7% ± 4.1 SE), comparado con la primavera (27.9% ± 4.4), invierno (33.5% ± 3.1), y otoño (39.8% ± 4.0). Sin embargo, la selección de echaderos con cubierta termal que difirió más que lo disponible al azar fue más alta en la primavera (X̄ diferencia entre echaderos y sitios al azar = 14.8% ± 5.2) comparada con el verano (8.3% ± 4.1), invierno (6.6% ± 3.5), y otoño (8.6% ± 3.5). La cubierta termal es quizás importante como una contribución a la termorregulación, cubierta de escape, protección de ciervos, y supervivencia de ciervos.","container-title":"The Southwestern Naturalist","DOI":"10.2307/3672432","ISSN":"0038-4909","issue":"3","page":"354-357","publisher":"Southwestern Association of Naturalists","source":"JSTOR","title":"Bed-Site Selection by Desert Mule Deer in Southern Arizona","volume":"46","author":[{"family":"Tull","given":"John C."},{"family":"Krausman","given":"Paul R."},{"family":"Steidl","given":"Robert J."}],"issued":{"date-parts":[["2001"]]}}}],"schema":"https://github.com/citation-style-language/schema/raw/master/csl-citation.json"}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22,23</w:t>
      </w:r>
      <w:r w:rsidRPr="00BF7674">
        <w:rPr>
          <w:rFonts w:ascii="Arial" w:hAnsi="Arial" w:cs="Arial"/>
        </w:rPr>
        <w:fldChar w:fldCharType="end"/>
      </w:r>
      <w:r w:rsidRPr="00BF7674">
        <w:rPr>
          <w:rFonts w:ascii="Arial" w:hAnsi="Arial" w:cs="Arial"/>
        </w:rPr>
        <w:t>, weather conditions fluctuate over short timescales</w:t>
      </w:r>
      <w:r w:rsidRPr="00BF7674">
        <w:rPr>
          <w:rFonts w:ascii="Arial" w:hAnsi="Arial" w:cs="Arial"/>
        </w:rPr>
        <w:fldChar w:fldCharType="begin"/>
      </w:r>
      <w:r w:rsidR="005F658F" w:rsidRPr="00BF7674">
        <w:rPr>
          <w:rFonts w:ascii="Arial" w:hAnsi="Arial" w:cs="Arial"/>
        </w:rPr>
        <w:instrText xml:space="preserve"> ADDIN ZOTERO_ITEM CSL_CITATION {"citationID":"PG4V4s3X","properties":{"formattedCitation":"\\super 24\\nosupersub{}","plainCitation":"24","noteIndex":0},"citationItems":[{"id":7055,"uris":["http://zotero.org/groups/6297082/items/AC5NQFDC"],"itemData":{"id":7055,"type":"article-journal","abstract":"The emerging field of mechanistic niche modelling aims to link the functional traits of organisms to their environments to predict survival, reproduction, distribution and abundance. This approach has great potential to increase our understanding of the impacts of environmental change on individuals, populations and communities by providing functional connections between physiological and ecological response to increasingly available spatial environmental data. By their nature, such mechanistic models are more data intensive in comparison with the more widely applied correlative approaches but can potentially provide more spatially and temporally explicit predictions, which are often needed by decision makers. A poorly explored issue in this context is the appropriate level of temporal resolution of input data required for these models, and specifically the error in predictions that can be incurred through the use of temporally averaged data. Here, we review how biomechanical principles from heat-transfer and metabolic theory are currently being used as foundations for mechanistic niche models and consider the consequences of different temporal resolutions of environmental data for modelling the niche of a behaviourally thermoregulating terrestrial lizard. We show that fine-scale temporal resolution (daily) data can be crucial for unbiased inference of climatic impacts on survival, growth and reproduction. This is especially so for species with little capacity for behavioural buffering, because of behavioural or habitat constraints, and for detecting temporal trends. However, coarser-resolution data (long-term monthly averages) can be appropriate for mechanistic studies of climatic constraints on distribution and abundance limits in thermoregulating species at broad spatial scales.","container-title":"Journal of Experimental Biology","DOI":"10.1242/jeb.059634","ISSN":"0022-0949","issue":"6","journalAbbreviation":"J Exp Biol","page":"922-933","source":"Silverchair","title":"Biomechanics meets the ecological niche: the importance of temporal data resolution","title-short":"Biomechanics meets the ecological niche","volume":"215","author":[{"family":"Kearney","given":"Michael R."},{"family":"Matzelle","given":"Allison"},{"family":"Helmuth","given":"Brian"}],"issued":{"date-parts":[["2012",3,15]]}}}],"schema":"https://github.com/citation-style-language/schema/raw/master/csl-citation.json"}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24</w:t>
      </w:r>
      <w:r w:rsidRPr="00BF7674">
        <w:rPr>
          <w:rFonts w:ascii="Arial" w:hAnsi="Arial" w:cs="Arial"/>
        </w:rPr>
        <w:fldChar w:fldCharType="end"/>
      </w:r>
      <w:r w:rsidRPr="00BF7674">
        <w:rPr>
          <w:rFonts w:ascii="Arial" w:hAnsi="Arial" w:cs="Arial"/>
        </w:rPr>
        <w:t>, and heat exposure is shaped by factors including life-history stage</w:t>
      </w:r>
      <w:r w:rsidRPr="00BF7674">
        <w:rPr>
          <w:rFonts w:ascii="Arial" w:hAnsi="Arial" w:cs="Arial"/>
        </w:rPr>
        <w:fldChar w:fldCharType="begin"/>
      </w:r>
      <w:r w:rsidR="005F658F" w:rsidRPr="00BF7674">
        <w:rPr>
          <w:rFonts w:ascii="Arial" w:hAnsi="Arial" w:cs="Arial"/>
        </w:rPr>
        <w:instrText xml:space="preserve"> ADDIN ZOTERO_ITEM CSL_CITATION {"citationID":"9AtYxZMo","properties":{"formattedCitation":"\\super 25\\nosupersub{}","plainCitation":"25","noteIndex":0},"citationItems":[{"id":7060,"uris":["http://zotero.org/groups/6297082/items/IDEHMQBE"],"itemData":{"id":7060,"type":"article-journal","abstract":"Many organisms have complex life cycles with distinct life stages that experience different environmental conditions. How does the complexity of life cycles affect the ecological and evolutionary responses of organisms to climate change? We address this question by exploring several recent case studies and synthetic analyses of insects. First, different life stages may inhabit different microhabitats, and may differ in their thermal sensitivities and other traits that are important for responses to climate. For example, the life stages of Manduca experience different patterns of thermal and hydric variability, and differ in tolerance to high temperatures. Second, life stages may differ in their mechanisms for adaptation to local climatic conditions. For example, in Colias, larvae in different geographic populations and species adapt to local climate via differences in optimal and maximal temperatures for feeding and growth, whereas adults adapt via differences in melanin of the wings and in other morphological traits. Third, we extend a recent analysis of the temperature-dependence of insect population growth to demonstrate how changes in temperature can differently impact juvenile survival and adult reproduction. In both temperate and tropical regions, high rates of adult reproduction in a given environment may not be realized if occasional, high temperatures prevent survival to maturity. This suggests that considering the differing responses of multiple life stages is essential to understand the ecological and evolutionary consequences of climate change.","container-title":"Integrative and Comparative Biology","DOI":"10.1093/icb/icr015","ISSN":"1540-7063","issue":"5","journalAbbreviation":"Integr Comp Biol","page":"719-732","source":"Silverchair","title":"Complex Life Cycles and the Responses of Insects to Climate Change","volume":"51","author":[{"family":"Kingsolver","given":"Joel G."},{"family":"Arthur Woods","given":"H."},{"family":"Buckley","given":"Lauren B."},{"family":"Potter","given":"Kristen A."},{"family":"MacLean","given":"Heidi J."},{"family":"Higgins","given":"Jessica K."}],"issued":{"date-parts":[["2011",11,1]]}}}],"schema":"https://github.com/citation-style-language/schema/raw/master/csl-citation.json"}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25</w:t>
      </w:r>
      <w:r w:rsidRPr="00BF7674">
        <w:rPr>
          <w:rFonts w:ascii="Arial" w:hAnsi="Arial" w:cs="Arial"/>
        </w:rPr>
        <w:fldChar w:fldCharType="end"/>
      </w:r>
      <w:r w:rsidRPr="00BF7674">
        <w:rPr>
          <w:rFonts w:ascii="Arial" w:hAnsi="Arial" w:cs="Arial"/>
        </w:rPr>
        <w:t xml:space="preserve">, </w:t>
      </w:r>
      <w:r w:rsidRPr="00BF7674">
        <w:rPr>
          <w:rFonts w:ascii="Arial" w:hAnsi="Arial" w:cs="Arial"/>
        </w:rPr>
        <w:lastRenderedPageBreak/>
        <w:t>behavioral thermoregulation</w:t>
      </w:r>
      <w:r w:rsidRPr="00BF7674">
        <w:rPr>
          <w:rFonts w:ascii="Arial" w:hAnsi="Arial" w:cs="Arial"/>
        </w:rPr>
        <w:fldChar w:fldCharType="begin"/>
      </w:r>
      <w:r w:rsidR="005F658F" w:rsidRPr="00BF7674">
        <w:rPr>
          <w:rFonts w:ascii="Arial" w:hAnsi="Arial" w:cs="Arial"/>
        </w:rPr>
        <w:instrText xml:space="preserve"> ADDIN ZOTERO_ITEM CSL_CITATION {"citationID":"PFVoLnDa","properties":{"formattedCitation":"\\super 26,27\\nosupersub{}","plainCitation":"26,27","noteIndex":0},"citationItems":[{"id":545,"uris":["http://zotero.org/users/13901503/items/DK9CP8XR"],"itemData":{"id":545,"type":"article-journal","abstract":"We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M."}],"issued":{"date-parts":[["2009"]]}}},{"id":7042,"uris":["http://zotero.org/groups/6297082/items/ZZTCX5WG"],"itemData":{"id":7042,"type":"article-journal","abstract":"Desert ungulates must contend with high solar radiation, high ambient temperatures, a lack of water and cover, unpredictable food resources, and the challenges these factors present for thermoregulation and water balance. To deal with the conflicting challenges of maintaining body temperature within acceptable limits and minimizing water loss, desert ungulates use a variety of physiological, morphological, and behavioral mechanisms. The mechanisms involved in thermoregulation and water balance have been studied in many domestic and wild African and Middle Eastern ungulates; studies involving ungulates inhabiting North American deserts are limited in comparison. Our objectives were to review available scientific literature on thermoregulation, water balance, and the effects of dehydration in desert ungulates. We discuss the physiological, morphological, and behavioral mechanisms used by ungulates to maintain temperature and water balance in arid environments, and the implications for research and management of desert ungulates in western North America.","container-title":"Wildlife Society Bulletin","DOI":"10.2193/0091-7648(2006)34[570:MOTAWB]2.0.CO;2","ISSN":"1938-5463","issue":"3","journalAbbreviation":"Wildl. Soc. Bull.","language":"en","note":"_eprint: https://onlinelibrary.wiley.com/doi/pdf/10.2193/0091-7648%282006%2934%5B570%3AMOTAWB%5D2.0.CO%3B2","page":"570-581","source":"Wiley Online Library","title":"Mechanisms of Thermoregulation and Water Balance in Desert Ungulates","volume":"34","author":[{"family":"Iii","given":"James W. Cain"},{"family":"Krausman","given":"Paul R."},{"family":"Rosenstock","given":"Steven S."},{"family":"Turner","given":"Jack C."}],"issued":{"date-parts":[["2006"]]}}}],"schema":"https://github.com/citation-style-language/schema/raw/master/csl-citation.json"}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26,27</w:t>
      </w:r>
      <w:r w:rsidRPr="00BF7674">
        <w:rPr>
          <w:rFonts w:ascii="Arial" w:hAnsi="Arial" w:cs="Arial"/>
        </w:rPr>
        <w:fldChar w:fldCharType="end"/>
      </w:r>
      <w:r w:rsidRPr="00BF7674">
        <w:rPr>
          <w:rFonts w:ascii="Arial" w:hAnsi="Arial" w:cs="Arial"/>
        </w:rPr>
        <w:t>, and prior thermal exposure</w:t>
      </w:r>
      <w:r w:rsidRPr="00BF7674">
        <w:rPr>
          <w:rFonts w:ascii="Arial" w:hAnsi="Arial" w:cs="Arial"/>
        </w:rPr>
        <w:fldChar w:fldCharType="begin"/>
      </w:r>
      <w:r w:rsidR="005F658F" w:rsidRPr="00BF7674">
        <w:rPr>
          <w:rFonts w:ascii="Arial" w:hAnsi="Arial" w:cs="Arial"/>
        </w:rPr>
        <w:instrText xml:space="preserve"> ADDIN ZOTERO_ITEM CSL_CITATION {"citationID":"mRpjKJXG","properties":{"formattedCitation":"\\super 5\\nosupersub{}","plainCitation":"5","noteIndex":0},"citationItems":[{"id":905,"uris":["http://zotero.org/users/13901503/items/3AZ25ELL"],"itemData":{"id":905,"type":"article-journal","abstract":"Thermal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5</w:t>
      </w:r>
      <w:r w:rsidRPr="00BF7674">
        <w:rPr>
          <w:rFonts w:ascii="Arial" w:hAnsi="Arial" w:cs="Arial"/>
        </w:rPr>
        <w:fldChar w:fldCharType="end"/>
      </w:r>
      <w:r w:rsidRPr="00BF7674">
        <w:rPr>
          <w:rFonts w:ascii="Arial" w:hAnsi="Arial" w:cs="Arial"/>
        </w:rPr>
        <w:t xml:space="preserve">. Additionally, gut microbiomes are simultaneously influenced by diet, social behavior, ecological conditions, and host </w:t>
      </w:r>
      <w:r w:rsidR="00155AA5" w:rsidRPr="00BF7674">
        <w:rPr>
          <w:rFonts w:ascii="Arial" w:hAnsi="Arial" w:cs="Arial"/>
        </w:rPr>
        <w:t>demographics</w:t>
      </w:r>
      <w:r w:rsidRPr="00BF7674">
        <w:rPr>
          <w:rFonts w:ascii="Arial" w:hAnsi="Arial" w:cs="Arial"/>
        </w:rPr>
        <w:t xml:space="preserve">, creating a level of complexity that is difficult to reproduce experimentally. </w:t>
      </w:r>
      <w:commentRangeStart w:id="10"/>
      <w:r w:rsidRPr="00BF7674">
        <w:rPr>
          <w:rFonts w:ascii="Arial" w:hAnsi="Arial" w:cs="Arial"/>
        </w:rPr>
        <w:t xml:space="preserve">As a result, it remains unclear whether microbiome changes associated with experimentally induced heat stress are relevant under natural conditions or whether ambient temperatures experienced in the wild are sufficient to produce these effects. </w:t>
      </w:r>
      <w:commentRangeEnd w:id="10"/>
      <w:r w:rsidR="00CA0F92" w:rsidRPr="00BF7674">
        <w:rPr>
          <w:rStyle w:val="CommentReference"/>
          <w:rFonts w:ascii="Arial" w:hAnsi="Arial" w:cs="Arial"/>
          <w:sz w:val="24"/>
          <w:szCs w:val="24"/>
        </w:rPr>
        <w:commentReference w:id="10"/>
      </w:r>
      <w:r w:rsidRPr="00BF7674">
        <w:rPr>
          <w:rFonts w:ascii="Arial" w:hAnsi="Arial" w:cs="Arial"/>
        </w:rPr>
        <w:t xml:space="preserve">Studying wild animals, therefore, provides a unique opportunity to evaluate microbiome responses to temperature </w:t>
      </w:r>
      <w:r w:rsidR="00DA2478" w:rsidRPr="00BF7674">
        <w:rPr>
          <w:rFonts w:ascii="Arial" w:hAnsi="Arial" w:cs="Arial"/>
        </w:rPr>
        <w:t>in the context of real-world environmental</w:t>
      </w:r>
      <w:r w:rsidRPr="00BF7674">
        <w:rPr>
          <w:rFonts w:ascii="Arial" w:hAnsi="Arial" w:cs="Arial"/>
        </w:rPr>
        <w:t xml:space="preserve"> complexity, allowing for more accurate identification of the thermal conditions capable of driving these changes. Such work may also improve our understanding of how environmental conditions contribute to gastrointestinal and inflammatory disease</w:t>
      </w:r>
      <w:r w:rsidR="00DA2478" w:rsidRPr="00BF7674">
        <w:rPr>
          <w:rFonts w:ascii="Arial" w:hAnsi="Arial" w:cs="Arial"/>
        </w:rPr>
        <w:t>s</w:t>
      </w:r>
      <w:r w:rsidRPr="00BF7674">
        <w:rPr>
          <w:rFonts w:ascii="Arial" w:hAnsi="Arial" w:cs="Arial"/>
        </w:rPr>
        <w:t>, particularly as climate change increases the frequency and intensity of heat exposure.</w:t>
      </w:r>
    </w:p>
    <w:p w14:paraId="324A0A04" w14:textId="5CC39691" w:rsidR="00E33218" w:rsidRPr="00BF7674" w:rsidRDefault="00E33218" w:rsidP="006615E6">
      <w:pPr>
        <w:spacing w:after="0"/>
        <w:ind w:firstLine="720"/>
        <w:rPr>
          <w:rFonts w:ascii="Arial" w:hAnsi="Arial" w:cs="Arial"/>
        </w:rPr>
      </w:pPr>
      <w:r w:rsidRPr="00BF7674">
        <w:rPr>
          <w:rFonts w:ascii="Arial" w:hAnsi="Arial" w:cs="Arial"/>
        </w:rPr>
        <w:t xml:space="preserve">Here, </w:t>
      </w:r>
      <w:r w:rsidR="00DA2478" w:rsidRPr="00BF7674">
        <w:rPr>
          <w:rFonts w:ascii="Arial" w:hAnsi="Arial" w:cs="Arial"/>
        </w:rPr>
        <w:t xml:space="preserve">we assess how natural variation in ambient temperature predicts gut microbiome taxonomic composition </w:t>
      </w:r>
      <w:r w:rsidR="001F0ECF" w:rsidRPr="00BF7674">
        <w:rPr>
          <w:rFonts w:ascii="Arial" w:hAnsi="Arial" w:cs="Arial"/>
        </w:rPr>
        <w:t xml:space="preserve">(n = 699 16s rRNA sequences) </w:t>
      </w:r>
      <w:r w:rsidR="00DA2478" w:rsidRPr="00BF7674">
        <w:rPr>
          <w:rFonts w:ascii="Arial" w:hAnsi="Arial" w:cs="Arial"/>
        </w:rPr>
        <w:t>and functional potential</w:t>
      </w:r>
      <w:r w:rsidR="001F0ECF" w:rsidRPr="00BF7674">
        <w:rPr>
          <w:rFonts w:ascii="Arial" w:hAnsi="Arial" w:cs="Arial"/>
        </w:rPr>
        <w:t xml:space="preserve"> (n = 87 metagenomic sequences) over 11 months</w:t>
      </w:r>
      <w:r w:rsidR="00DA2478" w:rsidRPr="00BF7674">
        <w:rPr>
          <w:rFonts w:ascii="Arial" w:hAnsi="Arial" w:cs="Arial"/>
        </w:rPr>
        <w:t xml:space="preserve"> in wild</w:t>
      </w:r>
      <w:r w:rsidR="001F0ECF" w:rsidRPr="00BF7674">
        <w:rPr>
          <w:rFonts w:ascii="Arial" w:hAnsi="Arial" w:cs="Arial"/>
        </w:rPr>
        <w:t xml:space="preserve">, white-faced </w:t>
      </w:r>
      <w:r w:rsidR="00DA2478" w:rsidRPr="00BF7674">
        <w:rPr>
          <w:rFonts w:ascii="Arial" w:hAnsi="Arial" w:cs="Arial"/>
        </w:rPr>
        <w:t>capuchin monkeys (</w:t>
      </w:r>
      <w:r w:rsidR="00DA2478" w:rsidRPr="00BF7674">
        <w:rPr>
          <w:rStyle w:val="Emphasis"/>
          <w:rFonts w:ascii="Arial" w:eastAsiaTheme="majorEastAsia" w:hAnsi="Arial" w:cs="Arial"/>
        </w:rPr>
        <w:t>Cebus imitator</w:t>
      </w:r>
      <w:r w:rsidR="00DA2478" w:rsidRPr="00BF7674">
        <w:rPr>
          <w:rFonts w:ascii="Arial" w:hAnsi="Arial" w:cs="Arial"/>
        </w:rPr>
        <w:t>). Our study population lives in a tropical dry forest fragment in northwestern Costa Rica</w:t>
      </w:r>
      <w:r w:rsidR="008A1C64" w:rsidRPr="00BF7674">
        <w:rPr>
          <w:rFonts w:ascii="Arial" w:hAnsi="Arial" w:cs="Arial"/>
        </w:rPr>
        <w:t>,</w:t>
      </w:r>
      <w:r w:rsidR="00DA2478" w:rsidRPr="00BF7674">
        <w:rPr>
          <w:rFonts w:ascii="Arial" w:hAnsi="Arial" w:cs="Arial"/>
        </w:rPr>
        <w:t xml:space="preserve"> characterized by extreme seasonality between the wet and dry seasons. </w:t>
      </w:r>
      <w:r w:rsidR="006615E6" w:rsidRPr="00BF7674">
        <w:rPr>
          <w:rFonts w:ascii="Arial" w:hAnsi="Arial" w:cs="Arial"/>
        </w:rPr>
        <w:t>This exposes individuals to a wide range of ambient temperatures (approximately 25-35 °C), with the dry season characterized by the highest temperatures and more than four months with little to no rainfall</w:t>
      </w:r>
      <w:r w:rsidR="006615E6" w:rsidRPr="00BF7674">
        <w:rPr>
          <w:rFonts w:ascii="Arial" w:hAnsi="Arial" w:cs="Arial"/>
        </w:rPr>
        <w:fldChar w:fldCharType="begin"/>
      </w:r>
      <w:r w:rsidR="005F658F" w:rsidRPr="00BF7674">
        <w:rPr>
          <w:rFonts w:ascii="Arial" w:hAnsi="Arial" w:cs="Arial"/>
        </w:rPr>
        <w:instrText xml:space="preserve"> ADDIN ZOTERO_ITEM CSL_CITATION {"citationID":"8QpD10B3","properties":{"unsorted":false,"formattedCitation":"\\super 28\\nosupersub{}","plainCitation":"28","noteIndex":0},"citationItems":[{"id":559,"uris":["http://zotero.org/users/13901503/items/Z3E2X5D7"],"itemData":{"id":559,"type":"article-journal","abstract":"Across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28</w:t>
      </w:r>
      <w:r w:rsidR="006615E6" w:rsidRPr="00BF7674">
        <w:rPr>
          <w:rFonts w:ascii="Arial" w:hAnsi="Arial" w:cs="Arial"/>
        </w:rPr>
        <w:fldChar w:fldCharType="end"/>
      </w:r>
      <w:r w:rsidR="006615E6" w:rsidRPr="00BF7674">
        <w:rPr>
          <w:rFonts w:ascii="Arial" w:hAnsi="Arial" w:cs="Arial"/>
        </w:rPr>
        <w:t xml:space="preserve">. </w:t>
      </w:r>
      <w:r w:rsidR="00102E90" w:rsidRPr="00BF7674">
        <w:rPr>
          <w:rFonts w:ascii="Arial" w:hAnsi="Arial" w:cs="Arial"/>
        </w:rPr>
        <w:t xml:space="preserve">Importantly, elevated temperatures during the dry season covary with substantial ecological and behavioral changes, including </w:t>
      </w:r>
      <w:del w:id="11" w:author="Marshall, Andrew" w:date="2026-05-15T13:27:00Z" w16du:dateUtc="2026-05-15T17:27:00Z">
        <w:r w:rsidR="00102E90" w:rsidRPr="00BF7674" w:rsidDel="00CA0F92">
          <w:rPr>
            <w:rFonts w:ascii="Arial" w:hAnsi="Arial" w:cs="Arial"/>
          </w:rPr>
          <w:delText xml:space="preserve">leaf </w:delText>
        </w:r>
      </w:del>
      <w:r w:rsidR="00102E90" w:rsidRPr="00BF7674">
        <w:rPr>
          <w:rFonts w:ascii="Arial" w:hAnsi="Arial" w:cs="Arial"/>
        </w:rPr>
        <w:t>loss</w:t>
      </w:r>
      <w:ins w:id="12" w:author="Marshall, Andrew" w:date="2026-05-15T13:27:00Z" w16du:dateUtc="2026-05-15T17:27:00Z">
        <w:r w:rsidR="00CA0F92">
          <w:rPr>
            <w:rFonts w:ascii="Arial" w:hAnsi="Arial" w:cs="Arial"/>
          </w:rPr>
          <w:t xml:space="preserve"> of leaves</w:t>
        </w:r>
      </w:ins>
      <w:r w:rsidR="00102E90" w:rsidRPr="00BF7674">
        <w:rPr>
          <w:rFonts w:ascii="Arial" w:hAnsi="Arial" w:cs="Arial"/>
        </w:rPr>
        <w:t xml:space="preserve">, shifts in food and water availability, and changes in host behavior associated with thermoregulation </w:t>
      </w:r>
      <w:r w:rsidR="008A1C64" w:rsidRPr="00BF7674">
        <w:rPr>
          <w:rFonts w:ascii="Arial" w:hAnsi="Arial" w:cs="Arial"/>
        </w:rPr>
        <w:fldChar w:fldCharType="begin"/>
      </w:r>
      <w:r w:rsidR="005F658F" w:rsidRPr="00BF7674">
        <w:rPr>
          <w:rFonts w:ascii="Arial" w:hAnsi="Arial" w:cs="Arial"/>
        </w:rPr>
        <w:instrText xml:space="preserve"> ADDIN ZOTERO_ITEM CSL_CITATION {"citationID":"8SCwkCBy","properties":{"unsorted":false,"formattedCitation":"\\super 26\\nosupersub{}","plainCitation":"26","noteIndex":0},"citationItems":[{"id":545,"uris":["http://zotero.org/users/13901503/items/DK9CP8XR"],"itemData":{"id":545,"type":"article-journal","abstract":"We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26</w:t>
      </w:r>
      <w:r w:rsidR="008A1C64" w:rsidRPr="00BF7674">
        <w:rPr>
          <w:rFonts w:ascii="Arial" w:hAnsi="Arial" w:cs="Arial"/>
        </w:rPr>
        <w:fldChar w:fldCharType="end"/>
      </w:r>
      <w:r w:rsidR="006615E6" w:rsidRPr="00BF7674">
        <w:rPr>
          <w:rFonts w:ascii="Arial" w:hAnsi="Arial" w:cs="Arial"/>
        </w:rPr>
        <w:t xml:space="preserve"> </w:t>
      </w:r>
      <w:r w:rsidR="00102E90" w:rsidRPr="00BF7674">
        <w:rPr>
          <w:rFonts w:ascii="Arial" w:hAnsi="Arial" w:cs="Arial"/>
        </w:rPr>
        <w:t xml:space="preserve">and resource </w:t>
      </w:r>
      <w:r w:rsidR="001F0ECF" w:rsidRPr="00BF7674">
        <w:rPr>
          <w:rFonts w:ascii="Arial" w:hAnsi="Arial" w:cs="Arial"/>
        </w:rPr>
        <w:t>distribution</w:t>
      </w:r>
      <w:r w:rsidR="008A1C64" w:rsidRPr="00BF7674">
        <w:rPr>
          <w:rFonts w:ascii="Arial" w:hAnsi="Arial" w:cs="Arial"/>
        </w:rPr>
        <w:fldChar w:fldCharType="begin"/>
      </w:r>
      <w:r w:rsidR="005F658F" w:rsidRPr="00BF7674">
        <w:rPr>
          <w:rFonts w:ascii="Arial" w:hAnsi="Arial" w:cs="Arial"/>
        </w:rPr>
        <w:instrText xml:space="preserve"> ADDIN ZOTERO_ITEM CSL_CITATION {"citationID":"rMi5t6BK","properties":{"unsorted":false,"formattedCitation":"\\super 29\\nosupersub{}","plainCitation":"29","noteIndex":0},"citationItems":[{"id":7262,"uris":["http://zotero.org/users/13901503/items/CTFFN4UR"],"itemData":{"id":7262,"type":"article-journal","abstract":"The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29</w:t>
      </w:r>
      <w:r w:rsidR="008A1C64" w:rsidRPr="00BF7674">
        <w:rPr>
          <w:rFonts w:ascii="Arial" w:hAnsi="Arial" w:cs="Arial"/>
        </w:rPr>
        <w:fldChar w:fldCharType="end"/>
      </w:r>
      <w:r w:rsidR="00102E90" w:rsidRPr="00BF7674">
        <w:rPr>
          <w:rFonts w:ascii="Arial" w:hAnsi="Arial" w:cs="Arial"/>
        </w:rPr>
        <w:t xml:space="preserve">. </w:t>
      </w:r>
      <w:r w:rsidR="001F0ECF" w:rsidRPr="00BF7674">
        <w:rPr>
          <w:rFonts w:ascii="Arial" w:hAnsi="Arial" w:cs="Arial"/>
        </w:rPr>
        <w:t xml:space="preserve">We attempted to account for these seasonal changes by using a long-term temperature metric (a two-week average </w:t>
      </w:r>
      <w:r w:rsidR="008A1C64" w:rsidRPr="00BF7674">
        <w:rPr>
          <w:rFonts w:ascii="Arial" w:hAnsi="Arial" w:cs="Arial"/>
        </w:rPr>
        <w:t xml:space="preserve">maximum </w:t>
      </w:r>
      <w:r w:rsidR="001F0ECF" w:rsidRPr="00BF7674">
        <w:rPr>
          <w:rFonts w:ascii="Arial" w:hAnsi="Arial" w:cs="Arial"/>
        </w:rPr>
        <w:t>temperature predictor) that was more likely to capture the effects of the thermal environment rather than short-term shifts in diet, ranging behavior, or social interactions that covary with temperature, while also controlling for broad dietary variation and rainfall</w:t>
      </w:r>
      <w:r w:rsidR="006615E6" w:rsidRPr="00BF7674">
        <w:rPr>
          <w:rFonts w:ascii="Arial" w:hAnsi="Arial" w:cs="Arial"/>
        </w:rPr>
        <w:fldChar w:fldCharType="begin"/>
      </w:r>
      <w:r w:rsidR="005F658F" w:rsidRPr="00BF7674">
        <w:rPr>
          <w:rFonts w:ascii="Arial" w:hAnsi="Arial" w:cs="Arial"/>
        </w:rPr>
        <w:instrText xml:space="preserve"> ADDIN ZOTERO_ITEM CSL_CITATION {"citationID":"p9ZtU06h","properties":{"unsorted":false,"formattedCitation":"\\super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30</w:t>
      </w:r>
      <w:r w:rsidR="006615E6" w:rsidRPr="00BF7674">
        <w:rPr>
          <w:rFonts w:ascii="Arial" w:hAnsi="Arial" w:cs="Arial"/>
        </w:rPr>
        <w:fldChar w:fldCharType="end"/>
      </w:r>
      <w:r w:rsidR="001F0ECF" w:rsidRPr="00BF7674">
        <w:rPr>
          <w:rFonts w:ascii="Arial" w:hAnsi="Arial" w:cs="Arial"/>
        </w:rPr>
        <w:t>. However, because this is a wild system, we were unable to isolate the direct effects of heat exposure on the microbiome. Instead, our study captures the relationship between the gut microbiome and the broader environmental context in which high temperatures are naturally experienced by our study species. This allowed us to evaluate whether ambient temperatures under real-world conditions predict microbiome changes similar to those observed during experimental heat stress.</w:t>
      </w:r>
    </w:p>
    <w:p w14:paraId="4FA1A7B4" w14:textId="783BBD9A" w:rsidR="005B00A1" w:rsidRPr="00BF7674" w:rsidRDefault="0040141B" w:rsidP="0040141B">
      <w:pPr>
        <w:ind w:firstLine="720"/>
        <w:rPr>
          <w:rFonts w:ascii="Arial" w:hAnsi="Arial" w:cs="Arial"/>
        </w:rPr>
      </w:pPr>
      <w:r w:rsidRPr="00BF7674">
        <w:rPr>
          <w:rFonts w:ascii="Arial" w:hAnsi="Arial" w:cs="Arial"/>
        </w:rPr>
        <w:t>White-faced capuchins are well suited for this study because, like many tropical taxa, they evolved within a relatively narrow thermal niche</w:t>
      </w:r>
      <w:r w:rsidRPr="00BF7674">
        <w:rPr>
          <w:rFonts w:ascii="Arial" w:hAnsi="Arial" w:cs="Arial"/>
        </w:rPr>
        <w:fldChar w:fldCharType="begin"/>
      </w:r>
      <w:r w:rsidR="005F658F" w:rsidRPr="00BF7674">
        <w:rPr>
          <w:rFonts w:ascii="Arial" w:hAnsi="Arial" w:cs="Arial"/>
        </w:rPr>
        <w:instrText xml:space="preserve"> ADDIN ZOTERO_ITEM CSL_CITATION {"citationID":"xqcnuIrZ","properties":{"formattedCitation":"\\super 31,32\\nosupersub{}","plainCitation":"31,32","noteIndex":0},"citationItems":[{"id":498,"uris":["http://zotero.org/users/13901503/items/S7CPPLIV"],"itemData":{"id":498,"type":"article-journal","abstract":"Understanding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Author(s)","page":"1198","publisher":"Nature Publishing Group","source":"www-nature-com.proxy.lib.umich.edu","title":"The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Ángel"}],"issued":{"date-parts":[["2021",2,19]]}}},{"id":320,"uris":["http://zotero.org/users/13901503/items/X9UMPHJP"],"itemData":{"id":320,"type":"article-journal","container-title":"Science","DOI":"10.1126/science.1159328","ISSN":"0036-8075, 1095-9203","issue":"5881","journalAbbreviation":"Science","language":"en","page":"1296-1297","source":"DOI.org (Crossref)","title":"Putting the Heat on Tropical Animals","volume":"320","author":[{"family":"Tewksbury","given":"Joshua J."},{"family":"Huey","given":"Raymond B."},{"family":"Deutsch","given":"Curtis A."}],"issued":{"date-parts":[["2008",6,6]]}}}],"schema":"https://github.com/citation-style-language/schema/raw/master/csl-citation.json"}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31,32</w:t>
      </w:r>
      <w:r w:rsidRPr="00BF7674">
        <w:rPr>
          <w:rFonts w:ascii="Arial" w:hAnsi="Arial" w:cs="Arial"/>
        </w:rPr>
        <w:fldChar w:fldCharType="end"/>
      </w:r>
      <w:r w:rsidRPr="00BF7674">
        <w:rPr>
          <w:rFonts w:ascii="Arial" w:hAnsi="Arial" w:cs="Arial"/>
        </w:rPr>
        <w:t>, yet appear more heat-sensitive than other sympatric primate species</w:t>
      </w:r>
      <w:r w:rsidRPr="00BF7674">
        <w:rPr>
          <w:rFonts w:ascii="Arial" w:hAnsi="Arial" w:cs="Arial"/>
        </w:rPr>
        <w:fldChar w:fldCharType="begin"/>
      </w:r>
      <w:r w:rsidR="005F658F" w:rsidRPr="00BF7674">
        <w:rPr>
          <w:rFonts w:ascii="Arial" w:hAnsi="Arial" w:cs="Arial"/>
        </w:rPr>
        <w:instrText xml:space="preserve"> ADDIN ZOTERO_ITEM CSL_CITATION {"citationID":"2cCPLCvf","properties":{"formattedCitation":"\\super 33,34\\nosupersub{}","plainCitation":"33,34","noteIndex":0},"citationItems":[{"id":7211,"uris":["http://zotero.org/users/13901503/items/DHT8ABS6"],"itemData":{"id":7211,"type":"article-journal","container-title":"International Journal of Primatology","issue":"5","language":"en","source":"Zotero","title":"Neotropical Primates in a Regenerating Costa Rican Dry Forest: A Comparison of Howler and Capuchin Population Patterns","volume":"22","author":[{"family":"Fedigan","given":"Linda Marie"},{"family":"Jack","given":"Katharine"}],"issued":{"date-parts":[["2001"]]}}},{"id":7174,"uris":["http://zotero.org/users/13901503/items/UP2S2QZ7"],"itemData":{"id":7174,"type":"chapter","collection-title":"Developments in Primatology: Progress and Prospects","container-title":"Primate Life Histories, Sex Roles, and Adaptability: Essays in Honour of Linda M. Fedigan","DOI":"10.1007/978-3-319-98285-4","ISBN":"978-3-319-98284-7","language":"en","license":"http://www.springer.com/tdm","publisher":"Springer International Publishing","publisher-place":"Cham","source":"DOI.org (Crossref)","title":"The Specialist Capuchin? Using Ecological Niche Models to Compare Niche Breadth in Mesoamerican Primates","URL":"http://link.springer.com/10.1007/978-3-319-98285-4","editor":[{"family":"Johnson","given":"Steig E."},{"family":"Kerry","given":"A. Brown"}],"accessed":{"date-parts":[["2026",1,20]]},"issued":{"date-parts":[["2018"]]}}}],"schema":"https://github.com/citation-style-language/schema/raw/master/csl-citation.json"}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33,34</w:t>
      </w:r>
      <w:r w:rsidRPr="00BF7674">
        <w:rPr>
          <w:rFonts w:ascii="Arial" w:hAnsi="Arial" w:cs="Arial"/>
        </w:rPr>
        <w:fldChar w:fldCharType="end"/>
      </w:r>
      <w:r w:rsidRPr="00BF7674">
        <w:rPr>
          <w:rFonts w:ascii="Arial" w:hAnsi="Arial" w:cs="Arial"/>
        </w:rPr>
        <w:t xml:space="preserve">. Previous work in this population also suggests that rising temperatures associated with climate change may already expose individuals to temperatures exceeding their thermal tolerance, with consequences for </w:t>
      </w:r>
      <w:r w:rsidRPr="00BF7674">
        <w:rPr>
          <w:rFonts w:ascii="Arial" w:hAnsi="Arial" w:cs="Arial"/>
        </w:rPr>
        <w:lastRenderedPageBreak/>
        <w:t>immune performance</w:t>
      </w:r>
      <w:r w:rsidR="008A1C64" w:rsidRPr="00BF7674">
        <w:rPr>
          <w:rFonts w:ascii="Arial" w:hAnsi="Arial" w:cs="Arial"/>
        </w:rPr>
        <w:fldChar w:fldCharType="begin"/>
      </w:r>
      <w:r w:rsidR="005F658F" w:rsidRPr="00BF7674">
        <w:rPr>
          <w:rFonts w:ascii="Arial" w:hAnsi="Arial" w:cs="Arial"/>
        </w:rPr>
        <w:instrText xml:space="preserve"> ADDIN ZOTERO_ITEM CSL_CITATION {"citationID":"HNNvLhko","properties":{"unsorted":false,"formattedCitation":"\\super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30</w:t>
      </w:r>
      <w:r w:rsidR="008A1C64" w:rsidRPr="00BF7674">
        <w:rPr>
          <w:rFonts w:ascii="Arial" w:hAnsi="Arial" w:cs="Arial"/>
        </w:rPr>
        <w:fldChar w:fldCharType="end"/>
      </w:r>
      <w:r w:rsidRPr="00BF7674">
        <w:rPr>
          <w:rFonts w:ascii="Arial" w:hAnsi="Arial" w:cs="Arial"/>
        </w:rPr>
        <w:t>. Here, we show that high ambient temperatures predict gut microbiome changes similar to those observed under experimental heat stress. Importantly, these changes exhibit strong taxonomic and functional signatures of dysbiosis, including shifts associated with inflammatory disease and loss of commensal microbial functions important for host health</w:t>
      </w:r>
      <w:r w:rsidR="008A1C64" w:rsidRPr="00BF7674">
        <w:rPr>
          <w:rFonts w:ascii="Arial" w:hAnsi="Arial" w:cs="Arial"/>
        </w:rPr>
        <w:fldChar w:fldCharType="begin"/>
      </w:r>
      <w:r w:rsidR="005F658F" w:rsidRPr="00BF7674">
        <w:rPr>
          <w:rFonts w:ascii="Arial" w:hAnsi="Arial" w:cs="Arial"/>
        </w:rPr>
        <w:instrText xml:space="preserve"> ADDIN ZOTERO_ITEM CSL_CITATION {"citationID":"X92jnJeq","properties":{"unsorted":false,"formattedCitation":"\\super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9</w:t>
      </w:r>
      <w:r w:rsidR="008A1C64" w:rsidRPr="00BF7674">
        <w:rPr>
          <w:rFonts w:ascii="Arial" w:hAnsi="Arial" w:cs="Arial"/>
        </w:rPr>
        <w:fldChar w:fldCharType="end"/>
      </w:r>
      <w:r w:rsidRPr="00BF7674">
        <w:rPr>
          <w:rFonts w:ascii="Arial" w:hAnsi="Arial" w:cs="Arial"/>
        </w:rPr>
        <w:t xml:space="preserve">. Together, these findings provide some of the first evidence that ambient temperature is a meaningful predictor of gut microbiome composition and functional potential under real-world conditions. </w:t>
      </w:r>
    </w:p>
    <w:p w14:paraId="0FFC0590" w14:textId="23EA4694" w:rsidR="006E5658" w:rsidRPr="00BF7674" w:rsidRDefault="006E5658" w:rsidP="006E5658">
      <w:pPr>
        <w:rPr>
          <w:rFonts w:ascii="Arial" w:hAnsi="Arial" w:cs="Arial"/>
        </w:rPr>
      </w:pPr>
      <w:r w:rsidRPr="00BF7674">
        <w:rPr>
          <w:rFonts w:ascii="Arial" w:hAnsi="Arial" w:cs="Arial"/>
        </w:rPr>
        <w:t xml:space="preserve">Results: </w:t>
      </w:r>
    </w:p>
    <w:p w14:paraId="526E1185" w14:textId="18A04120" w:rsidR="006E5658" w:rsidRPr="00BF7674" w:rsidRDefault="006E5658" w:rsidP="006E5658">
      <w:pPr>
        <w:spacing w:after="0"/>
        <w:rPr>
          <w:rFonts w:ascii="Arial" w:hAnsi="Arial" w:cs="Arial"/>
        </w:rPr>
      </w:pPr>
      <w:r w:rsidRPr="00BF7674">
        <w:rPr>
          <w:rFonts w:ascii="Arial" w:hAnsi="Arial" w:cs="Arial"/>
          <w:b/>
          <w:bCs/>
        </w:rPr>
        <w:t xml:space="preserve">Temperature predicts gut microbiome taxonomic and functional diversity. </w:t>
      </w:r>
      <w:r w:rsidRPr="00BF7674">
        <w:rPr>
          <w:rFonts w:ascii="Arial" w:hAnsi="Arial" w:cs="Arial"/>
        </w:rPr>
        <w:t xml:space="preserve">To assess the relationship between temperature and community-level composition, we compared a baseline model that accounted for known predictors of microbiome composition (sex, social group, diet, and season) to a model that included both the baseline predictors and temperature (Fig. 1S). We measured alpha diversity using </w:t>
      </w:r>
      <w:r w:rsidR="00B0357B" w:rsidRPr="00BF7674">
        <w:rPr>
          <w:rFonts w:ascii="Arial" w:hAnsi="Arial" w:cs="Arial"/>
        </w:rPr>
        <w:t xml:space="preserve">the </w:t>
      </w:r>
      <w:r w:rsidRPr="00BF7674">
        <w:rPr>
          <w:rFonts w:ascii="Arial" w:hAnsi="Arial" w:cs="Arial"/>
        </w:rPr>
        <w:t>Shannon diversity index and observed richness (the total number of unique Amplicon Sequence Variants [ASVs], or metabolic pathways in a sample)</w:t>
      </w:r>
      <w:del w:id="13" w:author="Marshall, Andrew" w:date="2026-05-15T13:31:00Z" w16du:dateUtc="2026-05-15T17:31:00Z">
        <w:r w:rsidRPr="00BF7674" w:rsidDel="00CA0F92">
          <w:rPr>
            <w:rFonts w:ascii="Arial" w:hAnsi="Arial" w:cs="Arial"/>
          </w:rPr>
          <w:delText>,</w:delText>
        </w:r>
      </w:del>
      <w:r w:rsidRPr="00BF7674">
        <w:rPr>
          <w:rFonts w:ascii="Arial" w:hAnsi="Arial" w:cs="Arial"/>
        </w:rPr>
        <w:t xml:space="preserve"> and characterized beta diversity using the first three principal components (PC1–PC3) from a principal component analysis (PCA) to capture major axes of variation in community composition. For taxonomic community composition, the model including temperature provided the best fit (controlling for model complexity) across all community-level indices, accounting for 100% of the model weight for every principal component and alpha diversity metric (Fig. </w:t>
      </w:r>
      <w:r w:rsidR="007B42E5" w:rsidRPr="00BF7674">
        <w:rPr>
          <w:rFonts w:ascii="Arial" w:hAnsi="Arial" w:cs="Arial"/>
        </w:rPr>
        <w:t>1B</w:t>
      </w:r>
      <w:r w:rsidRPr="00BF7674">
        <w:rPr>
          <w:rFonts w:ascii="Arial" w:hAnsi="Arial" w:cs="Arial"/>
        </w:rPr>
        <w:t>). The strong relationship between temperature and principal components 1–3 suggests that rising temperatures predict shifts in taxonomic composition that are substantial enough to affect community-level beta diversity. Both alpha diversity indices showed a reliable negative relationship with temperature (Shannon β</w:t>
      </w:r>
      <w:r w:rsidRPr="00BF7674">
        <w:rPr>
          <w:rFonts w:ascii="Arial" w:hAnsi="Arial" w:cs="Arial"/>
          <w:vertAlign w:val="subscript"/>
        </w:rPr>
        <w:t>temp</w:t>
      </w:r>
      <w:r w:rsidRPr="00BF7674">
        <w:rPr>
          <w:rFonts w:ascii="Arial" w:hAnsi="Arial" w:cs="Arial"/>
        </w:rPr>
        <w:t xml:space="preserve"> = -0.41, Observed β</w:t>
      </w:r>
      <w:r w:rsidRPr="00BF7674">
        <w:rPr>
          <w:rFonts w:ascii="Arial" w:hAnsi="Arial" w:cs="Arial"/>
          <w:vertAlign w:val="subscript"/>
        </w:rPr>
        <w:t>temp</w:t>
      </w:r>
      <w:r w:rsidRPr="00BF7674">
        <w:rPr>
          <w:rFonts w:ascii="Arial" w:hAnsi="Arial" w:cs="Arial"/>
        </w:rPr>
        <w:t xml:space="preserve"> = -0.41)(Fig. </w:t>
      </w:r>
      <w:r w:rsidR="007B42E5" w:rsidRPr="00BF7674">
        <w:rPr>
          <w:rFonts w:ascii="Arial" w:hAnsi="Arial" w:cs="Arial"/>
        </w:rPr>
        <w:t>1</w:t>
      </w:r>
      <w:r w:rsidRPr="00BF7674">
        <w:rPr>
          <w:rFonts w:ascii="Arial" w:hAnsi="Arial" w:cs="Arial"/>
        </w:rPr>
        <w:t>A). Even though the effect sizes were small compared to the principal components, alpha diversity reliably declined with increasing temperatures (Fig. 2S). This suggests that higher temperatures are associated with reductions in both taxonomic richness and evenness.</w:t>
      </w:r>
    </w:p>
    <w:p w14:paraId="63A2FB99" w14:textId="1259CF9A" w:rsidR="006E5658" w:rsidRPr="00BF7674" w:rsidRDefault="006E5658" w:rsidP="006E5658">
      <w:pPr>
        <w:spacing w:after="0"/>
        <w:ind w:firstLine="720"/>
        <w:rPr>
          <w:rFonts w:ascii="Arial" w:hAnsi="Arial" w:cs="Arial"/>
        </w:rPr>
      </w:pPr>
      <w:r w:rsidRPr="00BF7674">
        <w:rPr>
          <w:rFonts w:ascii="Arial" w:hAnsi="Arial" w:cs="Arial"/>
        </w:rPr>
        <w:t xml:space="preserve">For functional capacity, the temperature model provided the best fit for every principal component and the total number of observed metabolic pathways, accounting for at least 85% of the model weight. In contrast, the baseline model provided the best fit for Shannon diversity, accounting for 83% of the model weight (Fig. </w:t>
      </w:r>
      <w:r w:rsidR="007B42E5" w:rsidRPr="00BF7674">
        <w:rPr>
          <w:rFonts w:ascii="Arial" w:hAnsi="Arial" w:cs="Arial"/>
        </w:rPr>
        <w:t>1</w:t>
      </w:r>
      <w:r w:rsidRPr="00BF7674">
        <w:rPr>
          <w:rFonts w:ascii="Arial" w:hAnsi="Arial" w:cs="Arial"/>
        </w:rPr>
        <w:t>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β</w:t>
      </w:r>
      <w:r w:rsidRPr="00BF7674">
        <w:rPr>
          <w:rFonts w:ascii="Arial" w:hAnsi="Arial" w:cs="Arial"/>
          <w:vertAlign w:val="subscript"/>
        </w:rPr>
        <w:t>temp</w:t>
      </w:r>
      <w:r w:rsidRPr="00BF7674">
        <w:rPr>
          <w:rFonts w:ascii="Arial" w:hAnsi="Arial" w:cs="Arial"/>
        </w:rPr>
        <w:t xml:space="preserve"> = -17.0), but the magnitude and direction of this effect were uncertain due to the wide confidence intervals that include zero. The effect size for Shannon diversity (β</w:t>
      </w:r>
      <w:r w:rsidRPr="00BF7674">
        <w:rPr>
          <w:rFonts w:ascii="Arial" w:hAnsi="Arial" w:cs="Arial"/>
          <w:vertAlign w:val="subscript"/>
        </w:rPr>
        <w:t>temp</w:t>
      </w:r>
      <w:r w:rsidRPr="00BF7674">
        <w:rPr>
          <w:rFonts w:ascii="Arial" w:hAnsi="Arial" w:cs="Arial"/>
        </w:rPr>
        <w:t xml:space="preserve"> = -0.1) was much smaller, and the confidence intervals also included zero (Fig. </w:t>
      </w:r>
      <w:r w:rsidR="007B42E5" w:rsidRPr="00BF7674">
        <w:rPr>
          <w:rFonts w:ascii="Arial" w:hAnsi="Arial" w:cs="Arial"/>
        </w:rPr>
        <w:t>1</w:t>
      </w:r>
      <w:r w:rsidRPr="00BF7674">
        <w:rPr>
          <w:rFonts w:ascii="Arial" w:hAnsi="Arial" w:cs="Arial"/>
        </w:rPr>
        <w:t xml:space="preserve">C). This suggests that </w:t>
      </w:r>
      <w:r w:rsidRPr="00BF7674">
        <w:rPr>
          <w:rFonts w:ascii="Arial" w:hAnsi="Arial" w:cs="Arial"/>
        </w:rPr>
        <w:lastRenderedPageBreak/>
        <w:t>higher temperatures may reduce the number of unique metabolic pathways but are not associated with changes in pathway evenness.</w:t>
      </w:r>
    </w:p>
    <w:p w14:paraId="3AFBBEE6" w14:textId="7B82B2C2" w:rsidR="006615E6" w:rsidRPr="00BF7674" w:rsidRDefault="006E5658" w:rsidP="006615E6">
      <w:pPr>
        <w:spacing w:after="0"/>
        <w:ind w:firstLine="720"/>
        <w:rPr>
          <w:rFonts w:ascii="Arial" w:hAnsi="Arial" w:cs="Arial"/>
        </w:rPr>
      </w:pPr>
      <w:r w:rsidRPr="00BF7674">
        <w:rPr>
          <w:rFonts w:ascii="Arial" w:hAnsi="Arial" w:cs="Arial"/>
        </w:rPr>
        <w:t>These community-level shifts are likely driven by a combination of exposure to elevated ambient temperatures, as well as ecological and behavioral changes that covary with hotter periods, such as altered diet, water use, activity patterns, and social or spatial behavior</w:t>
      </w:r>
      <w:r w:rsidR="006615E6" w:rsidRPr="00BF7674">
        <w:rPr>
          <w:rFonts w:ascii="Arial" w:hAnsi="Arial" w:cs="Arial"/>
        </w:rPr>
        <w:fldChar w:fldCharType="begin"/>
      </w:r>
      <w:r w:rsidR="005F658F" w:rsidRPr="00BF7674">
        <w:rPr>
          <w:rFonts w:ascii="Arial" w:hAnsi="Arial" w:cs="Arial"/>
        </w:rPr>
        <w:instrText xml:space="preserve"> ADDIN ZOTERO_ITEM CSL_CITATION {"citationID":"yJC2AdpC","properties":{"unsorted":false,"formattedCitation":"\\super 26,29\\nosupersub{}","plainCitation":"26,29","noteIndex":0},"citationItems":[{"id":545,"uris":["http://zotero.org/users/13901503/items/DK9CP8XR"],"itemData":{"id":545,"type":"article-journal","abstract":"We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26,29</w:t>
      </w:r>
      <w:r w:rsidR="006615E6" w:rsidRPr="00BF7674">
        <w:rPr>
          <w:rFonts w:ascii="Arial" w:hAnsi="Arial" w:cs="Arial"/>
        </w:rPr>
        <w:fldChar w:fldCharType="end"/>
      </w:r>
      <w:r w:rsidRPr="00BF7674">
        <w:rPr>
          <w:rFonts w:ascii="Arial" w:hAnsi="Arial" w:cs="Arial"/>
        </w:rPr>
        <w:t xml:space="preserve">. The observed loss of taxonomic and functional diversity is also consistent </w:t>
      </w:r>
      <w:r w:rsidR="006615E6" w:rsidRPr="00BF7674">
        <w:rPr>
          <w:rFonts w:ascii="Arial" w:hAnsi="Arial" w:cs="Arial"/>
        </w:rPr>
        <w:t>with patterns of dysbiosis</w:t>
      </w:r>
      <w:r w:rsidR="00B0357B" w:rsidRPr="00BF7674">
        <w:rPr>
          <w:rFonts w:ascii="Arial" w:hAnsi="Arial" w:cs="Arial"/>
        </w:rPr>
        <w:fldChar w:fldCharType="begin"/>
      </w:r>
      <w:r w:rsidR="00B0357B" w:rsidRPr="00BF7674">
        <w:rPr>
          <w:rFonts w:ascii="Arial" w:hAnsi="Arial" w:cs="Arial"/>
        </w:rPr>
        <w:instrText xml:space="preserve"> ADDIN ZOTERO_ITEM CSL_CITATION {"citationID":"zhGiIQAl","properties":{"unsorted":false,"formattedCitation":"\\super 9,20\\nosupersub{}","plainCitation":"9,20","noteIndex":0},"citationItems":[{"id":7911,"uris":["http://zotero.org/users/13901503/items/WC9YJSQX"],"itemData":{"id":7911,"type":"article-journal","abstract":"Mammalian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J."},{"family":"Huttenhower","given":"Curtis"}],"issued":{"date-parts":[["2019",5]]}}}],"schema":"https://github.com/citation-style-language/schema/raw/master/csl-citation.json"} </w:instrText>
      </w:r>
      <w:r w:rsidR="00B0357B" w:rsidRPr="00BF7674">
        <w:rPr>
          <w:rFonts w:ascii="Arial" w:hAnsi="Arial" w:cs="Arial"/>
        </w:rPr>
        <w:fldChar w:fldCharType="separate"/>
      </w:r>
      <w:r w:rsidR="00B0357B" w:rsidRPr="00BF7674">
        <w:rPr>
          <w:rFonts w:ascii="Arial" w:hAnsi="Arial" w:cs="Arial"/>
          <w:kern w:val="0"/>
          <w:vertAlign w:val="superscript"/>
        </w:rPr>
        <w:t>9,20</w:t>
      </w:r>
      <w:r w:rsidR="00B0357B" w:rsidRPr="00BF7674">
        <w:rPr>
          <w:rFonts w:ascii="Arial" w:hAnsi="Arial" w:cs="Arial"/>
        </w:rPr>
        <w:fldChar w:fldCharType="end"/>
      </w:r>
      <w:r w:rsidR="006615E6" w:rsidRPr="00BF7674">
        <w:rPr>
          <w:rFonts w:ascii="Arial" w:hAnsi="Arial" w:cs="Arial"/>
        </w:rPr>
        <w:t xml:space="preserve"> (Fig</w:t>
      </w:r>
      <w:r w:rsidR="00B0357B" w:rsidRPr="00BF7674">
        <w:rPr>
          <w:rFonts w:ascii="Arial" w:hAnsi="Arial" w:cs="Arial"/>
        </w:rPr>
        <w:t>.</w:t>
      </w:r>
      <w:r w:rsidR="006615E6" w:rsidRPr="00BF7674">
        <w:rPr>
          <w:rFonts w:ascii="Arial" w:hAnsi="Arial" w:cs="Arial"/>
        </w:rPr>
        <w:t xml:space="preserve"> 2A), and aligns with experimental studies that demonstrate heat stress is often associated with reduced alpha diversity</w:t>
      </w:r>
      <w:r w:rsidR="00DA0DC9" w:rsidRPr="00BF7674">
        <w:rPr>
          <w:rFonts w:ascii="Arial" w:hAnsi="Arial" w:cs="Arial"/>
        </w:rPr>
        <w:fldChar w:fldCharType="begin"/>
      </w:r>
      <w:r w:rsidR="005F658F" w:rsidRPr="00BF7674">
        <w:rPr>
          <w:rFonts w:ascii="Arial" w:hAnsi="Arial" w:cs="Arial"/>
        </w:rPr>
        <w:instrText xml:space="preserve"> ADDIN ZOTERO_ITEM CSL_CITATION {"citationID":"aB6mMgYt","properties":{"unsorted":false,"formattedCitation":"\\super 6,7,35\\nosupersub{}","plainCitation":"6,7,35","noteIndex":0},"citationItems":[{"id":1961,"uris":["http://zotero.org/users/13901503/items/UL2CLBKR"],"itemData":{"id":1961,"type":"article-journal","abstract":"Climate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Nature.","page":"1-3","publisher":"Nature Publishing Group","source":"www-nature-com.proxy.lib.umich.edu","title":"Climate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6,7,35</w:t>
      </w:r>
      <w:r w:rsidR="00DA0DC9" w:rsidRPr="00BF7674">
        <w:rPr>
          <w:rFonts w:ascii="Arial" w:hAnsi="Arial" w:cs="Arial"/>
        </w:rPr>
        <w:fldChar w:fldCharType="end"/>
      </w:r>
      <w:r w:rsidR="006615E6" w:rsidRPr="00BF7674">
        <w:rPr>
          <w:rFonts w:ascii="Arial" w:hAnsi="Arial" w:cs="Arial"/>
        </w:rPr>
        <w:t xml:space="preserve">. </w:t>
      </w:r>
    </w:p>
    <w:p w14:paraId="1C4523E1" w14:textId="77777777" w:rsidR="006E5658" w:rsidRPr="00BF7674" w:rsidRDefault="006E5658" w:rsidP="006E5658">
      <w:pPr>
        <w:spacing w:after="0"/>
        <w:ind w:firstLine="720"/>
        <w:rPr>
          <w:rFonts w:ascii="Arial" w:hAnsi="Arial" w:cs="Arial"/>
        </w:rPr>
      </w:pPr>
    </w:p>
    <w:p w14:paraId="237E36E5" w14:textId="01371A01" w:rsidR="006E5658" w:rsidRPr="00BF7674" w:rsidRDefault="006E5658" w:rsidP="006E5658">
      <w:pPr>
        <w:spacing w:after="0"/>
        <w:rPr>
          <w:rFonts w:ascii="Arial" w:hAnsi="Arial" w:cs="Arial"/>
          <w:b/>
          <w:bCs/>
        </w:rPr>
      </w:pPr>
      <w:r w:rsidRPr="00BF7674">
        <w:rPr>
          <w:rFonts w:ascii="Arial" w:hAnsi="Arial" w:cs="Arial"/>
          <w:b/>
          <w:bCs/>
        </w:rPr>
        <w:t xml:space="preserve">High temperatures predict changes in taxonomic composition consistent with experimentally induced heat stress. </w:t>
      </w:r>
      <w:r w:rsidRPr="00BF7674">
        <w:rPr>
          <w:rFonts w:ascii="Arial" w:hAnsi="Arial" w:cs="Arial"/>
        </w:rPr>
        <w:t>To investigate the specific taxonomic shifts predicted by temperature, we constructed log-ratios comparing the relative abundance of different groups of genera and used the same model comparison framework to evaluate the importance of temperature in predicting variation in these ratios. We constructed these ratios to capture broader community-level shifts that may be more relevant to host health and microbial homeostasis than</w:t>
      </w:r>
      <w:r w:rsidR="00B0357B" w:rsidRPr="00BF7674">
        <w:rPr>
          <w:rFonts w:ascii="Arial" w:hAnsi="Arial" w:cs="Arial"/>
        </w:rPr>
        <w:t xml:space="preserve"> exclusively</w:t>
      </w:r>
      <w:r w:rsidRPr="00BF7674">
        <w:rPr>
          <w:rFonts w:ascii="Arial" w:hAnsi="Arial" w:cs="Arial"/>
        </w:rPr>
        <w:t xml:space="preserve"> focusing the analysis on individual taxa</w:t>
      </w:r>
      <w:r w:rsidR="00B0357B" w:rsidRPr="00BF7674">
        <w:rPr>
          <w:rFonts w:ascii="Arial" w:hAnsi="Arial" w:cs="Arial"/>
        </w:rPr>
        <w:t xml:space="preserve">. </w:t>
      </w:r>
    </w:p>
    <w:p w14:paraId="3C0CC5F5" w14:textId="39ED597A" w:rsidR="006E5658" w:rsidRPr="00BF7674" w:rsidRDefault="006E5658" w:rsidP="006E5658">
      <w:pPr>
        <w:ind w:firstLine="720"/>
        <w:rPr>
          <w:rFonts w:ascii="Arial" w:hAnsi="Arial" w:cs="Arial"/>
        </w:rPr>
      </w:pPr>
      <w:r w:rsidRPr="00BF7674">
        <w:rPr>
          <w:rFonts w:ascii="Arial" w:hAnsi="Arial" w:cs="Arial"/>
        </w:rPr>
        <w:t>The first ratio captured broad taxonomic shifts commonly observed during heat stress by comparing the relative abundance of genera from the phylum Proteobacteria in the numerator to those from the phylum Firmicutes in the denominator</w:t>
      </w:r>
      <w:r w:rsidR="00DA0DC9" w:rsidRPr="00BF7674">
        <w:rPr>
          <w:rFonts w:ascii="Arial" w:hAnsi="Arial" w:cs="Arial"/>
        </w:rPr>
        <w:fldChar w:fldCharType="begin"/>
      </w:r>
      <w:r w:rsidR="005F658F" w:rsidRPr="00BF7674">
        <w:rPr>
          <w:rFonts w:ascii="Arial" w:hAnsi="Arial" w:cs="Arial"/>
        </w:rPr>
        <w:instrText xml:space="preserve"> ADDIN ZOTERO_ITEM CSL_CITATION {"citationID":"wuj9w90U","properties":{"unsorted":false,"formattedCitation":"\\super 10,11\\nosupersub{}","plainCitation":"10,11","noteIndex":0},"citationItems":[{"id":1917,"uris":["http://zotero.org/users/13901503/items/2ZKDQZ8N"],"itemData":{"id":1917,"type":"article-journal","abstract":"The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A."}],"issued":{"date-parts":[["2021",10,26]]}}},{"id":1033,"uris":["http://zotero.org/users/13901503/items/PV7FAJIN"],"itemData":{"id":1033,"type":"article-journal","abstract":"&lt;p&gt;Temperature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beneficial and deleterious effects on host phenotypes. We propose routes by which temperature-induced changes in the gut microbiome may impact host fitness, including effects on colonization resistance in the gut, on host energy and nutrient assimilation, and on host life history traits. Cumulatively, available data indicate that disruption of the gut microbiome may be a mechanism by which changing temperatures will impact animal fitness in wild-living populations.&lt;/p&gt;","container-title":"Frontiers in Microbiology","DOI":"10.3389/fmicb.2020.00384","ISSN":"1664-302X","journalAbbreviation":"Front. Microbiol.","language":"English","publisher":"Frontiers","source":"Frontiers","title":"The Effects of Temperature on Animal Gut Microbiomes","URL":"https://www.frontiersin.org/journals/microbiology/articles/10.3389/fmicb.2020.00384/full","volume":"11","author":[{"family":"Sepulveda","given":"Juan"},{"family":"Moeller","given":"Andrew H."}],"accessed":{"date-parts":[["2024",9,26]]},"issued":{"date-parts":[["2020",3,10]]}}}],"schema":"https://github.com/citation-style-language/schema/raw/master/csl-citation.json"}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10,11</w:t>
      </w:r>
      <w:r w:rsidR="00DA0DC9" w:rsidRPr="00BF7674">
        <w:rPr>
          <w:rFonts w:ascii="Arial" w:hAnsi="Arial" w:cs="Arial"/>
        </w:rPr>
        <w:fldChar w:fldCharType="end"/>
      </w:r>
      <w:r w:rsidRPr="00BF7674">
        <w:rPr>
          <w:rFonts w:ascii="Arial" w:hAnsi="Arial" w:cs="Arial"/>
        </w:rPr>
        <w:t>. Increasing temperature was associated with higher relative abundances of Proteobacteria compared to Firmicutes (β</w:t>
      </w:r>
      <w:r w:rsidRPr="00BF7674">
        <w:rPr>
          <w:rFonts w:ascii="Arial" w:hAnsi="Arial" w:cs="Arial"/>
          <w:vertAlign w:val="subscript"/>
        </w:rPr>
        <w:t>temp</w:t>
      </w:r>
      <w:r w:rsidRPr="00BF7674">
        <w:rPr>
          <w:rFonts w:ascii="Arial" w:hAnsi="Arial" w:cs="Arial"/>
        </w:rPr>
        <w:t xml:space="preserve"> = 0.26; Fig. 3A). The temperature model accounted for 100% of the model weight (Fig. 3B), indicating that temperature was an important predictor of variation in this ratio. This pattern closely mirrors microbiome responses to physiological heat stress reported across diverse vertebrates </w:t>
      </w:r>
      <w:r w:rsidR="005F658F" w:rsidRPr="00BF7674">
        <w:rPr>
          <w:rFonts w:ascii="Arial" w:hAnsi="Arial" w:cs="Arial"/>
        </w:rPr>
        <w:t>(</w:t>
      </w:r>
      <w:r w:rsidRPr="00BF7674">
        <w:rPr>
          <w:rFonts w:ascii="Arial" w:hAnsi="Arial" w:cs="Arial"/>
        </w:rPr>
        <w:t>e.g., reptiles</w:t>
      </w:r>
      <w:r w:rsidR="00DA0DC9" w:rsidRPr="00BF7674">
        <w:rPr>
          <w:rFonts w:ascii="Arial" w:hAnsi="Arial" w:cs="Arial"/>
        </w:rPr>
        <w:fldChar w:fldCharType="begin"/>
      </w:r>
      <w:r w:rsidR="005F658F" w:rsidRPr="00BF7674">
        <w:rPr>
          <w:rFonts w:ascii="Arial" w:hAnsi="Arial" w:cs="Arial"/>
        </w:rPr>
        <w:instrText xml:space="preserve"> ADDIN ZOTERO_ITEM CSL_CITATION {"citationID":"IqZitmJN","properties":{"unsorted":false,"formattedCitation":"\\super 35,36\\nosupersub{}","plainCitation":"35,36","noteIndex":0},"citationItems":[{"id":1961,"uris":["http://zotero.org/users/13901503/items/UL2CLBKR"],"itemData":{"id":1961,"type":"article-journal","abstract":"Climate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Nature.","page":"1-3","publisher":"Nature Publishing Group","source":"www-nature-com.proxy.lib.umich.edu","title":"Climate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7888,"uris":["http://zotero.org/users/13901503/items/6SKY82SS"],"itemData":{"id":7888,"type":"article-journal","abstract":"Host-microbiota interactions may influence species’ adaptability to global climate warming, yet data are scarce for endangered, narrow climatic niches. We integrated 16S rRNA sequencing, metagenomics, and morphometric to explore age-specific gut microbiota responses of captive crocodile lizards (Shinisaurus crocodilurus) to simulated warming (+1.3–2.4°C) over 2, 4 and 6 months. Six-month warming revealed age-structured divergence: juveniles showed significant losses in Firmicutes and Actinobacteriota, with Yokenella correlating with reduced body mass. In adults, diversity declined only at 6 months, linked to significantly decreased Acidobacteriota and Actinobacteriota. Metagenomic profiling in juveniles revealed warming-driven functional shifts: ABC transporters and Two-component system were significantly diminished, while Carbon metabolism pathways were significantly enriched. Warming was also associated with shifts in opportunistic taxa, with several putative pathogens increasing in relative abundance. Overall, prolonged modest warming reduced gut microbiota diversity and altered functional potential, with juveniles disproportionately affected. Our findings establish gut microbiota as biomarkers of climate resilience, emphasize the need for age-specific conservation strategies, and provide theoretical basis and reference for scientific conservation of endangered species with narrow climatic niches, which could help predict and mitigate the impacts of climate warming on endangered species.","container-title":"Global Ecology and Conservation","DOI":"10.1016/j.gecco.2025.e03905","ISSN":"2351-9894","journalAbbreviation":"Global Ecology and Conservation","page":"e03905","source":"ScienceDirect","title":"Climate warming induces age-specific gut microbiota alterations and functional metagenomic changes in captive crocodile lizards (&lt;i&gt;Shinisaurus crocodilurus&lt;/i&gt;)","volume":"63","author":[{"family":"Shi","given":"Niujin"},{"family":"He","given":"Mingxian"},{"family":"Lin","given":"Zhengzhong"},{"family":"Kang","given":"Xindan"},{"family":"Wu","given":"Zhengjun"}],"issued":{"date-parts":[["2025",11,1]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35,36</w:t>
      </w:r>
      <w:r w:rsidR="00DA0DC9" w:rsidRPr="00BF7674">
        <w:rPr>
          <w:rFonts w:ascii="Arial" w:hAnsi="Arial" w:cs="Arial"/>
        </w:rPr>
        <w:fldChar w:fldCharType="end"/>
      </w:r>
      <w:r w:rsidRPr="00BF7674">
        <w:rPr>
          <w:rFonts w:ascii="Arial" w:hAnsi="Arial" w:cs="Arial"/>
        </w:rPr>
        <w:t>, birds</w:t>
      </w:r>
      <w:r w:rsidR="00DA0DC9" w:rsidRPr="00BF7674">
        <w:rPr>
          <w:rFonts w:ascii="Arial" w:hAnsi="Arial" w:cs="Arial"/>
        </w:rPr>
        <w:fldChar w:fldCharType="begin"/>
      </w:r>
      <w:r w:rsidR="005F658F" w:rsidRPr="00BF7674">
        <w:rPr>
          <w:rFonts w:ascii="Arial" w:hAnsi="Arial" w:cs="Arial"/>
        </w:rPr>
        <w:instrText xml:space="preserve"> ADDIN ZOTERO_ITEM CSL_CITATION {"citationID":"kPA3rqJP","properties":{"unsorted":false,"formattedCitation":"\\super 7,37\\nosupersub{}","plainCitation":"7,37","noteIndex":0},"citationItems":[{"id":3082,"uris":["http://zotero.org/users/13901503/items/XLXTRNWV"],"itemData":{"id":3082,"type":"article-journal","abstract":"Accumulating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Microbiol.","language":"English","publisher":"Frontiers","source":"Frontiers","title":"Associations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7,37</w:t>
      </w:r>
      <w:r w:rsidR="00DA0DC9" w:rsidRPr="00BF7674">
        <w:rPr>
          <w:rFonts w:ascii="Arial" w:hAnsi="Arial" w:cs="Arial"/>
        </w:rPr>
        <w:fldChar w:fldCharType="end"/>
      </w:r>
      <w:r w:rsidRPr="00BF7674">
        <w:rPr>
          <w:rFonts w:ascii="Arial" w:hAnsi="Arial" w:cs="Arial"/>
        </w:rPr>
        <w:t>, mammals</w:t>
      </w:r>
      <w:r w:rsidR="00DA0DC9" w:rsidRPr="00BF7674">
        <w:rPr>
          <w:rFonts w:ascii="Arial" w:hAnsi="Arial" w:cs="Arial"/>
        </w:rPr>
        <w:fldChar w:fldCharType="begin"/>
      </w:r>
      <w:r w:rsidR="005F658F" w:rsidRPr="00BF7674">
        <w:rPr>
          <w:rFonts w:ascii="Arial" w:hAnsi="Arial" w:cs="Arial"/>
        </w:rPr>
        <w:instrText xml:space="preserve"> ADDIN ZOTERO_ITEM CSL_CITATION {"citationID":"dRI9AvDh","properties":{"unsorted":false,"formattedCitation":"\\super 17\\nosupersub{}","plainCitation":"17","noteIndex":0},"citationItems":[{"id":1974,"uris":["http://zotero.org/users/13901503/items/TEZ5HVYB"],"itemData":{"id":1974,"type":"article-journal","abstract":"The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17</w:t>
      </w:r>
      <w:r w:rsidR="00DA0DC9" w:rsidRPr="00BF7674">
        <w:rPr>
          <w:rFonts w:ascii="Arial" w:hAnsi="Arial" w:cs="Arial"/>
        </w:rPr>
        <w:fldChar w:fldCharType="end"/>
      </w:r>
      <w:r w:rsidR="005F658F" w:rsidRPr="00BF7674">
        <w:rPr>
          <w:rFonts w:ascii="Arial" w:hAnsi="Arial" w:cs="Arial"/>
        </w:rPr>
        <w:t>)</w:t>
      </w:r>
      <w:r w:rsidRPr="00BF7674">
        <w:rPr>
          <w:rFonts w:ascii="Arial" w:hAnsi="Arial" w:cs="Arial"/>
        </w:rPr>
        <w:t>. This suggests that at least part of the observed shift in community-level diversity may reflect direct physiological effects of high ambient temperatures, in addition to ecological and behavioral changes associated with hotter environments. Importantly, the relative expansion of Proteobacteria compared to Firmicutes is widely considered a hallmark signature of gut dysbiosis and is frequently associated with inflammatory diseases</w:t>
      </w:r>
      <w:r w:rsidR="00DA0DC9" w:rsidRPr="00BF7674">
        <w:rPr>
          <w:rFonts w:ascii="Arial" w:hAnsi="Arial" w:cs="Arial"/>
        </w:rPr>
        <w:fldChar w:fldCharType="begin"/>
      </w:r>
      <w:r w:rsidR="005F658F" w:rsidRPr="00BF7674">
        <w:rPr>
          <w:rFonts w:ascii="Arial" w:hAnsi="Arial" w:cs="Arial"/>
        </w:rPr>
        <w:instrText xml:space="preserve"> ADDIN ZOTERO_ITEM CSL_CITATION {"citationID":"NZTKPibR","properties":{"unsorted":false,"formattedCitation":"\\super 19,21\\nosupersub{}","plainCitation":"19,21","noteIndex":0},"citationItems":[{"id":7901,"uris":["http://zotero.org/users/13901503/items/45J772AM"],"itemData":{"id":7901,"type":"article-journal","abstract":"The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phyla\n              Firmicutes\n              and\n              Bacteroidetes\n              .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Sciences","DOI":"10.1073/pnas.0706625104","ISSN":"0027-8424, 1091-6490","issue":"34","journalAbbreviation":"Proc. Natl. Acad. Sci. U.S.A.","language":"en","page":"13780-13785","source":"DOI.org (Crossref)","title":"Molecular-phylogenetic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19,21</w:t>
      </w:r>
      <w:r w:rsidR="00DA0DC9" w:rsidRPr="00BF7674">
        <w:rPr>
          <w:rFonts w:ascii="Arial" w:hAnsi="Arial" w:cs="Arial"/>
        </w:rPr>
        <w:fldChar w:fldCharType="end"/>
      </w:r>
      <w:r w:rsidRPr="00BF7674">
        <w:rPr>
          <w:rFonts w:ascii="Arial" w:hAnsi="Arial" w:cs="Arial"/>
        </w:rPr>
        <w:t>.</w:t>
      </w:r>
      <w:r w:rsidR="00DA0DC9" w:rsidRPr="00BF7674">
        <w:rPr>
          <w:rFonts w:ascii="Arial" w:hAnsi="Arial" w:cs="Arial"/>
        </w:rPr>
        <w:t xml:space="preserve"> </w:t>
      </w:r>
      <w:r w:rsidRPr="00BF7674">
        <w:rPr>
          <w:rFonts w:ascii="Arial" w:hAnsi="Arial" w:cs="Arial"/>
        </w:rPr>
        <w:t xml:space="preserve"> </w:t>
      </w:r>
    </w:p>
    <w:p w14:paraId="51132EE1" w14:textId="2F7E2B8F"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taxonomic composition consistent with dysbiosis. </w:t>
      </w:r>
      <w:r w:rsidRPr="00BF7674">
        <w:rPr>
          <w:rFonts w:ascii="Arial" w:hAnsi="Arial" w:cs="Arial"/>
        </w:rPr>
        <w:t xml:space="preserve">To more specifically investigate whether elevated temperatures predicted taxonomic shifts </w:t>
      </w:r>
      <w:r w:rsidR="00B0357B" w:rsidRPr="00BF7674">
        <w:rPr>
          <w:rFonts w:ascii="Arial" w:hAnsi="Arial" w:cs="Arial"/>
        </w:rPr>
        <w:t>characteristic of</w:t>
      </w:r>
      <w:r w:rsidRPr="00BF7674">
        <w:rPr>
          <w:rFonts w:ascii="Arial" w:hAnsi="Arial" w:cs="Arial"/>
        </w:rPr>
        <w:t xml:space="preserve"> dysbiosis, we constructed a second log-ratio designed to capture coordinated shifts from common commensals toward more opportunistic taxa. Specifically, we placed facultatively anaerobic </w:t>
      </w:r>
      <w:r w:rsidR="00B0357B" w:rsidRPr="00BF7674">
        <w:rPr>
          <w:rFonts w:ascii="Arial" w:hAnsi="Arial" w:cs="Arial"/>
        </w:rPr>
        <w:t xml:space="preserve">taxa </w:t>
      </w:r>
      <w:r w:rsidRPr="00BF7674">
        <w:rPr>
          <w:rFonts w:ascii="Arial" w:hAnsi="Arial" w:cs="Arial"/>
        </w:rPr>
        <w:t xml:space="preserve">and </w:t>
      </w:r>
      <w:r w:rsidR="00B0357B" w:rsidRPr="00BF7674">
        <w:rPr>
          <w:rFonts w:ascii="Arial" w:hAnsi="Arial" w:cs="Arial"/>
        </w:rPr>
        <w:t>common pathobionts</w:t>
      </w:r>
      <w:r w:rsidRPr="00BF7674">
        <w:rPr>
          <w:rFonts w:ascii="Arial" w:hAnsi="Arial" w:cs="Arial"/>
        </w:rPr>
        <w:t xml:space="preserve"> in the numerator and obligately anaerobic fermenters in the denominator (Table S1). Increasing temperature predicted a relative expansion of facultative and pathobiont taxa compared to obligate fermenters (β</w:t>
      </w:r>
      <w:r w:rsidRPr="00BF7674">
        <w:rPr>
          <w:rFonts w:ascii="Arial" w:hAnsi="Arial" w:cs="Arial"/>
          <w:vertAlign w:val="subscript"/>
        </w:rPr>
        <w:t>temp</w:t>
      </w:r>
      <w:r w:rsidRPr="00BF7674">
        <w:rPr>
          <w:rFonts w:ascii="Arial" w:hAnsi="Arial" w:cs="Arial"/>
        </w:rPr>
        <w:t xml:space="preserve"> = 0.43; Fig. 3A), and the temperature model accounted for 100% of the model weight (Fig. 3B). Together, </w:t>
      </w:r>
      <w:r w:rsidRPr="00BF7674">
        <w:rPr>
          <w:rFonts w:ascii="Arial" w:hAnsi="Arial" w:cs="Arial"/>
        </w:rPr>
        <w:lastRenderedPageBreak/>
        <w:t>these results indicate that high temperatures predict changes characteristic of dysbiosis, including the relative loss of beneficial bacteria alongside the persistence or expansion of potentially pathogenic bacteria</w:t>
      </w:r>
      <w:r w:rsidR="00B0357B" w:rsidRPr="00BF7674">
        <w:rPr>
          <w:rFonts w:ascii="Arial" w:hAnsi="Arial" w:cs="Arial"/>
        </w:rPr>
        <w:fldChar w:fldCharType="begin"/>
      </w:r>
      <w:r w:rsidR="00B0357B" w:rsidRPr="00BF7674">
        <w:rPr>
          <w:rFonts w:ascii="Arial" w:hAnsi="Arial" w:cs="Arial"/>
        </w:rPr>
        <w:instrText xml:space="preserve"> ADDIN ZOTERO_ITEM CSL_CITATION {"citationID":"4CVnVXTl","properties":{"unsorted":false,"formattedCitation":"\\super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B0357B" w:rsidRPr="00BF7674">
        <w:rPr>
          <w:rFonts w:ascii="Arial" w:hAnsi="Arial" w:cs="Arial"/>
        </w:rPr>
        <w:fldChar w:fldCharType="separate"/>
      </w:r>
      <w:r w:rsidR="00B0357B" w:rsidRPr="00BF7674">
        <w:rPr>
          <w:rFonts w:ascii="Arial" w:hAnsi="Arial" w:cs="Arial"/>
          <w:kern w:val="0"/>
          <w:vertAlign w:val="superscript"/>
        </w:rPr>
        <w:t>9</w:t>
      </w:r>
      <w:r w:rsidR="00B0357B" w:rsidRPr="00BF7674">
        <w:rPr>
          <w:rFonts w:ascii="Arial" w:hAnsi="Arial" w:cs="Arial"/>
        </w:rPr>
        <w:fldChar w:fldCharType="end"/>
      </w:r>
      <w:r w:rsidRPr="00BF7674">
        <w:rPr>
          <w:rFonts w:ascii="Arial" w:hAnsi="Arial" w:cs="Arial"/>
        </w:rPr>
        <w:t xml:space="preserve"> </w:t>
      </w:r>
      <w:bookmarkStart w:id="14" w:name="_Hlk229496014"/>
      <w:r w:rsidR="006448AC" w:rsidRPr="00BF7674">
        <w:rPr>
          <w:rFonts w:ascii="Arial" w:hAnsi="Arial" w:cs="Arial"/>
        </w:rPr>
        <w:t>(Fig 2A)</w:t>
      </w:r>
      <w:r w:rsidRPr="00BF7674">
        <w:rPr>
          <w:rFonts w:ascii="Arial" w:hAnsi="Arial" w:cs="Arial"/>
        </w:rPr>
        <w:t xml:space="preserve">. </w:t>
      </w:r>
      <w:bookmarkEnd w:id="14"/>
      <w:r w:rsidRPr="00BF7674">
        <w:rPr>
          <w:rFonts w:ascii="Arial" w:hAnsi="Arial" w:cs="Arial"/>
        </w:rPr>
        <w:t xml:space="preserve">Notably, the effect size for this ratio was greater than that observed for the comparison between Proteobacteria and Firmicutes (Fig. </w:t>
      </w:r>
      <w:r w:rsidR="007B42E5" w:rsidRPr="00BF7674">
        <w:rPr>
          <w:rFonts w:ascii="Arial" w:hAnsi="Arial" w:cs="Arial"/>
        </w:rPr>
        <w:t>3</w:t>
      </w:r>
      <w:r w:rsidRPr="00BF7674">
        <w:rPr>
          <w:rFonts w:ascii="Arial" w:hAnsi="Arial" w:cs="Arial"/>
        </w:rPr>
        <w:t xml:space="preserve">A), suggesting that this ratio may better capture biologically meaningful taxonomic shifts associated with elevated temperatures, and with more direct relevance to host health. </w:t>
      </w:r>
    </w:p>
    <w:p w14:paraId="67FA56A3" w14:textId="4AA2BF92" w:rsidR="006E5658" w:rsidRPr="00BF7674" w:rsidRDefault="006E5658" w:rsidP="006E5658">
      <w:pPr>
        <w:spacing w:after="0"/>
        <w:ind w:firstLine="720"/>
        <w:rPr>
          <w:rFonts w:ascii="Arial" w:hAnsi="Arial" w:cs="Arial"/>
        </w:rPr>
      </w:pPr>
      <w:r w:rsidRPr="00BF7674">
        <w:rPr>
          <w:rFonts w:ascii="Arial" w:hAnsi="Arial" w:cs="Arial"/>
        </w:rPr>
        <w:t xml:space="preserve">To investigate which specific bacteria were driving these community-level patterns, we conducted differential abundance analyses at the family and genus levels. Using the same model selection framework, we found that temperature models provided the best fit (while accounting for model complexity) for 85 out of 152 taxa, with each accounting for at least 50% of the total model weight. The majority of these taxa (74 of 85) declined in abundance with increasing temperature (Table S2). Most of the temperature-sensitive taxa that decreased belonged to the Firmicutes and Bacteroidetes phyla (Fig. S3), including several families of obligately anaerobic fermenters critical to </w:t>
      </w:r>
      <w:r w:rsidR="00B0357B" w:rsidRPr="00BF7674">
        <w:rPr>
          <w:rFonts w:ascii="Arial" w:hAnsi="Arial" w:cs="Arial"/>
        </w:rPr>
        <w:t>SCFA</w:t>
      </w:r>
      <w:r w:rsidR="006448AC" w:rsidRPr="00BF7674">
        <w:rPr>
          <w:rFonts w:ascii="Arial" w:hAnsi="Arial" w:cs="Arial"/>
        </w:rPr>
        <w:t xml:space="preserve"> </w:t>
      </w:r>
      <w:r w:rsidRPr="00BF7674">
        <w:rPr>
          <w:rFonts w:ascii="Arial" w:hAnsi="Arial" w:cs="Arial"/>
        </w:rPr>
        <w:t>production, such as Oscillospiraceae, Ruminococcaceae, and Butyricicoccaceae</w:t>
      </w:r>
      <w:r w:rsidR="006448AC" w:rsidRPr="00BF7674">
        <w:rPr>
          <w:rFonts w:ascii="Arial" w:hAnsi="Arial" w:cs="Arial"/>
        </w:rPr>
        <w:fldChar w:fldCharType="begin"/>
      </w:r>
      <w:r w:rsidR="005F658F" w:rsidRPr="00BF7674">
        <w:rPr>
          <w:rFonts w:ascii="Arial" w:hAnsi="Arial" w:cs="Arial"/>
        </w:rPr>
        <w:instrText xml:space="preserve"> ADDIN ZOTERO_ITEM CSL_CITATION {"citationID":"9i6Sp0DS","properties":{"unsorted":false,"formattedCitation":"\\super 12,38\\nosupersub{}","plainCitation":"12,38","noteIndex":0},"citationItems":[{"id":7963,"uris":["http://zotero.org/users/13901503/items/BQ2J4FL6"],"itemData":{"id":7963,"type":"article-journal","abstract":"Short-chain fatty acids (SCFAs) play a key role in health and disease, as they regulate gut homeostasis and their deficiency is involved in the pathogenesis of several disorders, including inflammatory bowel diseases, colorectal cancer, and cardiometabolic disorders. SCFAs are metabolites of specific bacterial taxa of the human gut microbiota, and their production is influenced by specific foods or food supplements, mainly prebiotics, by the direct fostering of these taxa. This Review provides an overview of SCFAs’ roles and functions, and of SCFA-producing bacteria, from their microbiological characteristics and taxonomy to the biochemical process that lead to the release of SCFAs. Moreover, we will describe the potential therapeutic approaches to boost the levels of SCFAs in the human gut and treat different related diseases.","container-title":"Nutrients","DOI":"10.3390/nu15092211","ISSN":"2072-6643","issue":"9","language":"en","license":"http://creativecommons.org/licenses/by/3.0/","page":"2211","publisher":"Multidisciplinary Digital Publishing Institute","source":"www.mdpi.com","title":"Short-Chain Fatty-Acid-Producing Bacteria: Key Components of the Human Gut Microbiota","title-short":"Short-Chain Fatty-Acid-Producing Bacteria","volume":"15","author":[{"family":"Fusco","given":"William"},{"family":"Lorenzo","given":"Manuel Bernabeu"},{"family":"Cintoni","given":"Marco"},{"family":"Porcari","given":"Serena"},{"family":"Rinninella","given":"Emanuele"},{"family":"Kaitsas","given":"Francesco"},{"family":"Lener","given":"Elena"},{"family":"Mele","given":"Maria Cristina"},{"family":"Gasbarrini","given":"Antonio"},{"family":"Collado","given":"Maria Carmen"},{"family":"Cammarota","given":"Giovanni"},{"family":"Ianiro","given":"Gianluca"}],"issued":{"date-parts":[["2023",1]]}}},{"id":7961,"uris":["http://zotero.org/users/13901503/items/T7HP56CF"],"itemData":{"id":7961,"type":"article-journal","abstract":"Short-chain fatty acids (SCFAs) are a group of organic compounds produced by the fermentation of dietary fibre by the human gut microbiota. They play diverse roles in different physiological processes of the host with implications for human health and disease. This Review provides an overview of the complex microbial metabolism underlying SCFA formation, considering microbial interactions and modulating factors of the gut environment. We explore the multifaceted mechanistic interactions between SCFAs and the host, with a particular focus on the local actions of SCFAs in the gut and their complex interactions with the immune system. We also discuss how these actions influence intestinal and extraintestinal diseases and emerging therapeutic strategies using SCFAs.","container-title":"Nature Reviews Microbiology","DOI":"10.1038/s41579-025-01183-w","ISSN":"1740-1534","issue":"10","journalAbbreviation":"Nat Rev Microbiol","language":"en","license":"2025 Springer Nature Limited","page":"635-651","publisher":"Nature Publishing Group","source":"www-nature-com.proxy.lib.umich.edu","title":"Gut microbiota-derived short-chain fatty acids and their role in human health and disease","volume":"23","author":[{"family":"Mukhopadhya","given":"Indrani"},{"family":"Louis","given":"Petra"}],"issued":{"date-parts":[["2025",10]]}}}],"schema":"https://github.com/citation-style-language/schema/raw/master/csl-citation.json"}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12,38</w:t>
      </w:r>
      <w:r w:rsidR="006448AC" w:rsidRPr="00BF7674">
        <w:rPr>
          <w:rFonts w:ascii="Arial" w:hAnsi="Arial" w:cs="Arial"/>
        </w:rPr>
        <w:fldChar w:fldCharType="end"/>
      </w:r>
      <w:r w:rsidRPr="00BF7674">
        <w:rPr>
          <w:rFonts w:ascii="Arial" w:hAnsi="Arial" w:cs="Arial"/>
        </w:rPr>
        <w:t>. These declines also included genera containing well-known butyrate producers, including Anaerostipes, Blautia, and several members of Clostridium (Table S2). The relative loss of these taxa supports the community-level ratio analyses</w:t>
      </w:r>
      <w:r w:rsidR="00B0357B" w:rsidRPr="00BF7674">
        <w:rPr>
          <w:rFonts w:ascii="Arial" w:hAnsi="Arial" w:cs="Arial"/>
        </w:rPr>
        <w:t>,</w:t>
      </w:r>
      <w:r w:rsidRPr="00BF7674">
        <w:rPr>
          <w:rFonts w:ascii="Arial" w:hAnsi="Arial" w:cs="Arial"/>
        </w:rPr>
        <w:t xml:space="preserve"> </w:t>
      </w:r>
      <w:r w:rsidR="00B0357B" w:rsidRPr="00BF7674">
        <w:rPr>
          <w:rFonts w:ascii="Arial" w:hAnsi="Arial" w:cs="Arial"/>
        </w:rPr>
        <w:t>suggesting</w:t>
      </w:r>
      <w:r w:rsidRPr="00BF7674">
        <w:rPr>
          <w:rFonts w:ascii="Arial" w:hAnsi="Arial" w:cs="Arial"/>
        </w:rPr>
        <w:t xml:space="preserve"> that rising temperatures disproportionately reduce fermentative commensals that help maintain gut homeostasis through the production of beneficial metabolites.</w:t>
      </w:r>
    </w:p>
    <w:p w14:paraId="09DA9072" w14:textId="2493D6A1" w:rsidR="006E5658" w:rsidRPr="00BF7674" w:rsidRDefault="006E5658" w:rsidP="006E5658">
      <w:pPr>
        <w:ind w:firstLine="720"/>
        <w:rPr>
          <w:rFonts w:ascii="Arial" w:hAnsi="Arial" w:cs="Arial"/>
        </w:rPr>
      </w:pPr>
      <w:r w:rsidRPr="00BF7674">
        <w:rPr>
          <w:rFonts w:ascii="Arial" w:hAnsi="Arial" w:cs="Arial"/>
        </w:rPr>
        <w:t>In contrast, many taxa within the Proteobacteria and Actinobacteria phyla appeared comparatively resilient to temperature</w:t>
      </w:r>
      <w:r w:rsidR="002076A9" w:rsidRPr="00BF7674">
        <w:rPr>
          <w:rFonts w:ascii="Arial" w:hAnsi="Arial" w:cs="Arial"/>
        </w:rPr>
        <w:t xml:space="preserve"> fluctuations</w:t>
      </w:r>
      <w:r w:rsidRPr="00BF7674">
        <w:rPr>
          <w:rFonts w:ascii="Arial" w:hAnsi="Arial" w:cs="Arial"/>
        </w:rPr>
        <w:t xml:space="preserve">, with rising temperatures often having little </w:t>
      </w:r>
      <w:r w:rsidR="002076A9" w:rsidRPr="00BF7674">
        <w:rPr>
          <w:rFonts w:ascii="Arial" w:hAnsi="Arial" w:cs="Arial"/>
        </w:rPr>
        <w:t>to</w:t>
      </w:r>
      <w:r w:rsidRPr="00BF7674">
        <w:rPr>
          <w:rFonts w:ascii="Arial" w:hAnsi="Arial" w:cs="Arial"/>
        </w:rPr>
        <w:t xml:space="preserve"> no effect on their abundance (Fig. S3). This included several genera commonly considered pathobionts, such as Klebsiella and Campylobacter (Table S2), which are frequently associated with gut inflammation</w:t>
      </w:r>
      <w:r w:rsidR="006448AC" w:rsidRPr="00BF7674">
        <w:rPr>
          <w:rFonts w:ascii="Arial" w:hAnsi="Arial" w:cs="Arial"/>
        </w:rPr>
        <w:fldChar w:fldCharType="begin"/>
      </w:r>
      <w:r w:rsidR="005F658F" w:rsidRPr="00BF7674">
        <w:rPr>
          <w:rFonts w:ascii="Arial" w:hAnsi="Arial" w:cs="Arial"/>
        </w:rPr>
        <w:instrText xml:space="preserve"> ADDIN ZOTERO_ITEM CSL_CITATION {"citationID":"NDyohLed","properties":{"unsorted":false,"formattedCitation":"\\super 14,39\\nosupersub{}","plainCitation":"14,39","noteIndex":0},"citationItems":[{"id":3980,"uris":["http://zotero.org/users/13901503/items/D55I9RZZ"],"itemData":{"id":3980,"type":"article-journal","abstract":"SUMMARYCampylobacter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Reviews","DOI":"10.1128/cmr.00006-15","issue":"3","page":"687-720","publisher":"American Society for Microbiology","source":"journals-asm-org.proxy.lib.umich.edu (Atypon)","title":"Global Epidemiology of Campylobacter Infection","volume":"28","author":[{"family":"Kaakoush","given":"Nadeem O."},{"family":"Castaño-Rodríguez","given":"Natalia"},{"family":"Mitchell","given":"Hazel M."},{"family":"Man","given":"Si Ming"}],"issued":{"date-parts":[["2015",6,10]]}}},{"id":3534,"uris":["http://zotero.org/users/13901503/items/K4KEFBEW"],"itemData":{"id":3534,"type":"article-journal","abstract":"Microbiota represents the entire microbial community present in the gut host. It serves several functions establishing a mutualistic relation with the host. Latest years have seen a burst in the number of studies focusing on this topic, in particular on intestinal diseases. In this scenario, Proteobacteria are one of the most abundant phyla, comprising several known human pathogens. This review highlights the latest findings on the role of Proteobacteria not only in intestinal but also in extraintestinal diseases. Indeed, an increasing amount of data identifies Proteobacteria as a possible microbial signature of disease. Several studies demonstrate an increased abundance of members belonging to this phylum in such conditions. Major evidences currently involve metabolic disorders and inflammatory bowel disease. However, more recent studies suggest a role also in lung diseases, such as asthma and chronic obstructive pulmonary disease, but evidences are still scant. Notably, all these conditions are sustained by various degree of inflammation, which thus represents a core aspect of Proteobacteria-related diseases.","container-title":"BioMed Research International","DOI":"10.1155/2017/9351507","ISSN":"2314-6133","journalAbbreviation":"BioMed Res. Int.","page":"9351507","PMID":"29230419","PMCID":"PMC5688358","source":"PubMed Central","title":"Proteobacteria: A Common Factor in Human Diseases","title-short":"Proteobacteria","volume":"2017","author":[{"family":"Rizzatti","given":"G."},{"family":"Lopetuso","given":"L. R."},{"family":"Gibiino","given":"G."},{"family":"Binda","given":"C."},{"family":"Gasbarrini","given":"A."}],"issued":{"date-parts":[["2017"]]}}}],"schema":"https://github.com/citation-style-language/schema/raw/master/csl-citation.json"}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14,39</w:t>
      </w:r>
      <w:r w:rsidR="006448AC" w:rsidRPr="00BF7674">
        <w:rPr>
          <w:rFonts w:ascii="Arial" w:hAnsi="Arial" w:cs="Arial"/>
        </w:rPr>
        <w:fldChar w:fldCharType="end"/>
      </w:r>
      <w:r w:rsidRPr="00BF7674">
        <w:rPr>
          <w:rFonts w:ascii="Arial" w:hAnsi="Arial" w:cs="Arial"/>
        </w:rPr>
        <w:t>. We also observed an increase in the relative abundance of Helicobacteraceae (Table S2), a family containing muc</w:t>
      </w:r>
      <w:r w:rsidR="002076A9" w:rsidRPr="00BF7674">
        <w:rPr>
          <w:rFonts w:ascii="Arial" w:hAnsi="Arial" w:cs="Arial"/>
        </w:rPr>
        <w:t>us-</w:t>
      </w:r>
      <w:r w:rsidRPr="00BF7674">
        <w:rPr>
          <w:rFonts w:ascii="Arial" w:hAnsi="Arial" w:cs="Arial"/>
        </w:rPr>
        <w:t>associated pathobionts commonly linked to gastrointestinal inflammation</w:t>
      </w:r>
      <w:r w:rsidR="006448AC" w:rsidRPr="00BF7674">
        <w:rPr>
          <w:rFonts w:ascii="Arial" w:hAnsi="Arial" w:cs="Arial"/>
        </w:rPr>
        <w:fldChar w:fldCharType="begin"/>
      </w:r>
      <w:r w:rsidR="005F658F" w:rsidRPr="00BF7674">
        <w:rPr>
          <w:rFonts w:ascii="Arial" w:hAnsi="Arial" w:cs="Arial"/>
        </w:rPr>
        <w:instrText xml:space="preserve"> ADDIN ZOTERO_ITEM CSL_CITATION {"citationID":"4fR7ZBLk","properties":{"unsorted":false,"formattedCitation":"\\super 40\\nosupersub{}","plainCitation":"40","noteIndex":0},"citationItems":[{"id":3644,"uris":["http://zotero.org/users/13901503/items/GZ2VQ6TK"],"itemData":{"id":3644,"type":"article-journal","abstract":"Abstract: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40</w:t>
      </w:r>
      <w:r w:rsidR="006448AC" w:rsidRPr="00BF7674">
        <w:rPr>
          <w:rFonts w:ascii="Arial" w:hAnsi="Arial" w:cs="Arial"/>
        </w:rPr>
        <w:fldChar w:fldCharType="end"/>
      </w:r>
      <w:r w:rsidRPr="00BF7674">
        <w:rPr>
          <w:rFonts w:ascii="Arial" w:hAnsi="Arial" w:cs="Arial"/>
        </w:rPr>
        <w:t xml:space="preserve">. This suggests that elevated temperatures may simultaneously reduce beneficial commensals while permitting the persistence or expansion of opportunistic </w:t>
      </w:r>
      <w:r w:rsidR="002076A9" w:rsidRPr="00BF7674">
        <w:rPr>
          <w:rFonts w:ascii="Arial" w:hAnsi="Arial" w:cs="Arial"/>
        </w:rPr>
        <w:t xml:space="preserve">taxa often </w:t>
      </w:r>
      <w:r w:rsidRPr="00BF7674">
        <w:rPr>
          <w:rFonts w:ascii="Arial" w:hAnsi="Arial" w:cs="Arial"/>
        </w:rPr>
        <w:t xml:space="preserve">associated </w:t>
      </w:r>
      <w:r w:rsidR="002076A9" w:rsidRPr="00BF7674">
        <w:rPr>
          <w:rFonts w:ascii="Arial" w:hAnsi="Arial" w:cs="Arial"/>
        </w:rPr>
        <w:t>with inflammation</w:t>
      </w:r>
      <w:r w:rsidRPr="00BF7674">
        <w:rPr>
          <w:rFonts w:ascii="Arial" w:hAnsi="Arial" w:cs="Arial"/>
        </w:rPr>
        <w:t>, a pattern widely considered characteristic of gut dysbiosis</w:t>
      </w:r>
      <w:r w:rsidR="002076A9" w:rsidRPr="00BF7674">
        <w:rPr>
          <w:rFonts w:ascii="Arial" w:hAnsi="Arial" w:cs="Arial"/>
        </w:rPr>
        <w:fldChar w:fldCharType="begin"/>
      </w:r>
      <w:r w:rsidR="002076A9" w:rsidRPr="00BF7674">
        <w:rPr>
          <w:rFonts w:ascii="Arial" w:hAnsi="Arial" w:cs="Arial"/>
        </w:rPr>
        <w:instrText xml:space="preserve"> ADDIN ZOTERO_ITEM CSL_CITATION {"citationID":"kMbBGGEo","properties":{"unsorted":false,"formattedCitation":"\\super 9,21\\nosupersub{}","plainCitation":"9,21","noteIndex":0},"citationItems":[{"id":7911,"uris":["http://zotero.org/users/13901503/items/WC9YJSQX"],"itemData":{"id":7911,"type":"article-journal","abstract":"Mammalian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2076A9" w:rsidRPr="00BF7674">
        <w:rPr>
          <w:rFonts w:ascii="Arial" w:hAnsi="Arial" w:cs="Arial"/>
        </w:rPr>
        <w:fldChar w:fldCharType="separate"/>
      </w:r>
      <w:r w:rsidR="002076A9" w:rsidRPr="00BF7674">
        <w:rPr>
          <w:rFonts w:ascii="Arial" w:hAnsi="Arial" w:cs="Arial"/>
          <w:kern w:val="0"/>
          <w:vertAlign w:val="superscript"/>
        </w:rPr>
        <w:t>9,21</w:t>
      </w:r>
      <w:r w:rsidR="002076A9" w:rsidRPr="00BF7674">
        <w:rPr>
          <w:rFonts w:ascii="Arial" w:hAnsi="Arial" w:cs="Arial"/>
        </w:rPr>
        <w:fldChar w:fldCharType="end"/>
      </w:r>
      <w:r w:rsidRPr="00BF7674">
        <w:rPr>
          <w:rFonts w:ascii="Arial" w:hAnsi="Arial" w:cs="Arial"/>
        </w:rPr>
        <w:t xml:space="preserve"> </w:t>
      </w:r>
      <w:r w:rsidR="006448AC" w:rsidRPr="00BF7674">
        <w:rPr>
          <w:rFonts w:ascii="Arial" w:hAnsi="Arial" w:cs="Arial"/>
        </w:rPr>
        <w:t>(Fig 2A).</w:t>
      </w:r>
    </w:p>
    <w:p w14:paraId="20E4281A" w14:textId="215C236A"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functional capacity consistent with dysbiosis. </w:t>
      </w:r>
      <w:r w:rsidRPr="00BF7674">
        <w:rPr>
          <w:rFonts w:ascii="Arial" w:hAnsi="Arial" w:cs="Arial"/>
        </w:rPr>
        <w:t>To evaluate whether the taxonomic shifts were substantial enough to translate into changes in functional capacity, we constructed analogous log-ratios using the metabolic pathway abundance data. In the first ratio, we constructed the numerator from metabolic pathways involved in opportunistic carbon metabolism, including the utilization of simple sugars, alternative carbon substrates, and host-derived compounds such as glycans and mucins, which are characteristic of metabolic strategies commonly employed by facultatively anaerobic and pathobiont taxa</w:t>
      </w:r>
      <w:r w:rsidR="00350251" w:rsidRPr="00BF7674">
        <w:rPr>
          <w:rFonts w:ascii="Arial" w:hAnsi="Arial" w:cs="Arial"/>
        </w:rPr>
        <w:fldChar w:fldCharType="begin"/>
      </w:r>
      <w:r w:rsidR="005F658F" w:rsidRPr="00BF7674">
        <w:rPr>
          <w:rFonts w:ascii="Arial" w:hAnsi="Arial" w:cs="Arial"/>
        </w:rPr>
        <w:instrText xml:space="preserve"> ADDIN ZOTERO_ITEM CSL_CITATION {"citationID":"W4esmIK8","properties":{"unsorted":false,"formattedCitation":"\\super 21,41\\nosupersub{}","plainCitation":"21,41","noteIndex":0},"citationItems":[{"id":7862,"uris":["http://zotero.org/users/13901503/items/B54A895I"],"itemData":{"id":7862,"type":"article-journal","abstract":"The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Y."},{"family":"Caruso","given":"Roberta"},{"family":"Núñez","given":"Gabriel"}],"issued":{"date-parts":[["2017"]]}}},{"id":4209,"uris":["http://zotero.org/users/13901503/items/QLY7T8EF"],"itemData":{"id":4209,"type":"article-journal","abstract":"The availability of host and dietary carbohydrates in the gastrointestinal (GI) tract plays a key role in shaping the structure-function of the microbiota. In particular, some gut bacteria have the ability to forage on glycans provided by the mucus layer covering the GI tract. The O-glycan structures present in mucin are diverse and complex, consisting predominantly of core 1-4 mucin-type O-glycans containing α- and β- linked N-acetyl-galactosamine, galactose and N-acetyl-glucosamine. These core structures are further elongated and frequently modified by fucose and sialic acid sugar residues via α1,2/3/4 and α2,3/6 linkages, respectively. The ability to metabolize these mucin O-linked oligosaccharides is likely to be a key factor in determining which bacterial species colonise the mucosal surface. Due to their proximity to the immune system, mucin-degrading bacteria are in a prime location to influence the host response. However, despite the growing number of bacterial genome sequences available from mucin degraders, our knowledge on the structural requirements for mucin degradation by gut bacteria remains fragmented. This is largely due to the limited number of functionally characterized enzymes and the lack of studies correlating the specificity of these enzymes with the ability of the strain to degrade and utilize mucin and mucin glycans. This review focuses on recent findings unravelling the molecular strategies used by mucin-degrading bacteria to utilise host glycans, adapt to the mucosal environment, and influence human health.","container-title":"Frontiers in Genetics","DOI":"10.3389/fgene.2015.00081","ISSN":"1664-8021","journalAbbreviation":"Front. Genet.","language":"English","publisher":"Frontiers","source":"Frontiers","title":"Mucin glycan foraging in the human gut microbiome","URL":"https://www.frontiersin.org/journals/genetics/articles/10.3389/fgene.2015.00081/full","volume":"6","author":[{"family":"Tailford","given":"Louise E."},{"family":"Crost","given":"Emmanuelle H."},{"family":"Kavanaugh","given":"Devon"},{"family":"Juge","given":"Nathalie"}],"accessed":{"date-parts":[["2025",9,4]]},"issued":{"date-parts":[["2015",3,19]]}}}],"schema":"https://github.com/citation-style-language/schema/raw/master/csl-citation.json"} </w:instrText>
      </w:r>
      <w:r w:rsidR="00350251" w:rsidRPr="00BF7674">
        <w:rPr>
          <w:rFonts w:ascii="Arial" w:hAnsi="Arial" w:cs="Arial"/>
        </w:rPr>
        <w:fldChar w:fldCharType="separate"/>
      </w:r>
      <w:r w:rsidR="005F658F" w:rsidRPr="00BF7674">
        <w:rPr>
          <w:rFonts w:ascii="Arial" w:hAnsi="Arial" w:cs="Arial"/>
          <w:kern w:val="0"/>
          <w:vertAlign w:val="superscript"/>
        </w:rPr>
        <w:t>21,41</w:t>
      </w:r>
      <w:r w:rsidR="00350251" w:rsidRPr="00BF7674">
        <w:rPr>
          <w:rFonts w:ascii="Arial" w:hAnsi="Arial" w:cs="Arial"/>
        </w:rPr>
        <w:fldChar w:fldCharType="end"/>
      </w:r>
      <w:r w:rsidRPr="00BF7674">
        <w:rPr>
          <w:rFonts w:ascii="Arial" w:hAnsi="Arial" w:cs="Arial"/>
        </w:rPr>
        <w:t xml:space="preserve">. We </w:t>
      </w:r>
      <w:r w:rsidRPr="00BF7674">
        <w:rPr>
          <w:rFonts w:ascii="Arial" w:hAnsi="Arial" w:cs="Arial"/>
        </w:rPr>
        <w:lastRenderedPageBreak/>
        <w:t>constructed the denominator from pathways involved in fermentative metabolism, including anaerobic complex carbohydrate and amino acid fermentation characteristic of obligate</w:t>
      </w:r>
      <w:r w:rsidR="002076A9" w:rsidRPr="00BF7674">
        <w:rPr>
          <w:rFonts w:ascii="Arial" w:hAnsi="Arial" w:cs="Arial"/>
        </w:rPr>
        <w:t>ly</w:t>
      </w:r>
      <w:r w:rsidRPr="00BF7674">
        <w:rPr>
          <w:rFonts w:ascii="Arial" w:hAnsi="Arial" w:cs="Arial"/>
        </w:rPr>
        <w:t xml:space="preserve"> anaerobic commensals</w:t>
      </w:r>
      <w:r w:rsidR="00350251" w:rsidRPr="00BF7674">
        <w:rPr>
          <w:rFonts w:ascii="Arial" w:hAnsi="Arial" w:cs="Arial"/>
        </w:rPr>
        <w:fldChar w:fldCharType="begin"/>
      </w:r>
      <w:r w:rsidR="005F658F" w:rsidRPr="00BF7674">
        <w:rPr>
          <w:rFonts w:ascii="Arial" w:hAnsi="Arial" w:cs="Arial"/>
        </w:rPr>
        <w:instrText xml:space="preserve"> ADDIN ZOTERO_ITEM CSL_CITATION {"citationID":"b9QFVMdR","properties":{"unsorted":false,"formattedCitation":"\\super 13,42,43\\nosupersub{}","plainCitation":"13,42,43","noteIndex":0},"citationItems":[{"id":3409,"uris":["http://zotero.org/users/13901503/items/73VRZX5M"],"itemData":{"id":3409,"type":"article-journal","abstract":"Bacteria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2002","language":"en","page":"283-307","publisher":"Annual Reviews","source":"www-annualreviews-org.proxy.lib.umich.edu","title":"How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350251" w:rsidRPr="00BF7674">
        <w:rPr>
          <w:rFonts w:ascii="Arial" w:hAnsi="Arial" w:cs="Arial"/>
        </w:rPr>
        <w:fldChar w:fldCharType="separate"/>
      </w:r>
      <w:r w:rsidR="005F658F" w:rsidRPr="00BF7674">
        <w:rPr>
          <w:rFonts w:ascii="Arial" w:hAnsi="Arial" w:cs="Arial"/>
          <w:kern w:val="0"/>
          <w:vertAlign w:val="superscript"/>
        </w:rPr>
        <w:t>13,42,43</w:t>
      </w:r>
      <w:r w:rsidR="00350251" w:rsidRPr="00BF7674">
        <w:rPr>
          <w:rFonts w:ascii="Arial" w:hAnsi="Arial" w:cs="Arial"/>
        </w:rPr>
        <w:fldChar w:fldCharType="end"/>
      </w:r>
      <w:r w:rsidR="007E5A64" w:rsidRPr="00BF7674">
        <w:rPr>
          <w:rFonts w:ascii="Arial" w:hAnsi="Arial" w:cs="Arial"/>
        </w:rPr>
        <w:t xml:space="preserve"> (Table 3S)</w:t>
      </w:r>
      <w:r w:rsidRPr="00BF7674">
        <w:rPr>
          <w:rFonts w:ascii="Arial" w:hAnsi="Arial" w:cs="Arial"/>
        </w:rPr>
        <w:t>. We found that opportunistic carbon metabolism increased relative to fermentative metabolism (β</w:t>
      </w:r>
      <w:r w:rsidRPr="00BF7674">
        <w:rPr>
          <w:rFonts w:ascii="Arial" w:hAnsi="Arial" w:cs="Arial"/>
          <w:vertAlign w:val="subscript"/>
        </w:rPr>
        <w:t>temp</w:t>
      </w:r>
      <w:r w:rsidRPr="00BF7674">
        <w:rPr>
          <w:rFonts w:ascii="Arial" w:hAnsi="Arial" w:cs="Arial"/>
        </w:rPr>
        <w:t xml:space="preserve"> = 0.47; Fig. 3C), with the temperature model accounting for 74% of the model weight (Fig 3D). This functional shift mirrored the observed taxonomic changes, with elevated temperatures predicting a relative expansion of opportunistic metabolic strategies and a reduction in fermentative metabolism typical of beneficial commensals. These patterns are also consistent with dysbiosis</w:t>
      </w:r>
      <w:r w:rsidR="002076A9" w:rsidRPr="00BF7674">
        <w:rPr>
          <w:rFonts w:ascii="Arial" w:hAnsi="Arial" w:cs="Arial"/>
        </w:rPr>
        <w:t xml:space="preserve">, </w:t>
      </w:r>
      <w:r w:rsidR="00350251" w:rsidRPr="00BF7674">
        <w:rPr>
          <w:rFonts w:ascii="Arial" w:hAnsi="Arial" w:cs="Arial"/>
        </w:rPr>
        <w:t>and</w:t>
      </w:r>
      <w:r w:rsidRPr="00BF7674">
        <w:rPr>
          <w:rFonts w:ascii="Arial" w:hAnsi="Arial" w:cs="Arial"/>
        </w:rPr>
        <w:t xml:space="preserve"> reduced fermentative metabolism may limit the production of beneficial metabolites, including SCFAs, important for epithelial maintenance and immune regulation</w:t>
      </w:r>
      <w:r w:rsidR="002076A9" w:rsidRPr="00BF7674">
        <w:rPr>
          <w:rFonts w:ascii="Arial" w:hAnsi="Arial" w:cs="Arial"/>
        </w:rPr>
        <w:fldChar w:fldCharType="begin"/>
      </w:r>
      <w:r w:rsidR="002076A9" w:rsidRPr="00BF7674">
        <w:rPr>
          <w:rFonts w:ascii="Arial" w:hAnsi="Arial" w:cs="Arial"/>
        </w:rPr>
        <w:instrText xml:space="preserve"> ADDIN ZOTERO_ITEM CSL_CITATION {"citationID":"pNvvDINM","properties":{"unsorted":false,"formattedCitation":"\\super 20\\nosupersub{}","plainCitation":"20","noteIndex":0},"citationItems":[{"id":7904,"uris":["http://zotero.org/users/13901503/items/FNGYRT9W"],"itemData":{"id":7904,"type":"article-journal","abstract":"Inflammatory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J."},{"family":"Huttenhower","given":"Curtis"}],"issued":{"date-parts":[["2019",5]]}}}],"schema":"https://github.com/citation-style-language/schema/raw/master/csl-citation.json"} </w:instrText>
      </w:r>
      <w:r w:rsidR="002076A9" w:rsidRPr="00BF7674">
        <w:rPr>
          <w:rFonts w:ascii="Arial" w:hAnsi="Arial" w:cs="Arial"/>
        </w:rPr>
        <w:fldChar w:fldCharType="separate"/>
      </w:r>
      <w:r w:rsidR="002076A9" w:rsidRPr="00BF7674">
        <w:rPr>
          <w:rFonts w:ascii="Arial" w:hAnsi="Arial" w:cs="Arial"/>
          <w:kern w:val="0"/>
          <w:vertAlign w:val="superscript"/>
        </w:rPr>
        <w:t>20</w:t>
      </w:r>
      <w:r w:rsidR="002076A9" w:rsidRPr="00BF7674">
        <w:rPr>
          <w:rFonts w:ascii="Arial" w:hAnsi="Arial" w:cs="Arial"/>
        </w:rPr>
        <w:fldChar w:fldCharType="end"/>
      </w:r>
      <w:r w:rsidR="00350251" w:rsidRPr="00BF7674">
        <w:rPr>
          <w:rFonts w:ascii="Arial" w:hAnsi="Arial" w:cs="Arial"/>
        </w:rPr>
        <w:t xml:space="preserve"> (Fig.</w:t>
      </w:r>
      <w:r w:rsidR="007B42E5" w:rsidRPr="00BF7674">
        <w:rPr>
          <w:rFonts w:ascii="Arial" w:hAnsi="Arial" w:cs="Arial"/>
        </w:rPr>
        <w:t xml:space="preserve"> 2A)</w:t>
      </w:r>
      <w:r w:rsidRPr="00BF7674">
        <w:rPr>
          <w:rFonts w:ascii="Arial" w:hAnsi="Arial" w:cs="Arial"/>
        </w:rPr>
        <w:t xml:space="preserve">. </w:t>
      </w:r>
      <w:commentRangeStart w:id="15"/>
      <w:r w:rsidRPr="00BF7674">
        <w:rPr>
          <w:rFonts w:ascii="Arial" w:hAnsi="Arial" w:cs="Arial"/>
        </w:rPr>
        <w:t>Together, these results suggest that the taxonomic changes predicted by rising temperatures were sufficient to alter the functional potential of the gut microbiome</w:t>
      </w:r>
      <w:r w:rsidR="002076A9" w:rsidRPr="00BF7674">
        <w:rPr>
          <w:rFonts w:ascii="Arial" w:hAnsi="Arial" w:cs="Arial"/>
        </w:rPr>
        <w:t xml:space="preserve"> in ways that are characteristic of dy</w:t>
      </w:r>
      <w:ins w:id="16" w:author="Marshall, Andrew" w:date="2026-05-15T13:44:00Z" w16du:dateUtc="2026-05-15T17:44:00Z">
        <w:r w:rsidR="00AB24E8">
          <w:rPr>
            <w:rFonts w:ascii="Arial" w:hAnsi="Arial" w:cs="Arial"/>
          </w:rPr>
          <w:t>s</w:t>
        </w:r>
      </w:ins>
      <w:r w:rsidR="002076A9" w:rsidRPr="00BF7674">
        <w:rPr>
          <w:rFonts w:ascii="Arial" w:hAnsi="Arial" w:cs="Arial"/>
        </w:rPr>
        <w:t>biosis</w:t>
      </w:r>
      <w:r w:rsidRPr="00BF7674">
        <w:rPr>
          <w:rFonts w:ascii="Arial" w:hAnsi="Arial" w:cs="Arial"/>
        </w:rPr>
        <w:t>.</w:t>
      </w:r>
      <w:commentRangeEnd w:id="15"/>
      <w:r w:rsidR="00AB24E8" w:rsidRPr="00BF7674">
        <w:rPr>
          <w:rStyle w:val="CommentReference"/>
          <w:rFonts w:ascii="Arial" w:hAnsi="Arial" w:cs="Arial"/>
          <w:sz w:val="24"/>
          <w:szCs w:val="24"/>
        </w:rPr>
        <w:commentReference w:id="15"/>
      </w:r>
    </w:p>
    <w:p w14:paraId="6BE33A3F" w14:textId="29560CD8" w:rsidR="006E5658" w:rsidRPr="00BF7674" w:rsidRDefault="006E5658" w:rsidP="006E5658">
      <w:pPr>
        <w:ind w:firstLine="720"/>
        <w:rPr>
          <w:rFonts w:ascii="Arial" w:hAnsi="Arial" w:cs="Arial"/>
        </w:rPr>
      </w:pPr>
      <w:r w:rsidRPr="00BF7674">
        <w:rPr>
          <w:rFonts w:ascii="Arial" w:hAnsi="Arial" w:cs="Arial"/>
        </w:rPr>
        <w:t xml:space="preserve">We also conducted a pathway-level differential abundance analysis to identify additional functional pathways associated with rising temperatures. Of the 277 pathways examined, 62 were best explained by the model including temperature (Table </w:t>
      </w:r>
      <w:r w:rsidR="007E5A64" w:rsidRPr="00BF7674">
        <w:rPr>
          <w:rFonts w:ascii="Arial" w:hAnsi="Arial" w:cs="Arial"/>
        </w:rPr>
        <w:t>4</w:t>
      </w:r>
      <w:r w:rsidRPr="00BF7674">
        <w:rPr>
          <w:rFonts w:ascii="Arial" w:hAnsi="Arial" w:cs="Arial"/>
        </w:rPr>
        <w:t xml:space="preserve">S). Across these 62 pathways, temperature was associated with shifts in lipid metabolism consistent with microbial responses to </w:t>
      </w:r>
      <w:r w:rsidR="002228FE" w:rsidRPr="00BF7674">
        <w:rPr>
          <w:rFonts w:ascii="Arial" w:hAnsi="Arial" w:cs="Arial"/>
        </w:rPr>
        <w:t>an increase</w:t>
      </w:r>
      <w:r w:rsidRPr="00BF7674">
        <w:rPr>
          <w:rFonts w:ascii="Arial" w:hAnsi="Arial" w:cs="Arial"/>
        </w:rPr>
        <w:t xml:space="preserve"> in membrane fluidity with rising temperatures</w:t>
      </w:r>
      <w:r w:rsidR="00E315D3" w:rsidRPr="00BF7674">
        <w:rPr>
          <w:rFonts w:ascii="Arial" w:hAnsi="Arial" w:cs="Arial"/>
        </w:rPr>
        <w:fldChar w:fldCharType="begin"/>
      </w:r>
      <w:r w:rsidR="005F658F" w:rsidRPr="00BF7674">
        <w:rPr>
          <w:rFonts w:ascii="Arial" w:hAnsi="Arial" w:cs="Arial"/>
        </w:rPr>
        <w:instrText xml:space="preserve"> ADDIN ZOTERO_ITEM CSL_CITATION {"citationID":"VLWmBJ2K","properties":{"unsorted":false,"formattedCitation":"\\super 44\\nosupersub{}","plainCitation":"44","noteIndex":0},"citationItems":[{"id":3378,"uris":["http://zotero.org/users/13901503/items/TZK8TZFH"],"itemData":{"id":3378,"type":"article-journal","container-title":"Journal of Bacteriology","DOI":"10.1128/jb.186.20.6681-6688.2004","issue":"20","page":"6681-6688","publisher":"American Society for Microbiology","source":"journals.asm.org (Atypon)","title":"Control of Membrane Lipid Fluidity by Molecular Thermosensors","volume":"186","author":[{"family":"Mansilla","given":"María C."},{"family":"Cybulski","given":"Larisa E."},{"family":"Albanesi","given":"Daniela"},{"family":"Mendoza","given":"Diego","non-dropping-particle":"de"}],"issued":{"date-parts":[["2004",10,15]]}}}],"schema":"https://github.com/citation-style-language/schema/raw/master/csl-citation.json"}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44</w:t>
      </w:r>
      <w:r w:rsidR="00E315D3" w:rsidRPr="00BF7674">
        <w:rPr>
          <w:rFonts w:ascii="Arial" w:hAnsi="Arial" w:cs="Arial"/>
        </w:rPr>
        <w:fldChar w:fldCharType="end"/>
      </w:r>
      <w:r w:rsidRPr="00BF7674">
        <w:rPr>
          <w:rFonts w:ascii="Arial" w:hAnsi="Arial" w:cs="Arial"/>
        </w:rPr>
        <w:t>. Specifically, we observed decreases in lipid catabolism pathways alongside increases in lipid biosynthesis pathways (Fig. 4S), suggesting increased investment in membrane remodeling and maintenance under elevated temperatures. These patterns may also suggest that rising temperatures favor the persistence or expansion of microbial groups better able to tolerate fluctuating environmental conditions, including facultative anaerobes and pathobionts.</w:t>
      </w:r>
    </w:p>
    <w:p w14:paraId="073E63B3" w14:textId="07F52F6E"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functional capacity with implications for host health. </w:t>
      </w:r>
      <w:r w:rsidRPr="00BF7674">
        <w:rPr>
          <w:rFonts w:ascii="Arial" w:hAnsi="Arial" w:cs="Arial"/>
        </w:rPr>
        <w:t>To more directly evaluate the potential consequences of gut dysbiosis, we constructed a second ratio comparing metabolic pathways characteristic of pathobionts in the numerator to beneficial metabolic pathways characteristic of commensals in the denominator. Pathways characteristic of pathobionts included the synthesis of outer membrane components capable of stimulating host immune responses (e.g., lipopolysaccharides [LPS], lipid A, and O-antigens)</w:t>
      </w:r>
      <w:r w:rsidR="00E315D3" w:rsidRPr="00BF7674">
        <w:rPr>
          <w:rFonts w:ascii="Arial" w:hAnsi="Arial" w:cs="Arial"/>
        </w:rPr>
        <w:fldChar w:fldCharType="begin"/>
      </w:r>
      <w:r w:rsidR="005F658F" w:rsidRPr="00BF7674">
        <w:rPr>
          <w:rFonts w:ascii="Arial" w:hAnsi="Arial" w:cs="Arial"/>
        </w:rPr>
        <w:instrText xml:space="preserve"> ADDIN ZOTERO_ITEM CSL_CITATION {"citationID":"R1yXRjPU","properties":{"unsorted":false,"formattedCitation":"\\super 45\\nosupersub{}","plainCitation":"45","noteIndex":0},"citationItems":[{"id":3710,"uris":["http://zotero.org/users/13901503/items/7XBTXUWV"],"itemData":{"id":3710,"type":"article-journal","abstract":"Bacterial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45</w:t>
      </w:r>
      <w:r w:rsidR="00E315D3" w:rsidRPr="00BF7674">
        <w:rPr>
          <w:rFonts w:ascii="Arial" w:hAnsi="Arial" w:cs="Arial"/>
        </w:rPr>
        <w:fldChar w:fldCharType="end"/>
      </w:r>
      <w:r w:rsidRPr="00BF7674">
        <w:rPr>
          <w:rFonts w:ascii="Arial" w:hAnsi="Arial" w:cs="Arial"/>
        </w:rPr>
        <w:t>, as well as pathways involved in host glycan degradation and mucus utilization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{"citationID":"GLjWWQ7D","properties":{"unsorted":false,"formattedCitation":"\\super 41,46\\nosupersub{}","plainCitation":"41,46","noteIndex":0},"citationItems":[{"id":7838,"uris":["http://zotero.org/users/13901503/items/T6UW2CT5"],"itemData":{"id":7838,"type":"article-journal","abstract":"The gastrointestinal tract is often considered as a key organ involved in the digestion of food and providing nutrients to the body for proper maintenance. However, this system is composed of organs that are extremely complex. Among the different parts, the intestine is viewed as an incredible surface of contact with the environment and is colonised by hundreds of trillions of gut microbes. The role of the gut barrier has been studied for decades, but the exact mechanisms involved in the protection of the gut barrier are various and complementary. Among them, the integrity of the mucus barrier is one of the first lines of protection of the gastrointestinal tract. In the past, this ’slimy’ partner was mostly considered a simple lubricant for facilitating the progression of the food bolus and the stools in the gut. Since then, different researchers have made important progress, and currently, the regulation of this mucus barrier is gaining increasing attention from the scientific community. Among the factors influencing the mucus barrier, the microbiome plays a major role in driving mucus changes. Additionally, our dietary habits (ie, high-fat diet, low-fibre/high-fibre diet, food additives, pre- probiotics) influence the mucus at different levels. Given that the mucus layer has been linked with the appearance of diseases, proper knowledge is highly warranted. Here, we debate different aspects of the mucus layer by focusing on its chemical composition, regulation of synthesis and degradation by the microbiota as well as some characteristics of the mucus layer in both physiological and pathological situations.","container-title":"Gut","DOI":"10.1136/gutjnl-2020-322260","ISSN":"0017-5749, 1468-3288","issue":"12","journalAbbreviation":"Gut","language":"en","page":"2232-2243","source":"DOI.org (Crossref)","title":"Mucus barrier, mucins and gut microbiota: the expected slimy partners?","title-short":"Mucus barrier, mucins and gut microbiota","volume":"69","author":[{"family":"Paone","given":"Paola"},{"family":"Cani","given":"Patrice D"}],"issued":{"date-parts":[["2020",12]]}}},{"id":4209,"uris":["http://zotero.org/users/13901503/items/QLY7T8EF"],"itemData":{"id":4209,"type":"article-journal","abstract":"The availability of host and dietary carbohydrates in the gastrointestinal (GI) tract plays a key role in shaping the structure-function of the microbiota. In particular, some gut bacteria have the ability to forage on glycans provided by the mucus layer covering the GI tract. The O-glycan structures present in mucin are diverse and complex, consisting predominantly of core 1-4 mucin-type O-glycans containing α- and β- linked N-acetyl-galactosamine, galactose and N-acetyl-glucosamine. These core structures are further elongated and frequently modified by fucose and sialic acid sugar residues via α1,2/3/4 and α2,3/6 linkages, respectively. The ability to metabolize these mucin O-linked oligosaccharides is likely to be a key factor in determining which bacterial species colonise the mucosal surface. Due to their proximity to the immune system, mucin-degrading bacteria are in a prime location to influence the host response. However, despite the growing number of bacterial genome sequences available from mucin degraders, our knowledge on the structural requirements for mucin degradation by gut bacteria remains fragmented. This is largely due to the limited number of functionally characterized enzymes and the lack of studies correlating the specificity of these enzymes with the ability of the strain to degrade and utilize mucin and mucin glycans. This review focuses on recent findings unravelling the molecular strategies used by mucin-degrading bacteria to utilise host glycans, adapt to the mucosal environment, and influence human health.","container-title":"Frontiers in Genetics","DOI":"10.3389/fgene.2015.00081","ISSN":"1664-8021","journalAbbreviation":"Front. Genet.","language":"English","publisher":"Frontiers","source":"Frontiers","title":"Mucin glycan foraging in the human gut microbiome","URL":"https://www.frontiersin.org/journals/genetics/articles/10.3389/fgene.2015.00081/full","volume":"6","author":[{"family":"Tailford","given":"Louise E."},{"family":"Crost","given":"Emmanuelle H."},{"family":"Kavanaugh","given":"Devon"},{"family":"Juge","given":"Nathalie"}],"accessed":{"date-parts":[["2025",9,4]]},"issued":{"date-parts":[["2015",3,19]]}}}],"schema":"https://github.com/citation-style-language/schema/raw/master/csl-citation.json"}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41,46</w:t>
      </w:r>
      <w:r w:rsidR="00E315D3" w:rsidRPr="00BF7674">
        <w:rPr>
          <w:rFonts w:ascii="Arial" w:hAnsi="Arial" w:cs="Arial"/>
        </w:rPr>
        <w:fldChar w:fldCharType="end"/>
      </w:r>
      <w:r w:rsidRPr="00BF7674">
        <w:rPr>
          <w:rFonts w:ascii="Arial" w:hAnsi="Arial" w:cs="Arial"/>
        </w:rPr>
        <w:t>(Table S</w:t>
      </w:r>
      <w:r w:rsidR="007E5A64" w:rsidRPr="00BF7674">
        <w:rPr>
          <w:rFonts w:ascii="Arial" w:hAnsi="Arial" w:cs="Arial"/>
        </w:rPr>
        <w:t>5</w:t>
      </w:r>
      <w:r w:rsidRPr="00BF7674">
        <w:rPr>
          <w:rFonts w:ascii="Arial" w:hAnsi="Arial" w:cs="Arial"/>
        </w:rPr>
        <w:t>), which, in excess, may compromise epithelial barrier integrity and promote inflammation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{"citationID":"OHdAqQnM","properties":{"unsorted":false,"formattedCitation":"\\super 21\\nosupersub{}","plainCitation":"21","noteIndex":0},"citationItems":[{"id":7862,"uris":["http://zotero.org/users/13901503/items/B54A895I"],"itemData":{"id":7862,"type":"article-journal","abstract":"The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21</w:t>
      </w:r>
      <w:r w:rsidR="00E315D3" w:rsidRPr="00BF7674">
        <w:rPr>
          <w:rFonts w:ascii="Arial" w:hAnsi="Arial" w:cs="Arial"/>
        </w:rPr>
        <w:fldChar w:fldCharType="end"/>
      </w:r>
      <w:r w:rsidRPr="00BF7674">
        <w:rPr>
          <w:rFonts w:ascii="Arial" w:hAnsi="Arial" w:cs="Arial"/>
        </w:rPr>
        <w:t xml:space="preserve">. In contrast, beneficial metabolic pathways characteristic of commensals included those involved in anaerobic fermentation and </w:t>
      </w:r>
      <w:r w:rsidR="002076A9" w:rsidRPr="00BF7674">
        <w:rPr>
          <w:rFonts w:ascii="Arial" w:hAnsi="Arial" w:cs="Arial"/>
        </w:rPr>
        <w:t>SCFA</w:t>
      </w:r>
      <w:r w:rsidRPr="00BF7674">
        <w:rPr>
          <w:rFonts w:ascii="Arial" w:hAnsi="Arial" w:cs="Arial"/>
        </w:rPr>
        <w:t xml:space="preserve"> production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{"citationID":"IeCQYwBr","properties":{"unsorted":false,"formattedCitation":"\\super 13,42\\nosupersub{}","plainCitation":"13,42","noteIndex":0},"citationItems":[{"id":3409,"uris":["http://zotero.org/users/13901503/items/73VRZX5M"],"itemData":{"id":3409,"type":"article-journal","abstract":"Bacteria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13,42</w:t>
      </w:r>
      <w:r w:rsidR="00E315D3" w:rsidRPr="00BF7674">
        <w:rPr>
          <w:rFonts w:ascii="Arial" w:hAnsi="Arial" w:cs="Arial"/>
        </w:rPr>
        <w:fldChar w:fldCharType="end"/>
      </w:r>
      <w:r w:rsidRPr="00BF7674">
        <w:rPr>
          <w:rFonts w:ascii="Arial" w:hAnsi="Arial" w:cs="Arial"/>
        </w:rPr>
        <w:t>, as well as polyamine biosynthesis linked to epithelial integrity and anti-inflammatory effects</w:t>
      </w:r>
      <w:r w:rsidR="00E315D3" w:rsidRPr="00BF7674">
        <w:rPr>
          <w:rFonts w:ascii="Arial" w:hAnsi="Arial" w:cs="Arial"/>
        </w:rPr>
        <w:fldChar w:fldCharType="begin"/>
      </w:r>
      <w:r w:rsidR="005F658F" w:rsidRPr="00BF7674">
        <w:rPr>
          <w:rFonts w:ascii="Arial" w:hAnsi="Arial" w:cs="Arial"/>
        </w:rPr>
        <w:instrText xml:space="preserve"> ADDIN ZOTERO_ITEM CSL_CITATION {"citationID":"sOgyNzSI","properties":{"unsorted":false,"formattedCitation":"\\super 47,48\\nosupersub{}","plainCitation":"47,48","noteIndex":0},"citationItems":[{"id":7839,"uris":["http://zotero.org/users/13901503/items/QH3AAH3H"],"itemData":{"id":7839,"type":"article-journal","abstract":"Polyamines are ancient metabolites that serve critical functions in maintaining epithelial integrity, regulating immune response, and supporting healthy aging. The gut microbiota actively synthesizes and converts polyamines, while host factors such as inflammation, barrier function, and nutritional status dynamically modulate this metabolic network. Disruption of this host–microbiota axis reduces polyamine availability, impairs barrier function, and exacerbates inflammation. In contrast, polyamines exert protective effects by promoting epithelial repair, modulating macrophage and T-cell responses, and enhancing autophagy-mediated tissue renewal and longevity. Recent advances in engineered probiotics, microbial small RNAs, and postbiotics further highlight the therapeutic potential of precisely modulating polyamine metabolism in clinical contexts such as inflammatory bowel disease, metabolic syndrome, and neurodegenerative conditions associated with aging.","container-title":"Research","DOI":"10.34133/research.1184","page":"1184","publisher":"American Association for the Advancement of Science","source":"spj.science.org (Atypon)","title":"Polyamines as a Universal Language of Host–Microbiota Symbiosis","volume":"9","author":[{"family":"Fang","given":"Xiuyu"},{"family":"Guo","given":"Yan"},{"family":"Huang","given":"Jia"},{"family":"Zhang","given":"Meimei"}],"issued":{"date-parts":[["2026",3,6]]}}},{"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47,48</w:t>
      </w:r>
      <w:r w:rsidR="00E315D3" w:rsidRPr="00BF7674">
        <w:rPr>
          <w:rFonts w:ascii="Arial" w:hAnsi="Arial" w:cs="Arial"/>
        </w:rPr>
        <w:fldChar w:fldCharType="end"/>
      </w:r>
      <w:r w:rsidRPr="00BF7674">
        <w:rPr>
          <w:rFonts w:ascii="Arial" w:hAnsi="Arial" w:cs="Arial"/>
        </w:rPr>
        <w:t>, and B vitamin biosynthesis that support host nutrient availability and redox balance</w:t>
      </w:r>
      <w:r w:rsidR="00E315D3" w:rsidRPr="00BF7674">
        <w:rPr>
          <w:rFonts w:ascii="Arial" w:hAnsi="Arial" w:cs="Arial"/>
        </w:rPr>
        <w:fldChar w:fldCharType="begin"/>
      </w:r>
      <w:r w:rsidR="005F658F" w:rsidRPr="00BF7674">
        <w:rPr>
          <w:rFonts w:ascii="Arial" w:hAnsi="Arial" w:cs="Arial"/>
        </w:rPr>
        <w:instrText xml:space="preserve"> ADDIN ZOTERO_ITEM CSL_CITATION {"citationID":"dEhUUwFC","properties":{"unsorted":false,"formattedCitation":"\\super 49,50\\nosupersub{}","plainCitation":"49,50","noteIndex":0},"citationItems":[{"id":3221,"uris":["http://zotero.org/users/13901503/items/FWYVZDDA"],"itemData":{"id":3221,"type":"article-journal","abstract":"Although most vitamins are present in a variety of foods, human vitamin deficiencies still occur in many countries, mainly because of malnutrition not only as a result of insufficient food intake but also because of unbalanced diets. Even though most lactic acid bacteria (LAB) are auxotrophic for several vitamins, it is now known that certain strains have the capability to synthesize water</w:instrText>
      </w:r>
      <w:r w:rsidR="005F658F" w:rsidRPr="00BF7674">
        <w:rPr>
          <w:rFonts w:ascii="Cambria Math" w:hAnsi="Cambria Math" w:cs="Cambria Math"/>
        </w:rPr>
        <w:instrText>‐</w:instrText>
      </w:r>
      <w:r w:rsidR="005F658F" w:rsidRPr="00BF7674">
        <w:rPr>
          <w:rFonts w:ascii="Arial" w:hAnsi="Arial" w:cs="Arial"/>
        </w:rPr>
        <w:instrText>soluble vitamins such as those included in the B</w:instrText>
      </w:r>
      <w:r w:rsidR="005F658F" w:rsidRPr="00BF7674">
        <w:rPr>
          <w:rFonts w:ascii="Cambria Math" w:hAnsi="Cambria Math" w:cs="Cambria Math"/>
        </w:rPr>
        <w:instrText>‐</w:instrText>
      </w:r>
      <w:r w:rsidR="005F658F" w:rsidRPr="00BF7674">
        <w:rPr>
          <w:rFonts w:ascii="Arial" w:hAnsi="Arial" w:cs="Arial"/>
        </w:rPr>
        <w:instrText>group (folates, riboflavin and vitamin B12 amongst others). This review article will show the current knowledge of vitamin biosynthesis by LAB and show how the proper selection of starter cultures and probiotic strains could be useful in preventing clinical and subclinical vitamin deficiencies. Here, several examples will be presented where vitamin</w:instrText>
      </w:r>
      <w:r w:rsidR="005F658F" w:rsidRPr="00BF7674">
        <w:rPr>
          <w:rFonts w:ascii="Cambria Math" w:hAnsi="Cambria Math" w:cs="Cambria Math"/>
        </w:rPr>
        <w:instrText>‐</w:instrText>
      </w:r>
      <w:r w:rsidR="005F658F" w:rsidRPr="00BF7674">
        <w:rPr>
          <w:rFonts w:ascii="Arial" w:hAnsi="Arial" w:cs="Arial"/>
        </w:rPr>
        <w:instrText>producing LAB led to the elaboration of novel fermented foods with increased and bioavailable vitamins. In addition, the use of genetic engineering strategies to increase vitamin production or to create novel vitamin</w:instrText>
      </w:r>
      <w:r w:rsidR="005F658F" w:rsidRPr="00BF7674">
        <w:rPr>
          <w:rFonts w:ascii="Cambria Math" w:hAnsi="Cambria Math" w:cs="Cambria Math"/>
        </w:rPr>
        <w:instrText>‐</w:instrText>
      </w:r>
      <w:r w:rsidR="005F658F" w:rsidRPr="00BF7674">
        <w:rPr>
          <w:rFonts w:ascii="Arial" w:hAnsi="Arial" w:cs="Arial"/>
        </w:rPr>
        <w:instrText>producing strains will also be discussed. This review will show that the use of vitamin</w:instrText>
      </w:r>
      <w:r w:rsidR="005F658F" w:rsidRPr="00BF7674">
        <w:rPr>
          <w:rFonts w:ascii="Cambria Math" w:hAnsi="Cambria Math" w:cs="Cambria Math"/>
        </w:rPr>
        <w:instrText>‐</w:instrText>
      </w:r>
      <w:r w:rsidR="005F658F" w:rsidRPr="00BF7674">
        <w:rPr>
          <w:rFonts w:ascii="Arial" w:hAnsi="Arial" w:cs="Arial"/>
        </w:rPr>
        <w:instrText>producing LAB could be a cost</w:instrText>
      </w:r>
      <w:r w:rsidR="005F658F" w:rsidRPr="00BF7674">
        <w:rPr>
          <w:rFonts w:ascii="Cambria Math" w:hAnsi="Cambria Math" w:cs="Cambria Math"/>
        </w:rPr>
        <w:instrText>‐</w:instrText>
      </w:r>
      <w:r w:rsidR="005F658F" w:rsidRPr="00BF7674">
        <w:rPr>
          <w:rFonts w:ascii="Arial" w:hAnsi="Arial" w:cs="Arial"/>
        </w:rPr>
        <w:instrText>effective alternative to current vitamin fortification programmes and be useful in the elaboration of novel vitamin</w:instrText>
      </w:r>
      <w:r w:rsidR="005F658F" w:rsidRPr="00BF7674">
        <w:rPr>
          <w:rFonts w:ascii="Cambria Math" w:hAnsi="Cambria Math" w:cs="Cambria Math"/>
        </w:rPr>
        <w:instrText>‐</w:instrText>
      </w:r>
      <w:r w:rsidR="005F658F" w:rsidRPr="00BF7674">
        <w:rPr>
          <w:rFonts w:ascii="Arial" w:hAnsi="Arial" w:cs="Arial"/>
        </w:rPr>
        <w:instrText>enriched products.","container-title":"Journal of Applied Microbiology","DOI":"10.1111/j.1365-2672.2011.05157.x","ISSN":"1364-5072","issue":"6","journalAbbreviation":"Journal of Applied Microbiology","page":"1297-1309","source":"Silverchair","title":"B</w:instrText>
      </w:r>
      <w:r w:rsidR="005F658F" w:rsidRPr="00BF7674">
        <w:rPr>
          <w:rFonts w:ascii="Cambria Math" w:hAnsi="Cambria Math" w:cs="Cambria Math"/>
        </w:rPr>
        <w:instrText>‐</w:instrText>
      </w:r>
      <w:r w:rsidR="005F658F" w:rsidRPr="00BF7674">
        <w:rPr>
          <w:rFonts w:ascii="Arial" w:hAnsi="Arial" w:cs="Arial"/>
        </w:rPr>
        <w:instrText xml:space="preserve">Group vitamin production by lactic acid bacteria – current knowledge and potential applications","volume":"111","author":[{"family":"LeBlanc","given":"J.G."},{"family":"Laiño","given":"J.E."},{"family":"Valle","given":"M. Juarez","non-dropping-particle":"del"},{"family":"Vannini","given":"V."},{"family":"Sinderen","given":"D.","non-dropping-particle":"van"},{"family":"Taranto","given":"M.P."},{"family":"Valdez","given":"G. Font","non-dropping-particle":"de"},{"family":"Giori","given":"G. Savoy","non-dropping-particle":"de"},{"family":"Sesma","given":"F."}],"issued":{"date-parts":[["2011",12,1]]}}},{"id":7843,"uris":["http://zotero.org/users/13901503/items/7E78DNR3"],"itemData":{"id":7843,"type":"article-journal","abstract":"Probiotic bacteria, mostly belonging to the genera Lactobacillus and Bifidobacterium, confer a number of health benefits to the host, including vitamin production. With the aim to produce folate-enriched fermented products and/or develop probiotic supplements that accomplish folate biosynthesis in vivo within the colon, bifidobacteria and lactobacilli have been extensively studied for their capability to produce this vitamin. On the basis of physiological studies and genome analysis, wild-type lactobacilli cannot synthesize folate, generally require it for growth, and provide a negative contribution to folate levels in fermented dairy products. Lactobacillus plantarum constitutes an exception among lactobacilli, since it is capable of folate production in presence of para-aminobenzoic acid (pABA) and deserves to be used in animal trials to validate its ability to produce the vitamin in vivo. On the other hand, several folate-producing strains have been selected within the genus Bifidobacterium, with a great variability in the extent of vitamin released in the medium. Most of them belong to the species B. adolescentis and B. pseudocatenulatum, but few folate producing strains are found in the other species as well. Rats fed a probiotic formulation of folate-producing bifidobacteria exhibited increased plasma folate level, confirming that the vitamin is produced in vivo and absorbed. In a human trial, the same supplement raised folate concentration in feces. The use of folate-producing probiotic strains can be regarded as a new perspective in the specific use of probiotics. They could more efficiently confer protection against inflammation and cancer, both exerting the beneficial effects of probiotics and preventing the folate deficiency that is associated with premalignant changes in the colonic epithelia.","container-title":"Nutrients","DOI":"10.3390/nu3010118","ISSN":"2072-6643","issue":"1","language":"en","license":"http://creativecommons.org/licenses/by/3.0/","page":"118-134","publisher":"Molecular Diversity Preservation International","source":"www.mdpi.com","title":"Folate Production by Probiotic Bacteria","volume":"3","author":[{"family":"Rossi","given":"Maddalena"},{"family":"Amaretti","given":"Alberto"},{"family":"Raimondi","given":"Stefano"}],"issued":{"date-parts":[["2011",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49,50</w:t>
      </w:r>
      <w:r w:rsidR="00E315D3" w:rsidRPr="00BF7674">
        <w:rPr>
          <w:rFonts w:ascii="Arial" w:hAnsi="Arial" w:cs="Arial"/>
        </w:rPr>
        <w:fldChar w:fldCharType="end"/>
      </w:r>
      <w:r w:rsidR="002076A9" w:rsidRPr="00BF7674">
        <w:rPr>
          <w:rFonts w:ascii="Arial" w:hAnsi="Arial" w:cs="Arial"/>
        </w:rPr>
        <w:t xml:space="preserve"> </w:t>
      </w:r>
      <w:r w:rsidRPr="00BF7674">
        <w:rPr>
          <w:rFonts w:ascii="Arial" w:hAnsi="Arial" w:cs="Arial"/>
        </w:rPr>
        <w:t>(Table S4). We found that pathobiont-associated metabolism increased relative to commensal-associated metabolism with rising temperatures (β</w:t>
      </w:r>
      <w:r w:rsidRPr="00BF7674">
        <w:rPr>
          <w:rFonts w:ascii="Arial" w:hAnsi="Arial" w:cs="Arial"/>
          <w:vertAlign w:val="subscript"/>
        </w:rPr>
        <w:t>temp</w:t>
      </w:r>
      <w:r w:rsidRPr="00BF7674">
        <w:rPr>
          <w:rFonts w:ascii="Arial" w:hAnsi="Arial" w:cs="Arial"/>
        </w:rPr>
        <w:t xml:space="preserve"> = 0.28; Fig. 3C), with the temperature model accounting for 62% of </w:t>
      </w:r>
      <w:r w:rsidRPr="00BF7674">
        <w:rPr>
          <w:rFonts w:ascii="Arial" w:hAnsi="Arial" w:cs="Arial"/>
        </w:rPr>
        <w:lastRenderedPageBreak/>
        <w:t xml:space="preserve">the model weight (Fig. 3D). </w:t>
      </w:r>
      <w:del w:id="17" w:author="Marshall, Andrew" w:date="2026-05-15T13:46:00Z" w16du:dateUtc="2026-05-15T17:46:00Z">
        <w:r w:rsidRPr="00BF7674" w:rsidDel="00AB24E8">
          <w:rPr>
            <w:rFonts w:ascii="Arial" w:hAnsi="Arial" w:cs="Arial"/>
          </w:rPr>
          <w:delText xml:space="preserve"> </w:delText>
        </w:r>
      </w:del>
      <w:r w:rsidRPr="00BF7674">
        <w:rPr>
          <w:rFonts w:ascii="Arial" w:hAnsi="Arial" w:cs="Arial"/>
        </w:rPr>
        <w:t>This suggests that functional changes predicted by high temperatures may have direct consequences for host health by increasing the risk of inflammation via damage to the epithelial barrier and reducing microbial functions that support epithelial integrity, nutrient availability, and immune regulation</w:t>
      </w:r>
      <w:r w:rsidR="005F658F" w:rsidRPr="00BF7674">
        <w:rPr>
          <w:rFonts w:ascii="Arial" w:hAnsi="Arial" w:cs="Arial"/>
        </w:rPr>
        <w:t xml:space="preserve"> </w:t>
      </w:r>
      <w:r w:rsidR="007B42E5" w:rsidRPr="00BF7674">
        <w:rPr>
          <w:rFonts w:ascii="Arial" w:hAnsi="Arial" w:cs="Arial"/>
        </w:rPr>
        <w:t>(Fig 2B)</w:t>
      </w:r>
      <w:r w:rsidRPr="00BF7674">
        <w:rPr>
          <w:rFonts w:ascii="Arial" w:hAnsi="Arial" w:cs="Arial"/>
        </w:rPr>
        <w:t>.</w:t>
      </w:r>
    </w:p>
    <w:p w14:paraId="1C51FA4C" w14:textId="4168C5BD" w:rsidR="006E5658" w:rsidRPr="00BF7674" w:rsidRDefault="006E5658" w:rsidP="006E5658">
      <w:pPr>
        <w:ind w:firstLine="720"/>
        <w:rPr>
          <w:rFonts w:ascii="Arial" w:hAnsi="Arial" w:cs="Arial"/>
        </w:rPr>
      </w:pPr>
      <w:r w:rsidRPr="00BF7674">
        <w:rPr>
          <w:rFonts w:ascii="Arial" w:hAnsi="Arial" w:cs="Arial"/>
        </w:rPr>
        <w:t xml:space="preserve">Our differential abundance analysis suggested that the relative decrease of the acetyl-CoA fermentation to butanoate pathway may be an important driver of this broader community-level shift (Table </w:t>
      </w:r>
      <w:r w:rsidR="007E5A64" w:rsidRPr="00BF7674">
        <w:rPr>
          <w:rFonts w:ascii="Arial" w:hAnsi="Arial" w:cs="Arial"/>
        </w:rPr>
        <w:t>4</w:t>
      </w:r>
      <w:r w:rsidRPr="00BF7674">
        <w:rPr>
          <w:rFonts w:ascii="Arial" w:hAnsi="Arial" w:cs="Arial"/>
        </w:rPr>
        <w:t>S). Declines in this pathway at higher temperatures are consistent with reductions in obligately anaerobic fermentative taxa, and likely indicate reduced capacity for butyrate production, with potential consequences for epithelial integrity and immune regulation</w:t>
      </w:r>
      <w:r w:rsidR="002228FE" w:rsidRPr="00BF7674">
        <w:rPr>
          <w:rFonts w:ascii="Arial" w:hAnsi="Arial" w:cs="Arial"/>
        </w:rPr>
        <w:fldChar w:fldCharType="begin"/>
      </w:r>
      <w:r w:rsidR="005F658F" w:rsidRPr="00BF7674">
        <w:rPr>
          <w:rFonts w:ascii="Arial" w:hAnsi="Arial" w:cs="Arial"/>
        </w:rPr>
        <w:instrText xml:space="preserve"> ADDIN ZOTERO_ITEM CSL_CITATION {"citationID":"EiDmnUwb","properties":{"unsorted":false,"formattedCitation":"\\super 51,52\\nosupersub{}","plainCitation":"51,52","noteIndex":0},"citationItems":[{"id":7956,"uris":["http://zotero.org/users/13901503/items/3TPI4SP8"],"itemData":{"id":7956,"type":"article-journal","abstract":"Butyrate is a key energy source for colonocytes and is produced by the gut microbiota through fermentation of dietary ﬁber. Butyrate is a histone deacetylase inhibitor and also signals through three Gprotein coupled receptors. It is clear that butyrate has an important role in gastrointestinal health and that butyrate levels can impact both host and microbial functions that are intimately coupled with each other. Maintaining optimal butyrate levels improves gastrointestinal health in animal models by supporting colonocyte function, decreasing inﬂammation, maintaining the gut barrier, and promoting a healthy microbiome. Butyrate has also shown protective actions in the context of intestinal diseases such as inﬂammatory bowel disease, graft-versus-host disease of the gastrointestinal tract, and colon cancer, whereas lower levels of butyrate and/or the microbes which are responsible for producing this metabolite are associated with disease and poorer health outcomes. However, clinical efforts to increase butyrate levels in humans and reverse these negative outcomes have generated mixed results. This article discusses our current understanding of the molecular mechanisms of butyrate action with a focus on the gastrointestinal system, the links between host and microbial factors, and the efforts that are currently underway to apply the knowledge gained from the bench to bedside.","container-title":"Clinical Nutrition","DOI":"10.1016/j.clnu.2022.10.024","ISSN":"02615614","issue":"2","journalAbbreviation":"Clinical Nutrition","language":"en","page":"61-75","source":"DOI.org (Crossref)","title":"Butyrate’s role in human health and the current progress towards its clinical application to treat gastrointestinal disease","volume":"42","author":[{"family":"Hodgkinson","given":"Kendra"},{"family":"El Abbar","given":"Faiha"},{"family":"Dobranowski","given":"Peter"},{"family":"Manoogian","given":"Juliana"},{"family":"Butcher","given":"James"},{"family":"Figeys","given":"Daniel"},{"family":"Mack","given":"David"},{"family":"Stintzi","given":"Alain"}],"issued":{"date-parts":[["2023",2]]}}},{"id":3622,"uris":["http://zotero.org/users/13901503/items/E8YRGQQV"],"itemData":{"id":3622,"type":"article-journal","abstract":"Gut-microbial butyrate is a short-chain fatty acid (SCFA) of significant physiological importance than the other major SCFAs (acetate and propionate). Most butyrate producers belong to the Clostridium cluster of the phylum Firmicutes, such as Faecalibacterium, Roseburia, Eubacterium, Anaerostipes, Coprococcus, Subdoligranulum, and Anaerobutyricum. They metabolize carbohydrates via the butyryl-CoA: acetate CoA-transferase pathway and butyrate kinase terminal enzymes to produce most of butyrate. Although, in minor fractions, amino acids can also be utilized to generate butyrate via glutamate and lysine pathways. Butyrogenic microbes play a vital role in various gut-associated metabolisms. Butyrate is used by colonocytes to generate energy, stabilizes hypoxia-inducible factor to maintain the anaerobic environment in the gut, maintains gut barrier integrity by regulating Claudin-1 and synaptopodin expression, limits pro-inflammatory cytokines (IL-6, IL-12), and inhibits oncogenic pathways (Akt/ERK, Wnt, and TGF-β signaling). Colonic butyrate producers shape the gut microbial community by secreting various anti-microbial substances, such as cathelicidins, reuterin, and β-defensin-1, and maintain gut homeostasis by releasing anti-inflammatory molecules, such as IgA, vitamin B, and microbial anti-inflammatory molecules. Additionally, butyrate producers, such as Roseburia, produce anti-carcinogenic metabolites, such as shikimic acid and a precursor of conjugated linoleic acid. In this review, we summarized the significance of butyrate, critically examined the role and relevance of butyrate producers, and contextualized their importance as microbial therapeutics.","container-title":"Frontiers in Microbiology","DOI":"10.3389/fmicb.2022.1103836","ISSN":"1664-302X","journalAbbreviation":"Front. Microbiol.","language":"English","publisher":"Frontiers","source":"Frontiers","title":"Butyrate producers, “The Sentinel of Gut”: Their intestinal significance with and beyond butyrate, and prospective use as microbial therapeutics","title-short":"Butyrate producers, “The Sentinel of Gut”","URL":"https://www.frontiersin.org/journals/microbiology/articles/10.3389/fmicb.2022.1103836/full","volume":"13","author":[{"family":"Singh","given":"Vineet"},{"family":"Lee","given":"GyuDae"},{"family":"Son","given":"HyunWoo"},{"family":"Koh","given":"Hong"},{"family":"Kim","given":"Eun Soo"},{"family":"Unno","given":"Tatsuya"},{"family":"Shin","given":"Jae-Ho"}],"accessed":{"date-parts":[["2025",5,24]]},"issued":{"date-parts":[["2023",1,12]]}}}],"schema":"https://github.com/citation-style-language/schema/raw/master/csl-citation.json"}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51,52</w:t>
      </w:r>
      <w:r w:rsidR="002228FE" w:rsidRPr="00BF7674">
        <w:rPr>
          <w:rFonts w:ascii="Arial" w:hAnsi="Arial" w:cs="Arial"/>
        </w:rPr>
        <w:fldChar w:fldCharType="end"/>
      </w:r>
      <w:r w:rsidRPr="00BF7674">
        <w:rPr>
          <w:rFonts w:ascii="Arial" w:hAnsi="Arial" w:cs="Arial"/>
        </w:rPr>
        <w:t xml:space="preserve">. In contrast, there was a relative increase in pathways involved in lipopolysaccharide (LPS) biosynthesis in Gram-negative bacteria (Table </w:t>
      </w:r>
      <w:r w:rsidR="007E5A64" w:rsidRPr="00BF7674">
        <w:rPr>
          <w:rFonts w:ascii="Arial" w:hAnsi="Arial" w:cs="Arial"/>
        </w:rPr>
        <w:t>4</w:t>
      </w:r>
      <w:r w:rsidRPr="00BF7674">
        <w:rPr>
          <w:rFonts w:ascii="Arial" w:hAnsi="Arial" w:cs="Arial"/>
        </w:rPr>
        <w:t>S), consistent with the observed expansion of Proteobacteria and suggesting increased potential for host immune activation</w:t>
      </w:r>
      <w:r w:rsidR="002228FE" w:rsidRPr="00BF7674">
        <w:rPr>
          <w:rFonts w:ascii="Arial" w:hAnsi="Arial" w:cs="Arial"/>
        </w:rPr>
        <w:fldChar w:fldCharType="begin"/>
      </w:r>
      <w:r w:rsidR="005F658F" w:rsidRPr="00BF7674">
        <w:rPr>
          <w:rFonts w:ascii="Arial" w:hAnsi="Arial" w:cs="Arial"/>
        </w:rPr>
        <w:instrText xml:space="preserve"> ADDIN ZOTERO_ITEM CSL_CITATION {"citationID":"Cbr4eg5q","properties":{"unsorted":false,"formattedCitation":"\\super 45\\nosupersub{}","plainCitation":"45","noteIndex":0},"citationItems":[{"id":3710,"uris":["http://zotero.org/users/13901503/items/7XBTXUWV"],"itemData":{"id":3710,"type":"article-journal","abstract":"Bacterial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45</w:t>
      </w:r>
      <w:r w:rsidR="002228FE" w:rsidRPr="00BF7674">
        <w:rPr>
          <w:rFonts w:ascii="Arial" w:hAnsi="Arial" w:cs="Arial"/>
        </w:rPr>
        <w:fldChar w:fldCharType="end"/>
      </w:r>
      <w:r w:rsidRPr="00BF7674">
        <w:rPr>
          <w:rFonts w:ascii="Arial" w:hAnsi="Arial" w:cs="Arial"/>
        </w:rPr>
        <w:t>. Together, these pathway-level results support the community-level analyses and suggest that high temperatures are associated with functional shifts that may have important consequences for host health</w:t>
      </w:r>
      <w:r w:rsidR="002076A9" w:rsidRPr="00BF7674">
        <w:rPr>
          <w:rFonts w:ascii="Arial" w:hAnsi="Arial" w:cs="Arial"/>
        </w:rPr>
        <w:t xml:space="preserve"> (Fig 2B)</w:t>
      </w:r>
      <w:r w:rsidRPr="00BF7674">
        <w:rPr>
          <w:rFonts w:ascii="Arial" w:hAnsi="Arial" w:cs="Arial"/>
        </w:rPr>
        <w:t>.</w:t>
      </w:r>
    </w:p>
    <w:p w14:paraId="6781859E" w14:textId="313D6B81" w:rsidR="00D30FD7" w:rsidRPr="00BF7674" w:rsidRDefault="00D30FD7" w:rsidP="00D30FD7">
      <w:pPr>
        <w:rPr>
          <w:rFonts w:ascii="Arial" w:hAnsi="Arial" w:cs="Arial"/>
        </w:rPr>
      </w:pPr>
      <w:r w:rsidRPr="00BF7674">
        <w:rPr>
          <w:rFonts w:ascii="Arial" w:hAnsi="Arial" w:cs="Arial"/>
        </w:rPr>
        <w:t xml:space="preserve">Discussion: </w:t>
      </w:r>
    </w:p>
    <w:p w14:paraId="1C221037" w14:textId="0D4BA2F5" w:rsidR="00E9519A" w:rsidRPr="00BF7674" w:rsidRDefault="00D30FD7" w:rsidP="00BF0AB1">
      <w:pPr>
        <w:spacing w:after="0"/>
        <w:rPr>
          <w:rFonts w:ascii="Arial" w:hAnsi="Arial" w:cs="Arial"/>
        </w:rPr>
      </w:pPr>
      <w:r w:rsidRPr="00BF7674">
        <w:rPr>
          <w:rFonts w:ascii="Arial" w:hAnsi="Arial" w:cs="Arial"/>
        </w:rPr>
        <w:t xml:space="preserve">Our results provide compelling evidence that ambient temperature is an important predictor of gut microbiome taxonomic composition and functional capacity in a wild non-human primate. Rising temperatures predicted coordinated taxonomic and functional changes characteristic of dysbiosis, including (1) reduced taxonomic and functional diversity, (2) the relative loss of commensal taxa and </w:t>
      </w:r>
      <w:r w:rsidR="002076A9" w:rsidRPr="00BF7674">
        <w:rPr>
          <w:rFonts w:ascii="Arial" w:hAnsi="Arial" w:cs="Arial"/>
        </w:rPr>
        <w:t xml:space="preserve">their </w:t>
      </w:r>
      <w:r w:rsidRPr="00BF7674">
        <w:rPr>
          <w:rFonts w:ascii="Arial" w:hAnsi="Arial" w:cs="Arial"/>
        </w:rPr>
        <w:t>beneficial metabolic functions, and (3) the relative expansion of potentially pathogenic taxa and metabolic functions that could promote inflammation</w:t>
      </w:r>
      <w:r w:rsidR="007B42E5" w:rsidRPr="00BF7674">
        <w:rPr>
          <w:rFonts w:ascii="Arial" w:hAnsi="Arial" w:cs="Arial"/>
        </w:rPr>
        <w:t xml:space="preserve"> (Fig 2)</w:t>
      </w:r>
      <w:r w:rsidRPr="00BF7674">
        <w:rPr>
          <w:rFonts w:ascii="Arial" w:hAnsi="Arial" w:cs="Arial"/>
        </w:rPr>
        <w:t xml:space="preserve">. </w:t>
      </w:r>
      <w:r w:rsidR="00E9519A" w:rsidRPr="00BF7674">
        <w:rPr>
          <w:rFonts w:ascii="Arial" w:hAnsi="Arial" w:cs="Arial"/>
        </w:rPr>
        <w:t xml:space="preserve">Many of these changes also parallel patterns observed in experimentally induced heat stress, suggesting that high ambient temperatures </w:t>
      </w:r>
      <w:r w:rsidR="000D2449" w:rsidRPr="00BF7674">
        <w:rPr>
          <w:rFonts w:ascii="Arial" w:hAnsi="Arial" w:cs="Arial"/>
        </w:rPr>
        <w:t xml:space="preserve">in </w:t>
      </w:r>
      <w:r w:rsidR="00E9519A" w:rsidRPr="00BF7674">
        <w:rPr>
          <w:rFonts w:ascii="Arial" w:hAnsi="Arial" w:cs="Arial"/>
        </w:rPr>
        <w:t>real-world environments may exert similar effects on gut microbiome composition and functional potential. These findings provide some of the first evidence</w:t>
      </w:r>
      <w:r w:rsidR="004C7D43" w:rsidRPr="00BF7674">
        <w:rPr>
          <w:rFonts w:ascii="Arial" w:hAnsi="Arial" w:cs="Arial"/>
        </w:rPr>
        <w:t xml:space="preserve"> from a natural population</w:t>
      </w:r>
      <w:r w:rsidR="00E9519A" w:rsidRPr="00BF7674">
        <w:rPr>
          <w:rFonts w:ascii="Arial" w:hAnsi="Arial" w:cs="Arial"/>
        </w:rPr>
        <w:t xml:space="preserve"> </w:t>
      </w:r>
      <w:r w:rsidR="00A62C03" w:rsidRPr="00BF7674">
        <w:rPr>
          <w:rFonts w:ascii="Arial" w:hAnsi="Arial" w:cs="Arial"/>
        </w:rPr>
        <w:t>that the consequences of heat for the</w:t>
      </w:r>
      <w:r w:rsidR="00E9519A" w:rsidRPr="00BF7674">
        <w:rPr>
          <w:rFonts w:ascii="Arial" w:hAnsi="Arial" w:cs="Arial"/>
        </w:rPr>
        <w:t xml:space="preserve"> gut microbiome may represent an important mechanism by which high temperatures influence host health</w:t>
      </w:r>
      <w:r w:rsidR="004C7D43" w:rsidRPr="00BF7674">
        <w:rPr>
          <w:rFonts w:ascii="Arial" w:hAnsi="Arial" w:cs="Arial"/>
        </w:rPr>
        <w:t xml:space="preserve">. </w:t>
      </w:r>
    </w:p>
    <w:p w14:paraId="5E6F2F8C" w14:textId="28688005" w:rsidR="00ED4616" w:rsidRPr="00BF7674" w:rsidRDefault="004C7D43" w:rsidP="004C7D43">
      <w:pPr>
        <w:spacing w:after="0"/>
        <w:ind w:firstLine="720"/>
        <w:rPr>
          <w:rFonts w:ascii="Arial" w:hAnsi="Arial" w:cs="Arial"/>
        </w:rPr>
      </w:pPr>
      <w:r w:rsidRPr="00BF7674">
        <w:rPr>
          <w:rFonts w:ascii="Arial" w:hAnsi="Arial" w:cs="Arial"/>
        </w:rPr>
        <w:t xml:space="preserve">Even though we could not isolate the effects of temperature in our study system from the diverse ecological and behavioral changes that covary with periods of high temperatures, our results suggest that physiological heat stress plays a role in driving these changes. </w:t>
      </w:r>
      <w:r w:rsidR="003A2343" w:rsidRPr="00BF7674">
        <w:rPr>
          <w:rFonts w:ascii="Arial" w:hAnsi="Arial" w:cs="Arial"/>
        </w:rPr>
        <w:t>For example, heat stress can disrupt oxygen conditions within the gastrointestinal tract</w:t>
      </w:r>
      <w:r w:rsidR="003A2343" w:rsidRPr="00BF7674">
        <w:rPr>
          <w:rFonts w:ascii="Arial" w:hAnsi="Arial" w:cs="Arial"/>
        </w:rPr>
        <w:fldChar w:fldCharType="begin"/>
      </w:r>
      <w:r w:rsidR="005F658F" w:rsidRPr="00BF7674">
        <w:rPr>
          <w:rFonts w:ascii="Arial" w:hAnsi="Arial" w:cs="Arial"/>
        </w:rPr>
        <w:instrText xml:space="preserve"> ADDIN ZOTERO_ITEM CSL_CITATION {"citationID":"qsx8YVsN","properties":{"unsorted":false,"formattedCitation":"\\super 53\\nosupersub{}","plainCitation":"53","noteIndex":0},"citationItems":[{"id":3189,"uris":["http://zotero.org/users/13901503/items/IN6DJBZU"],"itemData":{"id":3189,"type":"article-journal","abstract":"This work tested the hypotheses that splanchnic oxidant generation is important in determining heat tolerance and that inappropriate ·NO production may be involved in circulatory dysfunction with heat stroke. We monitored colonic temperature (Tc), heart rate, mean arterial pressure, and splanchnic blood flow (SBF) in anesthetized rats exposed to 40°C ambient temperature. Heating rate, heating time, and thermal load determined heat tolerance. Portal blood was regularly collected for determination of radical and endotoxin content. Elevating Tc from 37 to 41.5°C reduced SBF by 40% and stimulated production of the radicals ceruloplasmin, semiquinone, and penta-coordinate iron(II) nitrosyl-heme (heme-·NO). Portal endotoxin concentration rose from 28 to 59 pg/ml (P &lt; 0.05). Compared with heat stress alone, heat plus treatment with the nitric oxide synthase (NOS) antagonistN ω-nitro-l-arginine methyl ester (l-NAME) dose dependently depressed heme-·NO production and increased ceruloplasmin and semiquinone levels. l-NAME also significantly reduced lowered SBF, increased portal endotoxin concentration, and reduced heat tolerance (P &lt; 0.05). The NOS II and diamine oxidase antagonist aminoguanidine, the superoxide anion scavenger superoxide dismutase, and the xanthine oxidase antagonist allopurinol slowed the rates of heme-·NO production, decreased ceruloplasmin and semiquinone levels, and preserved SBF. However, only aminoguanidine and allopurinol improved heat tolerance, and only allpourinol eliminated the rise in portal endotoxin content. We conclude that hyperthermia stimulates xanthine oxidase production of reactive oxygen species that activate metals and limit heat tolerance by promoting circulatory and intestinal barrier dysfunction. In addition, intact NOS activity is required for normal stress tolerance, whereas overproduction of ·NO may contribute to the nonprogrammed splanchnic dilation that precedes vascular collapse with heat stroke.","container-title":"American Journal of Physiology-Heart and Circulatory Physiology","DOI":"10.1152/ajpheart.2001.280.2.H509","ISSN":"0363-6135","issue":"2","page":"H509-H521","publisher":"American Physiological Society","source":"journals.physiology.org (Atypon)","title":"Mechanisms of circulatory and intestinal barrier dysfunction during whole body hyperthermia","volume":"280","author":[{"family":"Hall","given":"David M."},{"family":"Buettner","given":"Garry R."},{"family":"Oberley","given":"Larry W."},{"family":"Xu","given":"Linjing"},{"family":"Matthes","given":"Ronald D."},{"family":"Gisolfi","given":"Carl V."}],"issued":{"date-parts":[["2001",2]]}}}],"schema":"https://github.com/citation-style-language/schema/raw/master/csl-citation.json"} </w:instrText>
      </w:r>
      <w:r w:rsidR="003A2343" w:rsidRPr="00BF7674">
        <w:rPr>
          <w:rFonts w:ascii="Arial" w:hAnsi="Arial" w:cs="Arial"/>
        </w:rPr>
        <w:fldChar w:fldCharType="separate"/>
      </w:r>
      <w:r w:rsidR="005F658F" w:rsidRPr="00BF7674">
        <w:rPr>
          <w:rFonts w:ascii="Arial" w:hAnsi="Arial" w:cs="Arial"/>
          <w:kern w:val="0"/>
          <w:vertAlign w:val="superscript"/>
        </w:rPr>
        <w:t>53</w:t>
      </w:r>
      <w:r w:rsidR="003A2343" w:rsidRPr="00BF7674">
        <w:rPr>
          <w:rFonts w:ascii="Arial" w:hAnsi="Arial" w:cs="Arial"/>
        </w:rPr>
        <w:fldChar w:fldCharType="end"/>
      </w:r>
      <w:r w:rsidR="003A2343" w:rsidRPr="00BF7674">
        <w:rPr>
          <w:rFonts w:ascii="Arial" w:hAnsi="Arial" w:cs="Arial"/>
        </w:rPr>
        <w:t>, increasing oxygen availability in ways that may favor bacteria with greater tolerance to oxidative stress at the expense of beneficial commensals</w:t>
      </w:r>
      <w:r w:rsidR="003A2343" w:rsidRPr="00BF7674">
        <w:rPr>
          <w:rFonts w:ascii="Arial" w:hAnsi="Arial" w:cs="Arial"/>
        </w:rPr>
        <w:fldChar w:fldCharType="begin"/>
      </w:r>
      <w:r w:rsidR="005F658F" w:rsidRPr="00BF7674">
        <w:rPr>
          <w:rFonts w:ascii="Arial" w:hAnsi="Arial" w:cs="Arial"/>
        </w:rPr>
        <w:instrText xml:space="preserve"> ADDIN ZOTERO_ITEM CSL_CITATION {"citationID":"luAMzY8g","properties":{"unsorted":false,"formattedCitation":"\\super 54\\uc0\\u8211{}56\\nosupersub{}","plainCitation":"54–56","noteIndex":0},"citationItems":[{"id":3598,"uris":["http://zotero.org/users/13901503/items/AT42KT3B"],"itemData":{"id":3598,"type":"article-journal","abstract":"It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Sciences","DOI":"10.1073/pnas.1800120115","issue":"14","page":"E3266-E3275","publisher":"Proceedings of the National Academy of Sciences","source":"www-pnas-org.proxy.lib.umich.edu (Atypon)","title":"Endogenous superoxide is a key effector of the oxygen sensitivity of a model obligate anaerobe","volume":"115","author":[{"family":"Lu","given":"Zheng"},{"family":"Sethu","given":"Ramakrishnan"},{"family":"Imlay","given":"James A."}],"issued":{"date-parts":[["2018",4,3]]}}},{"id":7521,"uris":["http://zotero.org/users/13901503/items/EA4N4T4K"],"itemData":{"id":7521,"type":"article-journal","abstract":"Salmonella enterica serotype Typhimurium (S. Typhimurium) causes acute gut inflammation by using its virulence factors to invade the intestinal epithelium and survive in mucosal macrophages. The inflammatory response enhances the transmission success of S. Typhimurium by promoting its outgrowth in the gut lumen through unknown mechanisms. Here we show that reactive oxygen species generated during inflammation react with endogenous, luminal sulphur compounds (thiosulphate) to form a new respiratory electron acceptor, tetrathionate. The genes conferring the ability to use tetrathionate as an electron acceptor produce a growth advantage for S. Typhimurium over the competing microbiota in the lumen of the inflamed gut. We conclude that S. Typhimurium virulence factors induce host-driven production of a new electron acceptor that allows the pathogen to use respiration to compete with fermenting gut microbes. Thus the ability to trigger intestinal inflammation is crucial for the biology of this diarrhoeal pathogen.","container-title":"Nature","DOI":"10.1038/nature09415","ISSN":"1476-4687","issue":"7314","language":"en","license":"2010 Springer Nature Limited","page":"426-429","publisher":"Nature Publishing Group","source":"www.nature.com","title":"Gut inflammation provides a respiratory electron acceptor for Salmonella","volume":"467","author":[{"family":"Winter","given":"Sebastian E."},{"family":"Thiennimitr","given":"Parameth"},{"family":"Winter","given":"Maria G."},{"family":"Butler","given":"Brian P."},{"family":"Huseby","given":"Douglas L."},{"family":"Crawford","given":"Robert W."},{"family":"Russell","given":"Joseph M."},{"family":"Bevins","given":"Charles L."},{"family":"Adams","given":"L. Garry"},{"family":"Tsolis","given":"Renée M."},{"family":"Roth","given":"John R."},{"family":"Bäumler","given":"Andreas J."}],"issued":{"date-parts":[["2010",9]]}}},{"id":7620,"uris":["http://zotero.org/users/13901503/items/58RI9EC7"],"itemData":{"id":7620,"type":"article-journal","abstract":"E. coli\n              kNOws How to Win\n            \n            \n              The harmonious existence among the various microbial inhabitants of the gut is critical for good health. However, inflammation from injury or inflammatory bowel disease, can disrupt this balance and lead to the outgrowth of particular bacteria. The outgrowth of members of the Enterobacteriaceae family, which includes\n              Escherichia coli\n              , is often observed. Because\n              E. coli\n              are facultative rather an obligate anaerobes,\n              \n                Winter\n                et al.\n              \n              (p.\n              708\n              ) postulated that they may be able to use by-products of reactive oxygen and nitrogen species, which are produced during inflammation, for anaerobic respiration, thereby edging out other fermenting bacteria. Indeed, in two mouse models of colitis and in a model of intestinal injury, various\n              E. coli\n              strains were able to use host-derived nitrate as an energy source and outcompete mutant strains unable to do this.\n            \n          , \n            \n              During inflammation,\n              Escherichia coli\n              uses nitrate respiration to gain a growth advantage over other gut bacteria.\n            \n          , \n            \n              Changes in the microbial community structure are observed in individuals with intestinal inflammatory disorders. These changes are often characterized by a depletion of obligate anaerobic bacteria, whereas the relative abundance of facultative anaerobic Enterobacteriaceae increases. The mechanisms by which the host response shapes the microbial community structure, however, remain unknown. We show that nitrate generated as a by-product of the inflammatory response conferred a growth advantage to the commensal bacterium\n              Escherichia coli\n              in the large intestine of mice. Mice deficient in inducible nitric oxide synthase did not support the growth of\n              E. coli\n              by nitrate respiration, suggesting that the nitrate generated during inflammation was host-derived. Thus, the inflammatory host response selectively enhances the growth of commensal Enterobacteriaceae by generating electron acceptors for anaerobic respiration.","container-title":"Science","DOI":"10.1126/science.1232467","ISSN":"0036-8075, 1095-9203","issue":"6120","journalAbbreviation":"Science","language":"en","page":"708-711","source":"DOI.org (Crossref)","title":"Host-Derived Nitrate Boosts Growth of &lt;i&gt;E. coli&lt;/i&gt; in the Inflamed Gut","volume":"339","author":[{"family":"Winter","given":"Sebastian E."},{"family":"Winter","given":"Maria G."},{"family":"Xavier","given":"Mariana N."},{"family":"Thiennimitr","given":"Parameth"},{"family":"Poon","given":"Victor"},{"family":"Keestra","given":"A. Marijke"},{"family":"Laughlin","given":"Richard C."},{"family":"Gomez","given":"Gabriel"},{"family":"Wu","given":"Jing"},{"family":"Lawhon","given":"Sara D."},{"family":"Popova","given":"Ina E."},{"family":"Parikh","given":"Sanjai J."},{"family":"Adams","given":"L. Garry"},{"family":"Tsolis","given":"Renée M."},{"family":"Stewart","given":"Valley J."},{"family":"Bäumler","given":"Andreas J."}],"issued":{"date-parts":[["2013",2,8]]}}}],"schema":"https://github.com/citation-style-language/schema/raw/master/csl-citation.json"} </w:instrText>
      </w:r>
      <w:r w:rsidR="003A2343" w:rsidRPr="00BF7674">
        <w:rPr>
          <w:rFonts w:ascii="Arial" w:hAnsi="Arial" w:cs="Arial"/>
        </w:rPr>
        <w:fldChar w:fldCharType="separate"/>
      </w:r>
      <w:r w:rsidR="005F658F" w:rsidRPr="00BF7674">
        <w:rPr>
          <w:rFonts w:ascii="Arial" w:hAnsi="Arial" w:cs="Arial"/>
          <w:kern w:val="0"/>
          <w:vertAlign w:val="superscript"/>
        </w:rPr>
        <w:t>54–56</w:t>
      </w:r>
      <w:r w:rsidR="003A2343" w:rsidRPr="00BF7674">
        <w:rPr>
          <w:rFonts w:ascii="Arial" w:hAnsi="Arial" w:cs="Arial"/>
        </w:rPr>
        <w:fldChar w:fldCharType="end"/>
      </w:r>
      <w:r w:rsidR="003A2343" w:rsidRPr="00BF7674">
        <w:rPr>
          <w:rFonts w:ascii="Arial" w:hAnsi="Arial" w:cs="Arial"/>
        </w:rPr>
        <w:t>. Our results are consistent with th</w:t>
      </w:r>
      <w:r w:rsidR="00B9436A" w:rsidRPr="00BF7674">
        <w:rPr>
          <w:rFonts w:ascii="Arial" w:hAnsi="Arial" w:cs="Arial"/>
        </w:rPr>
        <w:t>is</w:t>
      </w:r>
      <w:r w:rsidR="003A2343" w:rsidRPr="00BF7674">
        <w:rPr>
          <w:rFonts w:ascii="Arial" w:hAnsi="Arial" w:cs="Arial"/>
        </w:rPr>
        <w:t xml:space="preserve"> “oxygen hypothesis” of dysbiosis</w:t>
      </w:r>
      <w:r w:rsidR="00A24121" w:rsidRPr="00BF7674">
        <w:rPr>
          <w:rFonts w:ascii="Arial" w:hAnsi="Arial" w:cs="Arial"/>
        </w:rPr>
        <w:fldChar w:fldCharType="begin"/>
      </w:r>
      <w:r w:rsidR="005F658F" w:rsidRPr="00BF7674">
        <w:rPr>
          <w:rFonts w:ascii="Arial" w:hAnsi="Arial" w:cs="Arial"/>
        </w:rPr>
        <w:instrText xml:space="preserve"> ADDIN ZOTERO_ITEM CSL_CITATION {"citationID":"OuqAyutT","properties":{"unsorted":false,"formattedCitation":"\\super 57\\nosupersub{}","plainCitation":"57","noteIndex":0},"citationItems":[{"id":3546,"uris":["http://zotero.org/users/13901503/items/UTQWYXVP"],"itemData":{"id":3546,"type":"article-journal","abstract":"The healthy intestine is characterized by a low level of oxygen and by the presence of large bacterial communities of obligate anaerobes. Dysbiosis of the gut microbiota has been reported in patients suffering from inflammatory bowel diseases (IBDs), but the mechanisms causing this imbalance remain unknown. Observations have included a decrease in obligate anaerobes of the phylum Firmicutes and an increase in facultative anaerobes, including members of the family Enterobacteriaceae. The shift of bacterial communities from obligate to facultative anaerobes strongly suggests a disruption in anaerobiosis and points to a role for oxygen in intestinal dysbiosis. Proposals to evaluate this hypothesis of a role for oxygen in IBD dysbiosis are provided. If this hypothesis is confirmed, decreasing oxygen in the intestine could open novel means to rebalance the microbiota and could provide novel preventative or therapeutic strategies for IBD patients in whom current treatments are ineffective.","container-title":"The ISME Journal","DOI":"10.1038/ismej.2013.80","ISSN":"1751-7370","issue":"7","journalAbbreviation":"ISME J","language":"en","license":"2013 International Society for Microbial Ecology","page":"1256-1261","publisher":"Nature Publishing Group","source":"www-nature-com.proxy.lib.umich.edu","title":"Dysbiosis in inflammatory bowel diseases: the oxygen hypothesis","title-short":"Dysbiosis in inflammatory bowel diseases","volume":"7","author":[{"family":"Rigottier-Gois","given":"Lionel"}],"issued":{"date-parts":[["2013",7]]}}}],"schema":"https://github.com/citation-style-language/schema/raw/master/csl-citation.json"}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57</w:t>
      </w:r>
      <w:r w:rsidR="00A24121" w:rsidRPr="00BF7674">
        <w:rPr>
          <w:rFonts w:ascii="Arial" w:hAnsi="Arial" w:cs="Arial"/>
        </w:rPr>
        <w:fldChar w:fldCharType="end"/>
      </w:r>
      <w:r w:rsidR="003A2343" w:rsidRPr="00BF7674">
        <w:rPr>
          <w:rFonts w:ascii="Arial" w:hAnsi="Arial" w:cs="Arial"/>
        </w:rPr>
        <w:t>, in which increased gut oxygenation promotes the relative expansion of facultative anaerobes and aerobes while reducing obligately anaerobic fermenters</w:t>
      </w:r>
      <w:r w:rsidR="00A24121" w:rsidRPr="00BF7674">
        <w:rPr>
          <w:rFonts w:ascii="Arial" w:hAnsi="Arial" w:cs="Arial"/>
        </w:rPr>
        <w:t xml:space="preserve"> </w:t>
      </w:r>
      <w:r w:rsidR="00A24121" w:rsidRPr="00BF7674">
        <w:rPr>
          <w:rFonts w:ascii="Arial" w:hAnsi="Arial" w:cs="Arial"/>
        </w:rPr>
        <w:fldChar w:fldCharType="begin"/>
      </w:r>
      <w:r w:rsidR="005F658F" w:rsidRPr="00BF7674">
        <w:rPr>
          <w:rFonts w:ascii="Arial" w:hAnsi="Arial" w:cs="Arial"/>
        </w:rPr>
        <w:instrText xml:space="preserve"> ADDIN ZOTERO_ITEM CSL_CITATION {"citationID":"LFv8HEIx","properties":{"unsorted":false,"formattedCitation":"\\super 58\\nosupersub{}","plainCitation":"58","noteIndex":0},"citationItems":[{"id":7979,"uris":["http://zotero.org/users/13901503/items/SX9LGHDA"],"itemData":{"id":7979,"type":"article-journal","abstract":"The gut microbiota and its hypoxic host environment play a critical role in human health. Despite its importance, the mechanisms maintaining homeostasis and the characteristics defining dysbiosis remain largely undefined. In particular, the regulation of intestinal oxygen (IO) levels emerges as a critical factor in maintaining microbial balance. Host-driven factors, including epithelial oxygen consumption, mucosal perfusion, and luminal gas diffusion, establish a hypoxic gradient essential for the stable colonization by obligate anaerobes. Disruptions to this gradient, leading to pathological hyperoxia, are associated with overgrowth of facultative anaerobic bacteria and contribute to gastrointestinal diseases like ulcerative colitis, colorectal cancer, and irritable bowel syndrome. Emerging therapeutic approaches focus on modulating IO homeostasis to address dysbiosis. Compounds like sodium tungstate inhibit microbial respiratory pathways, while PPAR-γ agonists enhance mitochondrial efficiency in colonic epithelial cells, thereby restoring proper hypoxia. Dietary interventions and probiotic therapies also hold promise by promoting local anaerobic conditions and enhancing barrier functions, thus supporting the restoration of a healthy microbial community. This review highlights the role of IO in shaping host-microbe interactions, focusing on how host IO levels influence microbial homeostasis. We evaluate the potential for IO modulation to improve gut microbiota structure and explore its impact on microbial metabolism and disease pathogenesis. Additionally, we discuss the promise of dietary, probiotic, and pharmacological interventions in restoring the host’s control over the IO microenvironment and microbiota, aiming to prevent and treat related diseases.","container-title":"Gut Pathogens","DOI":"10.1186/s13099-025-00783-4","ISSN":"1757-4749","issue":"1","journalAbbreviation":"Gut Pathog","language":"en","page":"100","source":"Springer Link","title":"Intestinal oxygen and microbiota crosstalk: implications for pathogenesis of gastrointestinal diseases and emerging therapeutic strategies","title-short":"Intestinal oxygen and microbiota crosstalk","volume":"17","author":[{"family":"Shang","given":"Tianze"},{"family":"Zhang","given":"Rui"},{"family":"Liu","given":"Yani"},{"family":"Shi","given":"Shaojun"}],"issued":{"date-parts":[["2025",12,8]]}}}],"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58</w:t>
      </w:r>
      <w:r w:rsidR="00A24121" w:rsidRPr="00BF7674">
        <w:rPr>
          <w:rFonts w:ascii="Arial" w:hAnsi="Arial" w:cs="Arial"/>
        </w:rPr>
        <w:fldChar w:fldCharType="end"/>
      </w:r>
      <w:r w:rsidR="003A2343" w:rsidRPr="00BF7674">
        <w:rPr>
          <w:rFonts w:ascii="Arial" w:hAnsi="Arial" w:cs="Arial"/>
        </w:rPr>
        <w:t>.</w:t>
      </w:r>
    </w:p>
    <w:p w14:paraId="19606741" w14:textId="1DCEE72C" w:rsidR="00516DA1" w:rsidRPr="00BF7674" w:rsidRDefault="00ED4616" w:rsidP="00E77ABC">
      <w:pPr>
        <w:spacing w:after="0"/>
        <w:ind w:firstLine="720"/>
        <w:rPr>
          <w:rFonts w:ascii="Arial" w:hAnsi="Arial" w:cs="Arial"/>
        </w:rPr>
      </w:pPr>
      <w:r w:rsidRPr="00BF7674">
        <w:rPr>
          <w:rFonts w:ascii="Arial" w:hAnsi="Arial" w:cs="Arial"/>
        </w:rPr>
        <w:lastRenderedPageBreak/>
        <w:t>In tandem, the indirect effects of high ambient temperatures, including ecological changes associated with the hot dry season, such as changes in food and water availability</w:t>
      </w:r>
      <w:r w:rsidR="00E50407" w:rsidRPr="00BF7674">
        <w:rPr>
          <w:rFonts w:ascii="Arial" w:hAnsi="Arial" w:cs="Arial"/>
        </w:rPr>
        <w:fldChar w:fldCharType="begin"/>
      </w:r>
      <w:r w:rsidR="005F658F" w:rsidRPr="00BF7674">
        <w:rPr>
          <w:rFonts w:ascii="Arial" w:hAnsi="Arial" w:cs="Arial"/>
        </w:rPr>
        <w:instrText xml:space="preserve"> ADDIN ZOTERO_ITEM CSL_CITATION {"citationID":"j3fsQokO","properties":{"unsorted":false,"formattedCitation":"\\super 29\\nosupersub{}","plainCitation":"29","noteIndex":0},"citationItems":[{"id":7262,"uris":["http://zotero.org/users/13901503/items/CTFFN4UR"],"itemData":{"id":7262,"type":"article-journal","abstract":"The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E50407" w:rsidRPr="00BF7674">
        <w:rPr>
          <w:rFonts w:ascii="Arial" w:hAnsi="Arial" w:cs="Arial"/>
        </w:rPr>
        <w:fldChar w:fldCharType="separate"/>
      </w:r>
      <w:r w:rsidR="005F658F" w:rsidRPr="00BF7674">
        <w:rPr>
          <w:rFonts w:ascii="Arial" w:hAnsi="Arial" w:cs="Arial"/>
          <w:kern w:val="0"/>
          <w:vertAlign w:val="superscript"/>
        </w:rPr>
        <w:t>29</w:t>
      </w:r>
      <w:r w:rsidR="00E50407" w:rsidRPr="00BF7674">
        <w:rPr>
          <w:rFonts w:ascii="Arial" w:hAnsi="Arial" w:cs="Arial"/>
        </w:rPr>
        <w:fldChar w:fldCharType="end"/>
      </w:r>
      <w:r w:rsidRPr="00BF7674">
        <w:rPr>
          <w:rFonts w:ascii="Arial" w:hAnsi="Arial" w:cs="Arial"/>
        </w:rPr>
        <w:t>, along with behavioral adjustments in ranging patterns and activity budgets</w:t>
      </w:r>
      <w:r w:rsidR="00E50407" w:rsidRPr="00BF7674">
        <w:rPr>
          <w:rFonts w:ascii="Arial" w:hAnsi="Arial" w:cs="Arial"/>
        </w:rPr>
        <w:fldChar w:fldCharType="begin"/>
      </w:r>
      <w:r w:rsidR="005F658F" w:rsidRPr="00BF7674">
        <w:rPr>
          <w:rFonts w:ascii="Arial" w:hAnsi="Arial" w:cs="Arial"/>
        </w:rPr>
        <w:instrText xml:space="preserve"> ADDIN ZOTERO_ITEM CSL_CITATION {"citationID":"3NJFjHCq","properties":{"unsorted":false,"formattedCitation":"\\super 26\\nosupersub{}","plainCitation":"26","noteIndex":0},"citationItems":[{"id":545,"uris":["http://zotero.org/users/13901503/items/DK9CP8XR"],"itemData":{"id":545,"type":"article-journal","abstract":"We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E50407" w:rsidRPr="00BF7674">
        <w:rPr>
          <w:rFonts w:ascii="Arial" w:hAnsi="Arial" w:cs="Arial"/>
        </w:rPr>
        <w:fldChar w:fldCharType="separate"/>
      </w:r>
      <w:r w:rsidR="005F658F" w:rsidRPr="00BF7674">
        <w:rPr>
          <w:rFonts w:ascii="Arial" w:hAnsi="Arial" w:cs="Arial"/>
          <w:kern w:val="0"/>
          <w:vertAlign w:val="superscript"/>
        </w:rPr>
        <w:t>26</w:t>
      </w:r>
      <w:r w:rsidR="00E50407" w:rsidRPr="00BF7674">
        <w:rPr>
          <w:rFonts w:ascii="Arial" w:hAnsi="Arial" w:cs="Arial"/>
        </w:rPr>
        <w:fldChar w:fldCharType="end"/>
      </w:r>
      <w:r w:rsidRPr="00BF7674">
        <w:rPr>
          <w:rFonts w:ascii="Arial" w:hAnsi="Arial" w:cs="Arial"/>
        </w:rPr>
        <w:t xml:space="preserve">, also certainly contribute to these effects. Although we attempted to account for broad changes in seasonal ecology and dietary </w:t>
      </w:r>
      <w:commentRangeStart w:id="18"/>
      <w:r w:rsidRPr="00BF7674">
        <w:rPr>
          <w:rFonts w:ascii="Arial" w:hAnsi="Arial" w:cs="Arial"/>
        </w:rPr>
        <w:t>variation</w:t>
      </w:r>
      <w:commentRangeEnd w:id="18"/>
      <w:r w:rsidR="00AB24E8" w:rsidRPr="00BF7674">
        <w:rPr>
          <w:rStyle w:val="CommentReference"/>
          <w:rFonts w:ascii="Arial" w:hAnsi="Arial" w:cs="Arial"/>
          <w:sz w:val="24"/>
          <w:szCs w:val="24"/>
        </w:rPr>
        <w:commentReference w:id="18"/>
      </w:r>
      <w:r w:rsidRPr="00BF7674">
        <w:rPr>
          <w:rFonts w:ascii="Arial" w:hAnsi="Arial" w:cs="Arial"/>
        </w:rPr>
        <w:t>, future work would benefit from more detailed analysis of these variables,</w:t>
      </w:r>
      <w:r w:rsidR="00B9436A" w:rsidRPr="00BF7674">
        <w:rPr>
          <w:rFonts w:ascii="Arial" w:hAnsi="Arial" w:cs="Arial"/>
        </w:rPr>
        <w:t xml:space="preserve"> </w:t>
      </w:r>
      <w:r w:rsidRPr="00BF7674">
        <w:rPr>
          <w:rFonts w:ascii="Arial" w:hAnsi="Arial" w:cs="Arial"/>
        </w:rPr>
        <w:t xml:space="preserve">particularly </w:t>
      </w:r>
      <w:r w:rsidR="00B9436A" w:rsidRPr="00BF7674">
        <w:rPr>
          <w:rFonts w:ascii="Arial" w:hAnsi="Arial" w:cs="Arial"/>
        </w:rPr>
        <w:t xml:space="preserve">how fiber intake varies with temperature. </w:t>
      </w:r>
      <w:r w:rsidRPr="00BF7674">
        <w:rPr>
          <w:rFonts w:ascii="Arial" w:hAnsi="Arial" w:cs="Arial"/>
        </w:rPr>
        <w:t>Dietary fiber plays an important role in maintaining mucus barrier integrity and has been closely linked to susceptibility to dysbiosis and inflammatory bowel disease</w:t>
      </w:r>
      <w:r w:rsidRPr="00BF7674">
        <w:rPr>
          <w:rFonts w:ascii="Arial" w:hAnsi="Arial" w:cs="Arial"/>
        </w:rPr>
        <w:fldChar w:fldCharType="begin"/>
      </w:r>
      <w:r w:rsidR="005F658F" w:rsidRPr="00BF7674">
        <w:rPr>
          <w:rFonts w:ascii="Arial" w:hAnsi="Arial" w:cs="Arial"/>
        </w:rPr>
        <w:instrText xml:space="preserve"> ADDIN ZOTERO_ITEM CSL_CITATION {"citationID":"MoIq8sQT","properties":{"unsorted":false,"formattedCitation":"\\super 59\\nosupersub{}","plainCitation":"59","noteIndex":0},"citationItems":[{"id":7927,"uris":["http://zotero.org/users/13901503/items/L93DUF63"],"itemData":{"id":7927,"type":"article-journal","abstract":"Despite the accepted health beneﬁts of consuming dietary ﬁber, little is known about the mechanisms by which ﬁber deprivation impacts the gut microbiota and alters disease risk. Using a gnotobiotic mouse model, in which animals were colonized with a synthetic human gut microbiota composed of fully sequenced commensal bacteria, we elucidated the functional interactions between dietary ﬁber, the gut microbiota, and the colonic mucus barrier, which serves as a primary defense against enteric pathogens. We show that during chronic or intermittent dietary ﬁber deﬁciency, the gut microbiota resorts to host-secreted mucus glycoproteins as a nutrient source, leading to erosion of the colonic mucus barrier. Dietary ﬁber deprivation, together with a ﬁber-deprived, mucus-eroding microbiota, promotes greater epithelial access and lethal colitis by the mucosal pathogen, Citrobacter rodentium. Our work reveals intricate pathways linking diet, the gut microbiome, and intestinal barrier dysfunction, which could be exploited to improve health using dietary therapeutics.","container-title":"Cell","DOI":"10.1016/j.cell.2016.10.043","ISSN":"00928674","issue":"5","journalAbbreviation":"Cell","language":"en","page":"1339-1353.e21","source":"DOI.org (Crossref)","title":"A Dietary Fiber-Deprived Gut Microbiota Degrades the Colonic Mucus Barrier and Enhances Pathogen Susceptibility","volume":"167","author":[{"family":"Desai","given":"Mahesh S."},{"family":"Seekatz","given":"Anna M."},{"family":"Koropatkin","given":"Nicole M."},{"family":"Kamada","given":"Nobuhiko"},{"family":"Hickey","given":"Christina A."},{"family":"Wolter","given":"Mathis"},{"family":"Pudlo","given":"Nicholas A."},{"family":"Kitamoto","given":"Sho"},{"family":"Terrapon","given":"Nicolas"},{"family":"Muller","given":"Arnaud"},{"family":"Young","given":"Vincent B."},{"family":"Henrissat","given":"Bernard"},{"family":"Wilmes","given":"Paul"},{"family":"Stappenbeck","given":"Thaddeus S."},{"family":"Núñez","given":"Gabriel"},{"family":"Martens","given":"Eric C."}],"issued":{"date-parts":[["2016",11]]}}}],"schema":"https://github.com/citation-style-language/schema/raw/master/csl-citation.json"}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59</w:t>
      </w:r>
      <w:r w:rsidRPr="00BF7674">
        <w:rPr>
          <w:rFonts w:ascii="Arial" w:hAnsi="Arial" w:cs="Arial"/>
        </w:rPr>
        <w:fldChar w:fldCharType="end"/>
      </w:r>
      <w:r w:rsidRPr="00BF7674">
        <w:rPr>
          <w:rFonts w:ascii="Arial" w:hAnsi="Arial" w:cs="Arial"/>
        </w:rPr>
        <w:t>.</w:t>
      </w:r>
      <w:r w:rsidR="00E50407" w:rsidRPr="00BF7674">
        <w:rPr>
          <w:rFonts w:ascii="Arial" w:hAnsi="Arial" w:cs="Arial"/>
        </w:rPr>
        <w:t xml:space="preserve"> </w:t>
      </w:r>
      <w:r w:rsidR="00E77ABC" w:rsidRPr="00BF7674">
        <w:rPr>
          <w:rFonts w:ascii="Arial" w:hAnsi="Arial" w:cs="Arial"/>
        </w:rPr>
        <w:t>Therefore, although we cannot isolate the direct effects of heat in our study system, our results capture the relationship between the gut microbiome and the broader environmental context driven by high temperatures, illustrating the relevance of these effects under real-world conditions.</w:t>
      </w:r>
    </w:p>
    <w:p w14:paraId="49A5294C" w14:textId="37E58988" w:rsidR="00A47212" w:rsidRPr="00BF7674" w:rsidRDefault="00733445" w:rsidP="00A47212">
      <w:pPr>
        <w:spacing w:after="0"/>
        <w:ind w:firstLine="720"/>
        <w:rPr>
          <w:rFonts w:ascii="Arial" w:hAnsi="Arial" w:cs="Arial"/>
        </w:rPr>
      </w:pPr>
      <w:r w:rsidRPr="00BF7674">
        <w:rPr>
          <w:rFonts w:ascii="Arial" w:hAnsi="Arial" w:cs="Arial"/>
        </w:rPr>
        <w:t>Our results contribute to a growing understanding of the importance of environmental conditions in shaping susceptibility to and the severity of inflammatory bowel diseases.</w:t>
      </w:r>
      <w:r w:rsidR="00A47212" w:rsidRPr="00BF7674">
        <w:rPr>
          <w:rFonts w:ascii="Arial" w:hAnsi="Arial" w:cs="Arial"/>
        </w:rPr>
        <w:t xml:space="preserve"> </w:t>
      </w:r>
      <w:r w:rsidR="006E5658" w:rsidRPr="00BF7674">
        <w:rPr>
          <w:rFonts w:ascii="Arial" w:hAnsi="Arial" w:cs="Arial"/>
        </w:rPr>
        <w:t xml:space="preserve">While most research on dysbiosis and inflammatory disease has focused on genetic or lifestyle </w:t>
      </w:r>
      <w:r w:rsidRPr="00BF7674">
        <w:rPr>
          <w:rFonts w:ascii="Arial" w:hAnsi="Arial" w:cs="Arial"/>
        </w:rPr>
        <w:t>factors</w:t>
      </w:r>
      <w:r w:rsidR="006E5658" w:rsidRPr="00BF7674">
        <w:rPr>
          <w:rFonts w:ascii="Arial" w:hAnsi="Arial" w:cs="Arial"/>
        </w:rPr>
        <w:t xml:space="preserve">, </w:t>
      </w:r>
      <w:r w:rsidR="002228FE" w:rsidRPr="00BF7674">
        <w:rPr>
          <w:rFonts w:ascii="Arial" w:hAnsi="Arial" w:cs="Arial"/>
        </w:rPr>
        <w:t>comparatively</w:t>
      </w:r>
      <w:r w:rsidR="006E5658" w:rsidRPr="00BF7674">
        <w:rPr>
          <w:rFonts w:ascii="Arial" w:hAnsi="Arial" w:cs="Arial"/>
        </w:rPr>
        <w:t xml:space="preserve"> less attention has been given to how the abiotic environment may</w:t>
      </w:r>
      <w:r w:rsidR="00A62C03" w:rsidRPr="00BF7674">
        <w:rPr>
          <w:rFonts w:ascii="Arial" w:hAnsi="Arial" w:cs="Arial"/>
        </w:rPr>
        <w:t xml:space="preserve"> </w:t>
      </w:r>
      <w:r w:rsidR="006E5658" w:rsidRPr="00BF7674">
        <w:rPr>
          <w:rFonts w:ascii="Arial" w:hAnsi="Arial" w:cs="Arial"/>
        </w:rPr>
        <w:t>contribute</w:t>
      </w:r>
      <w:r w:rsidR="000C4015" w:rsidRPr="00BF7674">
        <w:rPr>
          <w:rFonts w:ascii="Arial" w:hAnsi="Arial" w:cs="Arial"/>
        </w:rPr>
        <w:t xml:space="preserve"> </w:t>
      </w:r>
      <w:r w:rsidR="006E5658" w:rsidRPr="00BF7674">
        <w:rPr>
          <w:rFonts w:ascii="Arial" w:hAnsi="Arial" w:cs="Arial"/>
        </w:rPr>
        <w:t xml:space="preserve">to these conditions. </w:t>
      </w:r>
      <w:r w:rsidR="00A62C03" w:rsidRPr="00BF7674">
        <w:rPr>
          <w:rFonts w:ascii="Arial" w:hAnsi="Arial" w:cs="Arial"/>
        </w:rPr>
        <w:t>Future work in natural populations should evaluate whether heat-driven changes to the microbiome translate into measurable differences in host health,</w:t>
      </w:r>
      <w:r w:rsidR="00EB589B" w:rsidRPr="00BF7674">
        <w:rPr>
          <w:rFonts w:ascii="Arial" w:hAnsi="Arial" w:cs="Arial"/>
        </w:rPr>
        <w:t xml:space="preserve"> survival</w:t>
      </w:r>
      <w:r w:rsidR="00A62C03" w:rsidRPr="00BF7674">
        <w:rPr>
          <w:rFonts w:ascii="Arial" w:hAnsi="Arial" w:cs="Arial"/>
        </w:rPr>
        <w:t xml:space="preserve">, </w:t>
      </w:r>
      <w:r w:rsidR="00EB589B" w:rsidRPr="00BF7674">
        <w:rPr>
          <w:rFonts w:ascii="Arial" w:hAnsi="Arial" w:cs="Arial"/>
        </w:rPr>
        <w:t>and</w:t>
      </w:r>
      <w:r w:rsidR="00A62C03" w:rsidRPr="00BF7674">
        <w:rPr>
          <w:rFonts w:ascii="Arial" w:hAnsi="Arial" w:cs="Arial"/>
        </w:rPr>
        <w:t xml:space="preserve"> reproductive outcomes. </w:t>
      </w:r>
      <w:r w:rsidR="00A47212" w:rsidRPr="00BF7674">
        <w:rPr>
          <w:rFonts w:ascii="Arial" w:hAnsi="Arial" w:cs="Arial"/>
        </w:rPr>
        <w:t>Non-invasive biomarkers of immune activity, such as neopterin</w:t>
      </w:r>
      <w:r w:rsidR="002228FE" w:rsidRPr="00BF7674">
        <w:rPr>
          <w:rFonts w:ascii="Arial" w:hAnsi="Arial" w:cs="Arial"/>
        </w:rPr>
        <w:fldChar w:fldCharType="begin"/>
      </w:r>
      <w:r w:rsidR="005F658F" w:rsidRPr="00BF7674">
        <w:rPr>
          <w:rFonts w:ascii="Arial" w:hAnsi="Arial" w:cs="Arial"/>
        </w:rPr>
        <w:instrText xml:space="preserve"> ADDIN ZOTERO_ITEM CSL_CITATION {"citationID":"h5vWDu1r","properties":{"unsorted":false,"formattedCitation":"\\super 60\\nosupersub{}","plainCitation":"60","noteIndex":0},"citationItems":[{"id":267,"uris":["http://zotero.org/users/13901503/items/PQLSPHRJ"],"itemData":{"id":267,"type":"article-journal","abstract":"Non-invasive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Science","DOI":"10.3389/fvets.2022.918036","ISSN":"2297-1769","issue":"918036","journalAbbreviation":"Front. Vet. Sci.","language":"English","publisher":"Frontiers","source":"Frontiers","title":"Validating Urinary Neopterin as a Biomarker of Immune Response in Captive and Wild Capuchin Monkeys","volume":"9","author":[{"family":"Lucore","given":"Jordan M."},{"family":"Marshall","given":"Andrew J."},{"family":"Brosnan","given":"Sarah F."},{"family":"Benítez","given":"Marcela E."}],"issued":{"date-parts":[["2022",7,13]]}}}],"schema":"https://github.com/citation-style-language/schema/raw/master/csl-citation.json"}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60</w:t>
      </w:r>
      <w:r w:rsidR="002228FE" w:rsidRPr="00BF7674">
        <w:rPr>
          <w:rFonts w:ascii="Arial" w:hAnsi="Arial" w:cs="Arial"/>
        </w:rPr>
        <w:fldChar w:fldCharType="end"/>
      </w:r>
      <w:r w:rsidR="00A47212" w:rsidRPr="00BF7674">
        <w:rPr>
          <w:rFonts w:ascii="Arial" w:hAnsi="Arial" w:cs="Arial"/>
        </w:rPr>
        <w:t xml:space="preserve"> and urinary </w:t>
      </w:r>
      <w:r w:rsidR="00340EEA" w:rsidRPr="00BF7674">
        <w:rPr>
          <w:rFonts w:ascii="Arial" w:hAnsi="Arial" w:cs="Arial"/>
        </w:rPr>
        <w:t>soluble urokinase plasminogen activator receptor (</w:t>
      </w:r>
      <w:r w:rsidR="00A47212" w:rsidRPr="00BF7674">
        <w:rPr>
          <w:rFonts w:ascii="Arial" w:hAnsi="Arial" w:cs="Arial"/>
        </w:rPr>
        <w:t>suPAR</w:t>
      </w:r>
      <w:r w:rsidR="00340EEA" w:rsidRPr="00BF7674">
        <w:rPr>
          <w:rFonts w:ascii="Arial" w:hAnsi="Arial" w:cs="Arial"/>
        </w:rPr>
        <w:t>)</w:t>
      </w:r>
      <w:r w:rsidR="002228FE" w:rsidRPr="00BF7674">
        <w:rPr>
          <w:rFonts w:ascii="Arial" w:hAnsi="Arial" w:cs="Arial"/>
        </w:rPr>
        <w:fldChar w:fldCharType="begin"/>
      </w:r>
      <w:r w:rsidR="005F658F" w:rsidRPr="00BF7674">
        <w:rPr>
          <w:rFonts w:ascii="Arial" w:hAnsi="Arial" w:cs="Arial"/>
        </w:rPr>
        <w:instrText xml:space="preserve"> ADDIN ZOTERO_ITEM CSL_CITATION {"citationID":"IitpiDW9","properties":{"unsorted":false,"formattedCitation":"\\super 61\\nosupersub{}","plainCitation":"61","noteIndex":0},"citationItems":[{"id":7004,"uris":["http://zotero.org/groups/6297082/items/Y4BWXH8U"],"itemData":{"id":7004,"type":"article-journal","abstract":"Studies of large free-ranging mammals incorporating physiological measurements typically require the collection of urine or faecal samples, due to ethical and practical concerns over trapping or darting animals. However, there is a dearth of validated biomarkers of immune activation and inflammation that can be measured non-invasively. We here evaluate the utility of urinary measurements of the soluble form of the urokinase plasminogen activator receptor (suPAR), for use as a health marker in studies of wild large mammals. We investigate how urinary suPAR concentrations change in response to viral infection and surgical trauma (inflammation), comparing it to the measurement of a marker of cellular immune activation, urinary neopterin (uNEO), in captive rhesus macaques. We then test the field utility of urinary suPAR, assessing the effects of soil and faecal contamination, sunlight, storage at different temperatures, freeze–thaw cycles, and lyophilization. We find that suPAR concentrations rise markedly in response to both infection and surgery-associated inflammation, unlike uNEO concentrations, which only rise in response to the former. Our field validation demonstrates that urinary suPAR is reasonably robust to many of the issues associated with field collection, sample processing, and storage, as long as samples can be stored in a freezer. Urinary suPAR is thus a promising biomarker applicable for monitoring various aspects of health in wild primates and potentially also other large mammals.","container-title":"Royal Society Open Science","DOI":"10.1098/rsos.191825","ISSN":"2054-5703","issue":"2","journalAbbreviation":"R Soc Open Sci.","page":"191825","source":"Silverchair","title":"Urinary suPAR: a non-invasive biomarker of infection and tissue inflammation for use in studies of large free-ranging mammals","title-short":"Urinary suPAR","volume":"7","author":[{"family":"Higham","given":"James P."},{"family":"Stahl-Hennig","given":"Christiane"},{"family":"Heistermann","given":"Michael"}],"issued":{"date-parts":[["2020",2,12]]}}}],"schema":"https://github.com/citation-style-language/schema/raw/master/csl-citation.json"}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61</w:t>
      </w:r>
      <w:r w:rsidR="002228FE" w:rsidRPr="00BF7674">
        <w:rPr>
          <w:rFonts w:ascii="Arial" w:hAnsi="Arial" w:cs="Arial"/>
        </w:rPr>
        <w:fldChar w:fldCharType="end"/>
      </w:r>
      <w:r w:rsidR="00A47212" w:rsidRPr="00BF7674">
        <w:rPr>
          <w:rFonts w:ascii="Arial" w:hAnsi="Arial" w:cs="Arial"/>
        </w:rPr>
        <w:t>, along with indicators of oxidative stress, including markers of DNA damage and protein oxidation</w:t>
      </w:r>
      <w:r w:rsidR="002228FE" w:rsidRPr="00BF7674">
        <w:rPr>
          <w:rFonts w:ascii="Arial" w:hAnsi="Arial" w:cs="Arial"/>
        </w:rPr>
        <w:fldChar w:fldCharType="begin"/>
      </w:r>
      <w:r w:rsidR="005F658F" w:rsidRPr="00BF7674">
        <w:rPr>
          <w:rFonts w:ascii="Arial" w:hAnsi="Arial" w:cs="Arial"/>
        </w:rPr>
        <w:instrText xml:space="preserve"> ADDIN ZOTERO_ITEM CSL_CITATION {"citationID":"w0jS1Uup","properties":{"unsorted":false,"formattedCitation":"\\super 62\\nosupersub{}","plainCitation":"62","noteIndex":0},"citationItems":[{"id":3965,"uris":["http://zotero.org/users/13901503/items/BJH7SCXW"],"itemData":{"id":3965,"type":"article-journal","abstract":"Oxidative stress (OS) plays a marked role in aging and results from a variety of stressors, making it a powerful measure of health and a way to examine costs associated with life history investments within and across species. However, few urinary OS markers have been examined under field conditions, particularly in primates, and their utility to non-invasively monitor the costs of acute stressors versus the long-term damage associated with aging is poorly understood. In this study, we examined variation in 5 urinary markers of oxidative damage and protection under 5 validation paradigms for 37 wild, chimpanzees living in the Kibale National Park, Uganda. We used 924 urine samples to examine responses to acute immune challenge (respiratory illness or severe wounding), as well as mixed-longitudinal and intra-individual variation with age. DNA damage (8-OHdG) correlated positively with all other markers of damage (F-isoprostanes, MDA-TBARS, and neopterin) but did not correlate with protection (total antioxidant capacity). Within individuals, all markers of damage responded to at least one if not both types of acute infection. While OS is expected to increase with age, this was not generally true in chimpanzees. However, significant changes in oxidative damage were detected within past-prime individuals and those close to death. Our results indicate that OS can be measured using field-collected urine and integrates short- and long-term aspects of health. They further suggest that more data are needed from long-lived, wild animals to illuminate if common age-related increases in inflammation and OS damage are typical or recently aberrant in humans.","container-title":"PLOS ONE","DOI":"10.1371/journal.pone.0238066","ISSN":"1932-6203","issue":"9","journalAbbreviation":"PLOS ONE","language":"en","page":"e0238066","publisher":"Public Library of Science","source":"PLoS Journals","title":"Urinary markers of oxidative stress respond to infection and late-life in wild chimpanzees","volume":"15","author":[{"family":"González","given":"Nicole Thompson"},{"family":"Otali","given":"Emily"},{"family":"Machanda","given":"Zarin"},{"family":"Muller","given":"Martin N."},{"family":"Wrangham","given":"Richard"},{"family":"Thompson","given":"Melissa Emery"}],"issued":{"date-parts":[["2020",9,11]]}}}],"schema":"https://github.com/citation-style-language/schema/raw/master/csl-citation.json"}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62</w:t>
      </w:r>
      <w:r w:rsidR="002228FE" w:rsidRPr="00BF7674">
        <w:rPr>
          <w:rFonts w:ascii="Arial" w:hAnsi="Arial" w:cs="Arial"/>
        </w:rPr>
        <w:fldChar w:fldCharType="end"/>
      </w:r>
      <w:r w:rsidR="00A47212" w:rsidRPr="00BF7674">
        <w:rPr>
          <w:rFonts w:ascii="Arial" w:hAnsi="Arial" w:cs="Arial"/>
        </w:rPr>
        <w:t xml:space="preserve">, are promising tools for quantifying the physiological consequences of dysbiosis in wild animal populations. </w:t>
      </w:r>
    </w:p>
    <w:p w14:paraId="3EC767B2" w14:textId="14C9520B" w:rsidR="00A47212" w:rsidRPr="00BF7674" w:rsidRDefault="00A47212" w:rsidP="00E77ABC">
      <w:pPr>
        <w:spacing w:after="0"/>
        <w:ind w:firstLine="720"/>
        <w:rPr>
          <w:rFonts w:ascii="Arial" w:hAnsi="Arial" w:cs="Arial"/>
        </w:rPr>
      </w:pPr>
      <w:r w:rsidRPr="00BF7674">
        <w:rPr>
          <w:rFonts w:ascii="Arial" w:hAnsi="Arial" w:cs="Arial"/>
        </w:rPr>
        <w:t>Our findings are also particularly relevant in the context of ongoing anthropogenic climate change and suggest that globally rising temperatures may have important implications for host health through their effects on the gut microbiome. Future work should also investigate how the duration and intensity of high ambient temperatures influence these patterns, particularly during periods of heat that exceed the historical temperature range of a region. Overall, these results lay an important foundation for understanding how gut microbiomes may contribute to the heat tolerance of their hosts and how rising temperatures may influence the health of both wild animals and humans in the future.</w:t>
      </w:r>
    </w:p>
    <w:p w14:paraId="0A89E1FF" w14:textId="02E1F5DA" w:rsidR="00A47212" w:rsidRPr="00BF7674" w:rsidRDefault="00A47212" w:rsidP="00E77ABC">
      <w:pPr>
        <w:spacing w:after="0"/>
        <w:rPr>
          <w:rFonts w:ascii="Arial" w:hAnsi="Arial" w:cs="Arial"/>
        </w:rPr>
      </w:pPr>
    </w:p>
    <w:p w14:paraId="7AE19E42" w14:textId="62566429" w:rsidR="00A47212" w:rsidRPr="00BF7674" w:rsidRDefault="001631FB" w:rsidP="001631FB">
      <w:pPr>
        <w:spacing w:after="0"/>
        <w:rPr>
          <w:rFonts w:ascii="Arial" w:hAnsi="Arial" w:cs="Arial"/>
        </w:rPr>
      </w:pPr>
      <w:r w:rsidRPr="00BF7674">
        <w:rPr>
          <w:rFonts w:ascii="Arial" w:hAnsi="Arial" w:cs="Arial"/>
        </w:rPr>
        <w:t xml:space="preserve">Methods: </w:t>
      </w:r>
    </w:p>
    <w:p w14:paraId="5593AA76" w14:textId="77777777" w:rsidR="009F090F" w:rsidRPr="00BF7674" w:rsidRDefault="009F090F" w:rsidP="009F090F">
      <w:pPr>
        <w:spacing w:after="0"/>
        <w:rPr>
          <w:rFonts w:ascii="Arial" w:hAnsi="Arial" w:cs="Arial"/>
          <w:u w:val="single"/>
        </w:rPr>
      </w:pPr>
      <w:r w:rsidRPr="00BF7674">
        <w:rPr>
          <w:rFonts w:ascii="Arial" w:hAnsi="Arial" w:cs="Arial"/>
          <w:u w:val="single"/>
        </w:rPr>
        <w:t>Site information and data collection</w:t>
      </w:r>
    </w:p>
    <w:p w14:paraId="1ED57F7A" w14:textId="7BD9FAFF" w:rsidR="009F090F" w:rsidRPr="00BF7674" w:rsidRDefault="009F090F" w:rsidP="009F090F">
      <w:pPr>
        <w:spacing w:after="0"/>
        <w:rPr>
          <w:rFonts w:ascii="Arial" w:hAnsi="Arial" w:cs="Arial"/>
          <w:u w:val="single"/>
        </w:rPr>
      </w:pPr>
      <w:r w:rsidRPr="00BF7674">
        <w:rPr>
          <w:rFonts w:ascii="Arial" w:hAnsi="Arial" w:cs="Arial"/>
        </w:rPr>
        <w:t xml:space="preserve">We collected data from a wild population of </w:t>
      </w:r>
      <w:r w:rsidRPr="00BF7674">
        <w:rPr>
          <w:rFonts w:ascii="Arial" w:hAnsi="Arial" w:cs="Arial"/>
          <w:i/>
          <w:iCs/>
        </w:rPr>
        <w:t>C. imitator</w:t>
      </w:r>
      <w:r w:rsidRPr="00BF7674">
        <w:rPr>
          <w:rFonts w:ascii="Arial" w:hAnsi="Arial" w:cs="Arial"/>
        </w:rPr>
        <w:t xml:space="preserve"> in the Taboga Forest Reserve. The reserve is a 516-ha tropical dry forest fragment in Guanacaste, northwestern Costa Rica, that forms part of a biological corridor connecting the Tempisque River Basin to the Guanacaste Mountains</w:t>
      </w:r>
      <w:r w:rsidRPr="00BF7674">
        <w:rPr>
          <w:rFonts w:ascii="Arial" w:hAnsi="Arial" w:cs="Arial"/>
        </w:rPr>
        <w:fldChar w:fldCharType="begin"/>
      </w:r>
      <w:r w:rsidR="005F658F" w:rsidRPr="00BF7674">
        <w:rPr>
          <w:rFonts w:ascii="Arial" w:hAnsi="Arial" w:cs="Arial"/>
        </w:rPr>
        <w:instrText xml:space="preserve"> ADDIN ZOTERO_ITEM CSL_CITATION {"citationID":"eQw2Y3nW","properties":{"formattedCitation":"\\super 28\\nosupersub{}","plainCitation":"28","noteIndex":0},"citationItems":[{"id":559,"uris":["http://zotero.org/users/13901503/items/Z3E2X5D7"],"itemData":{"id":559,"type":"article-journal","abstract":"Across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28</w:t>
      </w:r>
      <w:r w:rsidRPr="00BF7674">
        <w:rPr>
          <w:rFonts w:ascii="Arial" w:hAnsi="Arial" w:cs="Arial"/>
        </w:rPr>
        <w:fldChar w:fldCharType="end"/>
      </w:r>
      <w:r w:rsidRPr="00BF7674">
        <w:rPr>
          <w:rFonts w:ascii="Arial" w:hAnsi="Arial" w:cs="Arial"/>
        </w:rPr>
        <w:t xml:space="preserve">. The Capuchinos de Taboga has collected daily behavioral and endocrine data on three habituated groups of white-faced capuchins since 2018. All </w:t>
      </w:r>
      <w:r w:rsidRPr="00BF7674">
        <w:rPr>
          <w:rFonts w:ascii="Arial" w:hAnsi="Arial" w:cs="Arial"/>
        </w:rPr>
        <w:lastRenderedPageBreak/>
        <w:t>individuals were uniquely identified. Age was determined using known birth dates for monkeys younger than seven years and estimated for older individuals by a field team member (J.C.O.) with over two decades of experience observing wild capuchins. Daily behavioral observations and sample collection were conducted by a team of two or more trained field assistants between 5:00 AM and 6:30 PM. Behavioral observations included feeding and foraging behavior using a scan sampling procedure every 30 minutes for 10 minutes. During the scan, feeding and foraging observations of individually identified monkeys were recorded, with individuals recorded multiple times if they engaged with different food items. Plant food items were identified on the family or genus level.</w:t>
      </w:r>
    </w:p>
    <w:p w14:paraId="7F882A68" w14:textId="48ED4CFE" w:rsidR="009F090F" w:rsidRPr="00BF7674" w:rsidRDefault="009F090F" w:rsidP="009F090F">
      <w:pPr>
        <w:spacing w:after="0"/>
        <w:ind w:firstLine="720"/>
        <w:rPr>
          <w:rFonts w:ascii="Arial" w:hAnsi="Arial" w:cs="Arial"/>
          <w:bCs/>
        </w:rPr>
      </w:pPr>
      <w:r w:rsidRPr="00BF7674">
        <w:rPr>
          <w:rFonts w:ascii="Arial" w:hAnsi="Arial" w:cs="Arial"/>
        </w:rPr>
        <w:t>In conjunction with behavioral observations, we opportunistically collected fecal and urine samples between September 2022 and July 2023. All samples were collected from identified individuals that appeared healthy upon visual inspection. Fecal samples were placed in 4 mL of 98% ethanol immediately after defecation</w:t>
      </w:r>
      <w:r w:rsidRPr="00BF7674">
        <w:rPr>
          <w:rFonts w:ascii="Arial" w:hAnsi="Arial" w:cs="Arial"/>
        </w:rPr>
        <w:fldChar w:fldCharType="begin"/>
      </w:r>
      <w:r w:rsidR="005F658F" w:rsidRPr="00BF7674">
        <w:rPr>
          <w:rFonts w:ascii="Arial" w:hAnsi="Arial" w:cs="Arial"/>
        </w:rPr>
        <w:instrText xml:space="preserve"> ADDIN ZOTERO_ITEM CSL_CITATION {"citationID":"WcH6RPHL","properties":{"formattedCitation":"\\super 63\\nosupersub{}","plainCitation":"63","noteIndex":0},"citationItems":[{"id":13,"uris":["http://zotero.org/users/13901503/items/PSP5FMHG"],"itemData":{"id":13,"type":"article-journal","abstract":"The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Ecology","page":"1344-1353","publisher":"Nature Publishing Group","source":"www.nature.com","title":"Habitat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63</w:t>
      </w:r>
      <w:r w:rsidRPr="00BF7674">
        <w:rPr>
          <w:rFonts w:ascii="Arial" w:hAnsi="Arial" w:cs="Arial"/>
        </w:rPr>
        <w:fldChar w:fldCharType="end"/>
      </w:r>
      <w:r w:rsidRPr="00BF7674">
        <w:rPr>
          <w:rFonts w:ascii="Arial" w:hAnsi="Arial" w:cs="Arial"/>
        </w:rPr>
        <w:t>. To minimize contamination with other microbiomes (e.g., skin, soil, urogenital), we wore gloves, collected feces that had not contacted the soil, and discarded samples contaminated with urine.</w:t>
      </w:r>
      <w:r w:rsidRPr="00BF7674">
        <w:rPr>
          <w:rFonts w:ascii="Arial" w:hAnsi="Arial" w:cs="Arial"/>
          <w:bCs/>
        </w:rPr>
        <w:t xml:space="preserve"> </w:t>
      </w:r>
      <w:r w:rsidRPr="00BF7674">
        <w:rPr>
          <w:rFonts w:ascii="Arial" w:hAnsi="Arial" w:cs="Arial"/>
        </w:rPr>
        <w:t xml:space="preserve">Urine samples were collected using a clean-catch method </w:t>
      </w:r>
      <w:r w:rsidRPr="00BF7674">
        <w:rPr>
          <w:rFonts w:ascii="Arial" w:hAnsi="Arial" w:cs="Arial"/>
          <w:bCs/>
        </w:rPr>
        <w:fldChar w:fldCharType="begin"/>
      </w:r>
      <w:r w:rsidR="005F658F" w:rsidRPr="00BF7674">
        <w:rPr>
          <w:rFonts w:ascii="Arial" w:hAnsi="Arial" w:cs="Arial"/>
          <w:bCs/>
        </w:rPr>
        <w:instrText xml:space="preserve"> ADDIN ZOTERO_ITEM CSL_CITATION {"citationID":"OT0mvtJ3","properties":{"formattedCitation":"\\super 64\\nosupersub{}","plainCitation":"64","noteIndex":0},"citationItems":[{"id":564,"uris":["http://zotero.org/users/13901503/items/C7T2JIHZ"],"itemData":{"id":564,"type":"article-journal","abstract":"Objectives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Pr="00BF7674">
        <w:rPr>
          <w:rFonts w:ascii="Arial" w:hAnsi="Arial" w:cs="Arial"/>
          <w:bCs/>
        </w:rPr>
        <w:fldChar w:fldCharType="separate"/>
      </w:r>
      <w:r w:rsidR="005F658F" w:rsidRPr="00BF7674">
        <w:rPr>
          <w:rFonts w:ascii="Arial" w:hAnsi="Arial" w:cs="Arial"/>
          <w:kern w:val="0"/>
          <w:vertAlign w:val="superscript"/>
        </w:rPr>
        <w:t>64</w:t>
      </w:r>
      <w:r w:rsidRPr="00BF7674">
        <w:rPr>
          <w:rFonts w:ascii="Arial" w:hAnsi="Arial" w:cs="Arial"/>
          <w:bCs/>
        </w:rPr>
        <w:fldChar w:fldCharType="end"/>
      </w:r>
      <w:r w:rsidRPr="00BF7674">
        <w:rPr>
          <w:rFonts w:ascii="Arial" w:hAnsi="Arial" w:cs="Arial"/>
          <w:bCs/>
        </w:rPr>
        <w:t xml:space="preserve"> </w:t>
      </w:r>
      <w:r w:rsidRPr="00BF7674">
        <w:rPr>
          <w:rFonts w:ascii="Arial" w:hAnsi="Arial" w:cs="Arial"/>
        </w:rPr>
        <w:t>to avoid fecal or water contamination, and samples were stored immediately in a portable cooler before transfer to a –20 °C freezer at the end of each field day. We also collected urine from leaves or the ground if it appeared free of soil and feces. Fecal samples were refrigerated until shipment to the Amato Microbiome Lab at Northwestern University (Evanston, IL), and urine samples remained frozen until assay analysis in the Capuchinos de Taboga field laboratory</w:t>
      </w:r>
      <w:r w:rsidRPr="00BF7674">
        <w:rPr>
          <w:rFonts w:ascii="Arial" w:hAnsi="Arial" w:cs="Arial"/>
          <w:bCs/>
        </w:rPr>
        <w:fldChar w:fldCharType="begin"/>
      </w:r>
      <w:r w:rsidR="005F658F" w:rsidRPr="00BF7674">
        <w:rPr>
          <w:rFonts w:ascii="Arial" w:hAnsi="Arial" w:cs="Arial"/>
          <w:bCs/>
        </w:rPr>
        <w:instrText xml:space="preserve"> ADDIN ZOTERO_ITEM CSL_CITATION {"citationID":"9aAKfPlg","properties":{"formattedCitation":"\\super 65\\nosupersub{}","plainCitation":"65","noteIndex":0},"citationItems":[{"id":1716,"uris":["http://zotero.org/users/13901503/items/KXGKM98Y"],"itemData":{"id":1716,"type":"article-journal","abstract":"Hormone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Pr="00BF7674">
        <w:rPr>
          <w:rFonts w:ascii="Arial" w:hAnsi="Arial" w:cs="Arial"/>
          <w:bCs/>
        </w:rPr>
        <w:fldChar w:fldCharType="separate"/>
      </w:r>
      <w:r w:rsidR="005F658F" w:rsidRPr="00BF7674">
        <w:rPr>
          <w:rFonts w:ascii="Arial" w:hAnsi="Arial" w:cs="Arial"/>
          <w:kern w:val="0"/>
          <w:vertAlign w:val="superscript"/>
        </w:rPr>
        <w:t>65</w:t>
      </w:r>
      <w:r w:rsidRPr="00BF7674">
        <w:rPr>
          <w:rFonts w:ascii="Arial" w:hAnsi="Arial" w:cs="Arial"/>
          <w:bCs/>
        </w:rPr>
        <w:fldChar w:fldCharType="end"/>
      </w:r>
      <w:r w:rsidRPr="00BF7674">
        <w:rPr>
          <w:rFonts w:ascii="Arial" w:hAnsi="Arial" w:cs="Arial"/>
          <w:bCs/>
        </w:rPr>
        <w:t xml:space="preserve">. </w:t>
      </w:r>
    </w:p>
    <w:p w14:paraId="25CFD5BD" w14:textId="32CFD72C" w:rsidR="009F090F" w:rsidRPr="00BF7674" w:rsidRDefault="009F090F" w:rsidP="009F090F">
      <w:pPr>
        <w:spacing w:after="0"/>
        <w:ind w:firstLine="720"/>
        <w:rPr>
          <w:rFonts w:ascii="Arial" w:hAnsi="Arial" w:cs="Arial"/>
        </w:rPr>
      </w:pPr>
      <w:r w:rsidRPr="00BF7674">
        <w:rPr>
          <w:rFonts w:ascii="Arial" w:hAnsi="Arial" w:cs="Arial"/>
          <w:bCs/>
        </w:rPr>
        <w:t xml:space="preserve">We used temperature observations from the Palo Verde meteorological station, located ~20.81 km southwest of the Taboga Forest Reserve at the Organization for Tropical Studies (OTS) Palo Verde research station </w:t>
      </w:r>
      <w:r w:rsidRPr="00BF7674">
        <w:rPr>
          <w:rFonts w:ascii="Arial" w:hAnsi="Arial" w:cs="Arial"/>
        </w:rPr>
        <w:t>(10.345°N, 85.339°E). Like Taboga, Palo Verde is one of Central America’s last remaining tropical dry forest fragments</w:t>
      </w:r>
      <w:r w:rsidRPr="00BF7674">
        <w:rPr>
          <w:rFonts w:ascii="Arial" w:hAnsi="Arial" w:cs="Arial"/>
        </w:rPr>
        <w:fldChar w:fldCharType="begin"/>
      </w:r>
      <w:r w:rsidR="005F658F" w:rsidRPr="00BF7674">
        <w:rPr>
          <w:rFonts w:ascii="Arial" w:hAnsi="Arial" w:cs="Arial"/>
        </w:rPr>
        <w:instrText xml:space="preserve"> ADDIN ZOTERO_ITEM CSL_CITATION {"citationID":"hpeAEVbe","properties":{"formattedCitation":"\\super 66\\nosupersub{}","plainCitation":"66","noteIndex":0},"citationItems":[{"id":590,"uris":["http://zotero.org/users/13901503/items/V8828FH9"],"itemData":{"id":590,"type":"article-journal","container-title":"Revista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66</w:t>
      </w:r>
      <w:r w:rsidRPr="00BF7674">
        <w:rPr>
          <w:rFonts w:ascii="Arial" w:hAnsi="Arial" w:cs="Arial"/>
        </w:rPr>
        <w:fldChar w:fldCharType="end"/>
      </w:r>
      <w:r w:rsidRPr="00BF7674">
        <w:rPr>
          <w:rFonts w:ascii="Arial" w:hAnsi="Arial" w:cs="Arial"/>
        </w:rPr>
        <w:t>. Because of its habitat similarity and proximity, temperature measurements from Palo Verde have been used in previous studies of the Taboga capuchin population</w:t>
      </w:r>
      <w:r w:rsidRPr="00BF7674">
        <w:rPr>
          <w:rFonts w:ascii="Arial" w:hAnsi="Arial" w:cs="Arial"/>
        </w:rPr>
        <w:fldChar w:fldCharType="begin"/>
      </w:r>
      <w:r w:rsidR="005F658F" w:rsidRPr="00BF7674">
        <w:rPr>
          <w:rFonts w:ascii="Arial" w:hAnsi="Arial" w:cs="Arial"/>
        </w:rPr>
        <w:instrText xml:space="preserve"> ADDIN ZOTERO_ITEM CSL_CITATION {"citationID":"bU2rPvGm","properties":{"formattedCitation":"\\super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30</w:t>
      </w:r>
      <w:r w:rsidRPr="00BF7674">
        <w:rPr>
          <w:rFonts w:ascii="Arial" w:hAnsi="Arial" w:cs="Arial"/>
        </w:rPr>
        <w:fldChar w:fldCharType="end"/>
      </w:r>
      <w:r w:rsidRPr="00BF7674">
        <w:rPr>
          <w:rFonts w:ascii="Arial" w:hAnsi="Arial" w:cs="Arial"/>
        </w:rPr>
        <w:t xml:space="preserve">. Maximum and minimum temperature were recorded every 15 minutes. </w:t>
      </w:r>
    </w:p>
    <w:p w14:paraId="4433390C" w14:textId="77777777" w:rsidR="00A47212" w:rsidRPr="00BF7674" w:rsidRDefault="00A47212" w:rsidP="009F090F">
      <w:pPr>
        <w:spacing w:after="0"/>
        <w:rPr>
          <w:rFonts w:ascii="Arial" w:hAnsi="Arial" w:cs="Arial"/>
        </w:rPr>
      </w:pPr>
    </w:p>
    <w:p w14:paraId="07EE8BE2" w14:textId="77777777" w:rsidR="009F090F" w:rsidRPr="00BF7674" w:rsidRDefault="009F090F" w:rsidP="009F090F">
      <w:pPr>
        <w:spacing w:after="0"/>
        <w:rPr>
          <w:rFonts w:ascii="Arial" w:hAnsi="Arial" w:cs="Arial"/>
          <w:u w:val="single"/>
        </w:rPr>
      </w:pPr>
      <w:r w:rsidRPr="00BF7674">
        <w:rPr>
          <w:rFonts w:ascii="Arial" w:hAnsi="Arial" w:cs="Arial"/>
          <w:u w:val="single"/>
        </w:rPr>
        <w:t>Sample processing for 16S rRNA amplicon and shotgun metagenomic sequencing</w:t>
      </w:r>
    </w:p>
    <w:p w14:paraId="65790D21" w14:textId="77777777" w:rsidR="009F090F" w:rsidRPr="00BF7674" w:rsidRDefault="009F090F" w:rsidP="009F090F">
      <w:pPr>
        <w:spacing w:after="0"/>
        <w:rPr>
          <w:rFonts w:ascii="Arial" w:hAnsi="Arial" w:cs="Arial"/>
          <w:i/>
          <w:iCs/>
        </w:rPr>
      </w:pPr>
      <w:r w:rsidRPr="00BF7674">
        <w:rPr>
          <w:rFonts w:ascii="Arial" w:hAnsi="Arial" w:cs="Arial"/>
          <w:i/>
          <w:iCs/>
        </w:rPr>
        <w:t>DNA extraction</w:t>
      </w:r>
    </w:p>
    <w:p w14:paraId="54E4CE1B" w14:textId="6A7E91C4" w:rsidR="009F090F" w:rsidRPr="00BF7674" w:rsidRDefault="009F090F" w:rsidP="009F090F">
      <w:pPr>
        <w:spacing w:after="0"/>
        <w:rPr>
          <w:rFonts w:ascii="Arial" w:hAnsi="Arial" w:cs="Arial"/>
        </w:rPr>
      </w:pPr>
      <w:r w:rsidRPr="00BF7674">
        <w:rPr>
          <w:rFonts w:ascii="Arial" w:hAnsi="Arial" w:cs="Arial"/>
        </w:rPr>
        <w:t xml:space="preserve">All lab work was conducted at the </w:t>
      </w:r>
      <w:r w:rsidRPr="00BF7674">
        <w:rPr>
          <w:rFonts w:ascii="Arial" w:hAnsi="Arial" w:cs="Arial"/>
          <w:bCs/>
        </w:rPr>
        <w:t xml:space="preserve">Amato Microbiome Lab at Northwestern University, Evanston IL. We extracted DNA from the fecal samples using the </w:t>
      </w:r>
      <w:r w:rsidRPr="00BF7674">
        <w:rPr>
          <w:rFonts w:ascii="Arial" w:hAnsi="Arial" w:cs="Arial"/>
        </w:rPr>
        <w:t>DNeasy PowerLyzer PowerSoil Kit (Qiagen, Germantown, MD, USA) with minor modifications to manufacturer protocol. Specifically, we incubated samples at 65°C for 10 minutes after adding the C1 and PowerBead solutions, refrigerated the C2 and C3 incubation steps, and prewarmed the C6 solution before the final elution. These modifications align with other protocols designed for fecal samples containing high levels of plant fiber</w:t>
      </w:r>
      <w:r w:rsidR="009F7F07" w:rsidRPr="00BF7674">
        <w:rPr>
          <w:rFonts w:ascii="Arial" w:hAnsi="Arial" w:cs="Arial"/>
        </w:rPr>
        <w:fldChar w:fldCharType="begin"/>
      </w:r>
      <w:r w:rsidR="005F658F" w:rsidRPr="00BF7674">
        <w:rPr>
          <w:rFonts w:ascii="Arial" w:hAnsi="Arial" w:cs="Arial"/>
        </w:rPr>
        <w:instrText xml:space="preserve"> ADDIN ZOTERO_ITEM CSL_CITATION {"citationID":"0O3Z4gjB","properties":{"unsorted":false,"formattedCitation":"\\super 67\\nosupersub{}","plainCitation":"67","noteIndex":0},"citationItems":[{"id":34,"uris":["http://zotero.org/users/13901503/items/QZVE8E7B"],"itemData":{"id":34,"type":"article-journal","abstract":"Understanding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schema":"https://github.com/citation-style-language/schema/raw/master/csl-citation.json"} </w:instrText>
      </w:r>
      <w:r w:rsidR="009F7F07" w:rsidRPr="00BF7674">
        <w:rPr>
          <w:rFonts w:ascii="Arial" w:hAnsi="Arial" w:cs="Arial"/>
        </w:rPr>
        <w:fldChar w:fldCharType="separate"/>
      </w:r>
      <w:r w:rsidR="005F658F" w:rsidRPr="00BF7674">
        <w:rPr>
          <w:rFonts w:ascii="Arial" w:hAnsi="Arial" w:cs="Arial"/>
          <w:kern w:val="0"/>
          <w:vertAlign w:val="superscript"/>
        </w:rPr>
        <w:t>67</w:t>
      </w:r>
      <w:r w:rsidR="009F7F07" w:rsidRPr="00BF7674">
        <w:rPr>
          <w:rFonts w:ascii="Arial" w:hAnsi="Arial" w:cs="Arial"/>
        </w:rPr>
        <w:fldChar w:fldCharType="end"/>
      </w:r>
    </w:p>
    <w:p w14:paraId="6CE0A72E" w14:textId="77777777" w:rsidR="009F7F07" w:rsidRPr="00BF7674" w:rsidRDefault="009F7F07" w:rsidP="009F090F">
      <w:pPr>
        <w:spacing w:after="0"/>
        <w:rPr>
          <w:rFonts w:ascii="Arial" w:hAnsi="Arial" w:cs="Arial"/>
        </w:rPr>
      </w:pPr>
    </w:p>
    <w:p w14:paraId="68C3C53C" w14:textId="77777777" w:rsidR="009F090F" w:rsidRPr="00BF7674" w:rsidRDefault="009F090F" w:rsidP="009F090F">
      <w:pPr>
        <w:spacing w:after="0"/>
        <w:rPr>
          <w:rFonts w:ascii="Arial" w:hAnsi="Arial" w:cs="Arial"/>
          <w:i/>
          <w:iCs/>
        </w:rPr>
      </w:pPr>
      <w:r w:rsidRPr="00BF7674">
        <w:rPr>
          <w:rFonts w:ascii="Arial" w:hAnsi="Arial" w:cs="Arial"/>
          <w:i/>
          <w:iCs/>
        </w:rPr>
        <w:t>16s rRNA amplicon sequencing and data processing</w:t>
      </w:r>
    </w:p>
    <w:p w14:paraId="3972906C" w14:textId="242AF6B8" w:rsidR="009F090F" w:rsidRPr="00BF7674" w:rsidRDefault="009F090F" w:rsidP="009F090F">
      <w:pPr>
        <w:spacing w:after="0"/>
        <w:rPr>
          <w:rFonts w:ascii="Arial" w:hAnsi="Arial" w:cs="Arial"/>
        </w:rPr>
      </w:pPr>
      <w:r w:rsidRPr="00BF7674">
        <w:rPr>
          <w:rFonts w:ascii="Arial" w:hAnsi="Arial" w:cs="Arial"/>
        </w:rPr>
        <w:t>To characterize the taxonomic composition of the gut microbiome, we performed 16s rRNA amplicon sequencing targeting the hypervariable V4-V5 region of the 16s rRNA gene. Amplification was conducted with primers 515F/926R, recommended by the Earth Microbiome Project (</w:t>
      </w:r>
      <w:hyperlink r:id="rId10" w:tgtFrame="_new" w:history="1">
        <w:r w:rsidRPr="00BF7674">
          <w:rPr>
            <w:rStyle w:val="Hyperlink"/>
            <w:rFonts w:ascii="Arial" w:eastAsiaTheme="majorEastAsia" w:hAnsi="Arial" w:cs="Arial"/>
          </w:rPr>
          <w:t>www.earthmicrobiome.org</w:t>
        </w:r>
      </w:hyperlink>
      <w:r w:rsidRPr="00BF7674">
        <w:rPr>
          <w:rFonts w:ascii="Arial" w:hAnsi="Arial" w:cs="Arial"/>
        </w:rPr>
        <w:t>), using a dual-indexing strategy see</w:t>
      </w:r>
      <w:r w:rsidR="009F7F07" w:rsidRPr="00BF7674">
        <w:rPr>
          <w:rFonts w:ascii="Arial" w:hAnsi="Arial" w:cs="Arial"/>
        </w:rPr>
        <w:t xml:space="preserve"> </w:t>
      </w:r>
      <w:r w:rsidRPr="00BF7674">
        <w:rPr>
          <w:rFonts w:ascii="Arial" w:hAnsi="Arial" w:cs="Arial"/>
        </w:rPr>
        <w:t>Mallot &amp; Amato 2018 for details. We included negative controls to monitor contamination during DNA extraction and PCR amplification, and purified PCR products using SequalPrep Normalization. Sequencing was performed on the Illumina MiSeq V4 platform at the Rush Genomics and Microbiome Core Facility.</w:t>
      </w:r>
    </w:p>
    <w:p w14:paraId="7B1B6236" w14:textId="7FBD3252" w:rsidR="009F090F" w:rsidRPr="00BF7674" w:rsidRDefault="009F090F" w:rsidP="009F090F">
      <w:pPr>
        <w:spacing w:after="0"/>
        <w:ind w:firstLine="720"/>
        <w:rPr>
          <w:rFonts w:ascii="Arial" w:hAnsi="Arial" w:cs="Arial"/>
        </w:rPr>
      </w:pPr>
      <w:r w:rsidRPr="00BF7674">
        <w:rPr>
          <w:rFonts w:ascii="Arial" w:hAnsi="Arial" w:cs="Arial"/>
        </w:rPr>
        <w:t>We analyzed sequences using the Quantitative Insights into Microbial Ecology (QIIME2) platform</w:t>
      </w:r>
      <w:r w:rsidRPr="00BF7674">
        <w:rPr>
          <w:rFonts w:ascii="Arial" w:hAnsi="Arial" w:cs="Arial"/>
        </w:rPr>
        <w:fldChar w:fldCharType="begin"/>
      </w:r>
      <w:r w:rsidR="005F658F" w:rsidRPr="00BF7674">
        <w:rPr>
          <w:rFonts w:ascii="Arial" w:hAnsi="Arial" w:cs="Arial"/>
        </w:rPr>
        <w:instrText xml:space="preserve"> ADDIN ZOTERO_ITEM CSL_CITATION {"citationID":"Bjv8Vjr7","properties":{"formattedCitation":"\\super 68\\nosupersub{}","plainCitation":"68","noteIndex":0},"citationItems":[{"id":1655,"uris":["http://zotero.org/users/13901503/items/GQC5IVSJ"],"itemData":{"id":1655,"type":"article-journal","container-title":"Nature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68</w:t>
      </w:r>
      <w:r w:rsidRPr="00BF7674">
        <w:rPr>
          <w:rFonts w:ascii="Arial" w:hAnsi="Arial" w:cs="Arial"/>
        </w:rPr>
        <w:fldChar w:fldCharType="end"/>
      </w:r>
      <w:r w:rsidRPr="00BF7674">
        <w:rPr>
          <w:rFonts w:ascii="Arial" w:hAnsi="Arial" w:cs="Arial"/>
        </w:rPr>
        <w:t>, v2023.9. Pair-end sequences from 900 samples produced 28,869,202 raw reads (average 32,077 per sample, range of 7 to 64851 reads). We trimmed reads at a minimum Phred score of 33 and truncated forward and reverse reads to 216 bases and 206 bases, respectively. We then used the Divisive Amplicon Denoising Algorithm 2 (DADA2)</w:t>
      </w:r>
      <w:r w:rsidRPr="00BF7674">
        <w:rPr>
          <w:rFonts w:ascii="Arial" w:hAnsi="Arial" w:cs="Arial"/>
        </w:rPr>
        <w:fldChar w:fldCharType="begin"/>
      </w:r>
      <w:r w:rsidR="005F658F" w:rsidRPr="00BF7674">
        <w:rPr>
          <w:rFonts w:ascii="Arial" w:hAnsi="Arial" w:cs="Arial"/>
        </w:rPr>
        <w:instrText xml:space="preserve"> ADDIN ZOTERO_ITEM CSL_CITATION {"citationID":"CHiMHSnG","properties":{"formattedCitation":"\\super 69\\nosupersub{}","plainCitation":"69","noteIndex":0},"citationItems":[{"id":1656,"uris":["http://zotero.org/users/13901503/items/5QIKX6JW"],"itemData":{"id":1656,"type":"article-journal","abstract":"DADA2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69</w:t>
      </w:r>
      <w:r w:rsidRPr="00BF7674">
        <w:rPr>
          <w:rFonts w:ascii="Arial" w:hAnsi="Arial" w:cs="Arial"/>
        </w:rPr>
        <w:fldChar w:fldCharType="end"/>
      </w:r>
      <w:r w:rsidRPr="00BF7674">
        <w:rPr>
          <w:rFonts w:ascii="Arial" w:hAnsi="Arial" w:cs="Arial"/>
        </w:rPr>
        <w:t xml:space="preserve"> via the q2-dada2 pipeline to quality filter and denoise sequences. DADA2 inferred Amplicon Sequence Variants (ASVs), which we taxonomically assigned using the q2-feature classifier </w:t>
      </w:r>
      <w:r w:rsidRPr="00BF7674">
        <w:rPr>
          <w:rFonts w:ascii="Arial" w:hAnsi="Arial" w:cs="Arial"/>
        </w:rPr>
        <w:fldChar w:fldCharType="begin"/>
      </w:r>
      <w:r w:rsidR="005F658F" w:rsidRPr="00BF7674">
        <w:rPr>
          <w:rFonts w:ascii="Arial" w:hAnsi="Arial" w:cs="Arial"/>
        </w:rPr>
        <w:instrText xml:space="preserve"> ADDIN ZOTERO_ITEM CSL_CITATION {"citationID":"Nz6FGjkT","properties":{"formattedCitation":"\\super 70\\nosupersub{}","plainCitation":"70","noteIndex":0},"citationItems":[{"id":1662,"uris":["http://zotero.org/users/13901503/items/U2MLAXCJ"],"itemData":{"id":1662,"type":"article-journal","abstract":"Taxonomic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70</w:t>
      </w:r>
      <w:r w:rsidRPr="00BF7674">
        <w:rPr>
          <w:rFonts w:ascii="Arial" w:hAnsi="Arial" w:cs="Arial"/>
        </w:rPr>
        <w:fldChar w:fldCharType="end"/>
      </w:r>
      <w:r w:rsidRPr="00BF7674">
        <w:rPr>
          <w:rFonts w:ascii="Arial" w:hAnsi="Arial" w:cs="Arial"/>
        </w:rPr>
        <w:t xml:space="preserve"> against version 2022.10 of the Greengenes2 database</w:t>
      </w:r>
      <w:r w:rsidRPr="00BF7674">
        <w:rPr>
          <w:rFonts w:ascii="Arial" w:hAnsi="Arial" w:cs="Arial"/>
        </w:rPr>
        <w:fldChar w:fldCharType="begin"/>
      </w:r>
      <w:r w:rsidR="005F658F" w:rsidRPr="00BF7674">
        <w:rPr>
          <w:rFonts w:ascii="Arial" w:hAnsi="Arial" w:cs="Arial"/>
        </w:rPr>
        <w:instrText xml:space="preserve"> ADDIN ZOTERO_ITEM CSL_CITATION {"citationID":"txLAM5mf","properties":{"formattedCitation":"\\super 71,72\\nosupersub{}","plainCitation":"71,72","noteIndex":0},"citationItems":[{"id":1658,"uris":["http://zotero.org/users/13901503/items/I2KJAM89"],"itemData":{"id":1658,"type":"article-journal","abstract":"Reference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Author(s)","page":"610-618","publisher":"Nature Publishing Group","source":"www-nature-com.proxy.lib.umich.edu","title":"An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Author(s)","page":"715-718","publisher":"Nature Publishing Group","source":"www-nature-com.proxy.lib.umich.edu","title":"Greengenes2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71,72</w:t>
      </w:r>
      <w:r w:rsidRPr="00BF7674">
        <w:rPr>
          <w:rFonts w:ascii="Arial" w:hAnsi="Arial" w:cs="Arial"/>
        </w:rPr>
        <w:fldChar w:fldCharType="end"/>
      </w:r>
      <w:r w:rsidRPr="00BF7674">
        <w:rPr>
          <w:rFonts w:ascii="Arial" w:hAnsi="Arial" w:cs="Arial"/>
        </w:rPr>
        <w:t>. To retain only microbial sequences, we removed those assigned to chloroplasts and mitochondria with the q2-taxa-filter-table. We removed all negative controls after confirming their taxonomic composition did not indicate contamination, as well as one fecal sample with fewer than 1,000 reads to avoid bias from shallow sequencing depth. We retained 797 samples that contained an average of 16,898 reads (range: 4,944–38,941).</w:t>
      </w:r>
    </w:p>
    <w:p w14:paraId="6493AFCB" w14:textId="1840811B" w:rsidR="009F090F" w:rsidRPr="00BF7674" w:rsidRDefault="009F090F" w:rsidP="009F090F">
      <w:pPr>
        <w:spacing w:after="0"/>
        <w:ind w:firstLine="720"/>
        <w:rPr>
          <w:rFonts w:ascii="Arial" w:hAnsi="Arial" w:cs="Arial"/>
        </w:rPr>
      </w:pPr>
      <w:r w:rsidRPr="00BF7674">
        <w:rPr>
          <w:rFonts w:ascii="Arial" w:hAnsi="Arial" w:cs="Arial"/>
        </w:rPr>
        <w:t xml:space="preserve">We imported the ASV count and taxonomy outputs from QIIME2 into R using the {qiime2R} package </w:t>
      </w:r>
      <w:r w:rsidRPr="00BF7674">
        <w:rPr>
          <w:rFonts w:ascii="Arial" w:hAnsi="Arial" w:cs="Arial"/>
        </w:rPr>
        <w:fldChar w:fldCharType="begin"/>
      </w:r>
      <w:r w:rsidR="005F658F" w:rsidRPr="00BF7674">
        <w:rPr>
          <w:rFonts w:ascii="Arial" w:hAnsi="Arial" w:cs="Arial"/>
        </w:rPr>
        <w:instrText xml:space="preserve"> ADDIN ZOTERO_ITEM CSL_CITATION {"citationID":"CBIQl7kI","properties":{"formattedCitation":"\\super 73\\nosupersub{}","plainCitation":"73","noteIndex":0},"citationItems":[{"id":1665,"uris":["http://zotero.org/users/13901503/items/4N2UFVCD"],"itemData":{"id":1665,"type":"article-journal","container-title":"R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73</w:t>
      </w:r>
      <w:r w:rsidRPr="00BF7674">
        <w:rPr>
          <w:rFonts w:ascii="Arial" w:hAnsi="Arial" w:cs="Arial"/>
        </w:rPr>
        <w:fldChar w:fldCharType="end"/>
      </w:r>
      <w:r w:rsidRPr="00BF7674">
        <w:rPr>
          <w:rFonts w:ascii="Arial" w:hAnsi="Arial" w:cs="Arial"/>
        </w:rPr>
        <w:t xml:space="preserve"> and created a </w:t>
      </w:r>
      <w:r w:rsidRPr="00BF7674">
        <w:rPr>
          <w:rFonts w:ascii="Arial" w:hAnsi="Arial" w:cs="Arial"/>
          <w:i/>
          <w:iCs/>
        </w:rPr>
        <w:t>phyloseq</w:t>
      </w:r>
      <w:r w:rsidRPr="00BF7674">
        <w:rPr>
          <w:rFonts w:ascii="Arial" w:hAnsi="Arial" w:cs="Arial"/>
        </w:rPr>
        <w:t xml:space="preserve"> object using the {phyloseq} package</w:t>
      </w:r>
      <w:r w:rsidRPr="00BF7674">
        <w:rPr>
          <w:rFonts w:ascii="Arial" w:hAnsi="Arial" w:cs="Arial"/>
        </w:rPr>
        <w:fldChar w:fldCharType="begin"/>
      </w:r>
      <w:r w:rsidR="005F658F" w:rsidRPr="00BF7674">
        <w:rPr>
          <w:rFonts w:ascii="Arial" w:hAnsi="Arial" w:cs="Arial"/>
        </w:rPr>
        <w:instrText xml:space="preserve"> ADDIN ZOTERO_ITEM CSL_CITATION {"citationID":"rEqfVqQV","properties":{"formattedCitation":"\\super 74\\nosupersub{}","plainCitation":"74","noteIndex":0},"citationItems":[{"id":1667,"uris":["http://zotero.org/users/13901503/items/RR6DYA9S"],"itemData":{"id":1667,"type":"article-journal","container-title":"PLoS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74</w:t>
      </w:r>
      <w:r w:rsidRPr="00BF7674">
        <w:rPr>
          <w:rFonts w:ascii="Arial" w:hAnsi="Arial" w:cs="Arial"/>
        </w:rPr>
        <w:fldChar w:fldCharType="end"/>
      </w:r>
      <w:r w:rsidRPr="00BF7674">
        <w:rPr>
          <w:rFonts w:ascii="Arial" w:hAnsi="Arial" w:cs="Arial"/>
        </w:rPr>
        <w:t xml:space="preserve">. Most ASVs were rare: of </w:t>
      </w:r>
      <w:r w:rsidR="009F7F07" w:rsidRPr="00BF7674">
        <w:rPr>
          <w:rFonts w:ascii="Arial" w:hAnsi="Arial" w:cs="Arial"/>
        </w:rPr>
        <w:t xml:space="preserve">22,793 </w:t>
      </w:r>
      <w:r w:rsidRPr="00BF7674">
        <w:rPr>
          <w:rFonts w:ascii="Arial" w:hAnsi="Arial" w:cs="Arial"/>
        </w:rPr>
        <w:t xml:space="preserve">total ASVs, </w:t>
      </w:r>
      <w:r w:rsidR="009F7F07" w:rsidRPr="00BF7674">
        <w:rPr>
          <w:rFonts w:ascii="Arial" w:hAnsi="Arial" w:cs="Arial"/>
        </w:rPr>
        <w:t>91</w:t>
      </w:r>
      <w:r w:rsidRPr="00BF7674">
        <w:rPr>
          <w:rFonts w:ascii="Arial" w:hAnsi="Arial" w:cs="Arial"/>
        </w:rPr>
        <w:t>% occurred only in one sample</w:t>
      </w:r>
      <w:r w:rsidR="009F7F07" w:rsidRPr="00BF7674">
        <w:rPr>
          <w:rFonts w:ascii="Arial" w:hAnsi="Arial" w:cs="Arial"/>
        </w:rPr>
        <w:t>,</w:t>
      </w:r>
      <w:r w:rsidRPr="00BF7674">
        <w:rPr>
          <w:rFonts w:ascii="Arial" w:hAnsi="Arial" w:cs="Arial"/>
        </w:rPr>
        <w:t xml:space="preserve"> and 16% lacked phylum</w:t>
      </w:r>
      <w:r w:rsidR="009F7F07" w:rsidRPr="00BF7674">
        <w:rPr>
          <w:rFonts w:ascii="Arial" w:hAnsi="Arial" w:cs="Arial"/>
        </w:rPr>
        <w:t>-</w:t>
      </w:r>
      <w:r w:rsidRPr="00BF7674">
        <w:rPr>
          <w:rFonts w:ascii="Arial" w:hAnsi="Arial" w:cs="Arial"/>
        </w:rPr>
        <w:t>level classification. We removed ASVs present in fewer than 0.5% of samples as well as those without a phylum-level classification. After filtering, 1,15</w:t>
      </w:r>
      <w:r w:rsidR="009F7F07" w:rsidRPr="00BF7674">
        <w:rPr>
          <w:rFonts w:ascii="Arial" w:hAnsi="Arial" w:cs="Arial"/>
        </w:rPr>
        <w:t>1</w:t>
      </w:r>
      <w:r w:rsidRPr="00BF7674">
        <w:rPr>
          <w:rFonts w:ascii="Arial" w:hAnsi="Arial" w:cs="Arial"/>
        </w:rPr>
        <w:t xml:space="preserve"> ASVs remained, all classified at the class level, 95% at the order level, 9</w:t>
      </w:r>
      <w:r w:rsidR="009F7F07" w:rsidRPr="00BF7674">
        <w:rPr>
          <w:rFonts w:ascii="Arial" w:hAnsi="Arial" w:cs="Arial"/>
        </w:rPr>
        <w:t>4</w:t>
      </w:r>
      <w:r w:rsidRPr="00BF7674">
        <w:rPr>
          <w:rFonts w:ascii="Arial" w:hAnsi="Arial" w:cs="Arial"/>
        </w:rPr>
        <w:t>% at the family level, and 6</w:t>
      </w:r>
      <w:r w:rsidR="009F7F07" w:rsidRPr="00BF7674">
        <w:rPr>
          <w:rFonts w:ascii="Arial" w:hAnsi="Arial" w:cs="Arial"/>
        </w:rPr>
        <w:t>3</w:t>
      </w:r>
      <w:r w:rsidRPr="00BF7674">
        <w:rPr>
          <w:rFonts w:ascii="Arial" w:hAnsi="Arial" w:cs="Arial"/>
        </w:rPr>
        <w:t>% at the genus level.</w:t>
      </w:r>
    </w:p>
    <w:p w14:paraId="6ACE5061" w14:textId="77777777" w:rsidR="009F090F" w:rsidRPr="00BF7674" w:rsidRDefault="009F090F" w:rsidP="009F090F">
      <w:pPr>
        <w:spacing w:after="0"/>
        <w:rPr>
          <w:rFonts w:ascii="Arial" w:hAnsi="Arial" w:cs="Arial"/>
        </w:rPr>
      </w:pPr>
    </w:p>
    <w:p w14:paraId="431F5128" w14:textId="77777777" w:rsidR="009F7F07" w:rsidRPr="00BF7674" w:rsidRDefault="009F7F07" w:rsidP="009F7F07">
      <w:pPr>
        <w:spacing w:after="0"/>
        <w:rPr>
          <w:rFonts w:ascii="Arial" w:hAnsi="Arial" w:cs="Arial"/>
          <w:i/>
          <w:iCs/>
        </w:rPr>
      </w:pPr>
      <w:r w:rsidRPr="00BF7674">
        <w:rPr>
          <w:rFonts w:ascii="Arial" w:hAnsi="Arial" w:cs="Arial"/>
          <w:i/>
          <w:iCs/>
        </w:rPr>
        <w:t>Shotgun metagenomic sequencing and data processing</w:t>
      </w:r>
    </w:p>
    <w:p w14:paraId="2379448C" w14:textId="77777777" w:rsidR="009F7F07" w:rsidRPr="00BF7674" w:rsidRDefault="009F7F07" w:rsidP="009F7F07">
      <w:pPr>
        <w:spacing w:after="0"/>
        <w:rPr>
          <w:rFonts w:ascii="Arial" w:hAnsi="Arial" w:cs="Arial"/>
        </w:rPr>
      </w:pPr>
      <w:r w:rsidRPr="00BF7674">
        <w:rPr>
          <w:rFonts w:ascii="Arial" w:hAnsi="Arial" w:cs="Arial"/>
        </w:rPr>
        <w:t xml:space="preserve">To characterize the functional capacity of the gut microbiome, we performed metagenomic sequencing on a subset of 95 samples with sufficient DNA for library preparation. We used the NEBNext Ultra™ II FS DNA PCR-free Library Prep Kit for Illumina (New England Biolabs, Ipswich, MA, USA) to prepare sequencing libraries, following the manufacturer’s protocol for low inputs (50ng to 99ng). We selected library inserts around 350bp and pooled libraries for sequencing on the Illumina NovaSeq platform at the Rush Genomics and Microbiome Core Facility. Pair-end sequencing of </w:t>
      </w:r>
      <w:r w:rsidRPr="00BF7674">
        <w:rPr>
          <w:rFonts w:ascii="Arial" w:hAnsi="Arial" w:cs="Arial"/>
        </w:rPr>
        <w:lastRenderedPageBreak/>
        <w:t>the 95 samples produced 2,902,714,548 raw reads (average 15,277,445 per sample, range of 531,829 to 25,348,795 reads).</w:t>
      </w:r>
    </w:p>
    <w:p w14:paraId="25E00BC3" w14:textId="7DA5B24F" w:rsidR="009F7B11" w:rsidRPr="00BF7674" w:rsidRDefault="009F7F07" w:rsidP="003A2134">
      <w:pPr>
        <w:spacing w:after="0"/>
        <w:ind w:firstLine="720"/>
        <w:rPr>
          <w:rFonts w:ascii="Arial" w:hAnsi="Arial" w:cs="Arial"/>
        </w:rPr>
      </w:pPr>
      <w:r w:rsidRPr="00BF7674">
        <w:rPr>
          <w:rFonts w:ascii="Arial" w:hAnsi="Arial" w:cs="Arial"/>
        </w:rPr>
        <w:t>We quality filtered sequences with KneadData (v0.12.0) using standard parameters SLIDINGWINDOW:4:20 and MINLEN:90, and removed host-associated reads using the GRCh38.p13 human reference genome (RefSeq accession: GCF_009914755.1)</w:t>
      </w:r>
      <w:r w:rsidRPr="00BF7674">
        <w:rPr>
          <w:rFonts w:ascii="Arial" w:hAnsi="Arial" w:cs="Arial"/>
        </w:rPr>
        <w:fldChar w:fldCharType="begin"/>
      </w:r>
      <w:r w:rsidR="005F658F" w:rsidRPr="00BF7674">
        <w:rPr>
          <w:rFonts w:ascii="Arial" w:hAnsi="Arial" w:cs="Arial"/>
        </w:rPr>
        <w:instrText xml:space="preserve"> ADDIN ZOTERO_ITEM CSL_CITATION {"citationID":"1Zg0y02O","properties":{"formattedCitation":"\\super 75\\nosupersub{}","plainCitation":"75","noteIndex":0},"citationItems":[{"id":968,"uris":["http://zotero.org/users/13901503/items/9YGIV4WL"],"itemData":{"id":968,"type":"article-journal","abstract":"Culture-independent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studies.","container-title":"eLife","DOI":"10.7554/eLife.65088","ISSN":"2050-084X","page":"e65088","publisher":"eLife Sciences Publications, Ltd","source":"eLife","title":"Integrating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75</w:t>
      </w:r>
      <w:r w:rsidRPr="00BF7674">
        <w:rPr>
          <w:rFonts w:ascii="Arial" w:hAnsi="Arial" w:cs="Arial"/>
        </w:rPr>
        <w:fldChar w:fldCharType="end"/>
      </w:r>
      <w:r w:rsidRPr="00BF7674">
        <w:rPr>
          <w:rFonts w:ascii="Arial" w:hAnsi="Arial" w:cs="Arial"/>
        </w:rPr>
        <w:t>. This reference genome has been used to filter host reads in previous capuchin metagenomic studies</w:t>
      </w:r>
      <w:r w:rsidRPr="00BF7674">
        <w:rPr>
          <w:rFonts w:ascii="Arial" w:hAnsi="Arial" w:cs="Arial"/>
        </w:rPr>
        <w:fldChar w:fldCharType="begin"/>
      </w:r>
      <w:r w:rsidR="005F658F" w:rsidRPr="00BF7674">
        <w:rPr>
          <w:rFonts w:ascii="Arial" w:hAnsi="Arial" w:cs="Arial"/>
        </w:rPr>
        <w:instrText xml:space="preserve"> ADDIN ZOTERO_ITEM CSL_CITATION {"citationID":"drRFm1ap","properties":{"formattedCitation":"\\super 76\\nosupersub{}","plainCitation":"76","noteIndex":0},"citationItems":[{"id":700,"uris":["http://zotero.org/users/13901503/items/HCYVY6PR"],"itemData":{"id":700,"type":"article-journal","abstract":"Research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76</w:t>
      </w:r>
      <w:r w:rsidRPr="00BF7674">
        <w:rPr>
          <w:rFonts w:ascii="Arial" w:hAnsi="Arial" w:cs="Arial"/>
        </w:rPr>
        <w:fldChar w:fldCharType="end"/>
      </w:r>
      <w:r w:rsidRPr="00BF7674">
        <w:rPr>
          <w:rFonts w:ascii="Arial" w:hAnsi="Arial" w:cs="Arial"/>
        </w:rPr>
        <w:t>. After quality filtering, 931,326,495 cleaned reads remained (average 98,034,376 per sample, range of 178,711 to 22,386,906 reads). We concatenated the forward and reverse reads and used HUMAnN3 (v3.9) for functional profiling, assigning gene families with the Uniref50 database, and regrouping results into MetaCyc reactions. The final table reported the abundance of each unique metabolic pathway normalized for the number of contributing gene families. We imported the pathway abundance table into R and removed unmapped values (sequences not assigned to any gene family) and unintegrated values (gene families not associated with any pathway). After filtering, 5</w:t>
      </w:r>
      <w:r w:rsidR="00802FD1" w:rsidRPr="00BF7674">
        <w:rPr>
          <w:rFonts w:ascii="Arial" w:hAnsi="Arial" w:cs="Arial"/>
        </w:rPr>
        <w:t xml:space="preserve">62 </w:t>
      </w:r>
      <w:r w:rsidRPr="00BF7674">
        <w:rPr>
          <w:rFonts w:ascii="Arial" w:hAnsi="Arial" w:cs="Arial"/>
        </w:rPr>
        <w:t>unique metabolic pathways remained. All subsequent analyses were conducted in R v4.3.1.</w:t>
      </w:r>
    </w:p>
    <w:p w14:paraId="5166D2B1" w14:textId="77777777" w:rsidR="003A2134" w:rsidRPr="00BF7674" w:rsidRDefault="003A2134" w:rsidP="003A2134">
      <w:pPr>
        <w:spacing w:after="0"/>
        <w:ind w:firstLine="720"/>
        <w:rPr>
          <w:rFonts w:ascii="Arial" w:hAnsi="Arial" w:cs="Arial"/>
        </w:rPr>
      </w:pPr>
    </w:p>
    <w:p w14:paraId="59FEED51" w14:textId="77777777" w:rsidR="003A2134" w:rsidRPr="00BF7674" w:rsidRDefault="003A2134" w:rsidP="003A2134">
      <w:pPr>
        <w:spacing w:after="0"/>
        <w:rPr>
          <w:rFonts w:ascii="Arial" w:hAnsi="Arial" w:cs="Arial"/>
          <w:u w:val="single"/>
        </w:rPr>
      </w:pPr>
      <w:r w:rsidRPr="00BF7674">
        <w:rPr>
          <w:rFonts w:ascii="Arial" w:hAnsi="Arial" w:cs="Arial"/>
          <w:u w:val="single"/>
        </w:rPr>
        <w:t>Metadata assembly</w:t>
      </w:r>
    </w:p>
    <w:p w14:paraId="78128C52" w14:textId="20A83D38" w:rsidR="009B357C" w:rsidRPr="00BF7674" w:rsidRDefault="003A2134" w:rsidP="009B357C">
      <w:pPr>
        <w:spacing w:after="0"/>
        <w:rPr>
          <w:rFonts w:ascii="Arial" w:hAnsi="Arial" w:cs="Arial"/>
        </w:rPr>
      </w:pPr>
      <w:r w:rsidRPr="00BF7674">
        <w:rPr>
          <w:rFonts w:ascii="Arial" w:hAnsi="Arial" w:cs="Arial"/>
        </w:rPr>
        <w:t xml:space="preserve">For both sample types, we averaged the maximum temperature (recorded every 15 minutes) across the 15 days preceding sample collection. This approach is designed to capture responses to longer-term thermal conditions, rather than acute temperature spikes that are more likely to be confounded by short-term shifts in diet, ranging behavior, or social interactions. Importantly, this temperature predictor has previously been linked to changes in immune activation </w:t>
      </w:r>
      <w:r w:rsidR="009B357C" w:rsidRPr="00BF7674">
        <w:rPr>
          <w:rFonts w:ascii="Arial" w:hAnsi="Arial" w:cs="Arial"/>
        </w:rPr>
        <w:t>in this population</w:t>
      </w:r>
      <w:r w:rsidRPr="00BF7674">
        <w:rPr>
          <w:rFonts w:ascii="Arial" w:hAnsi="Arial" w:cs="Arial"/>
        </w:rPr>
        <w:fldChar w:fldCharType="begin"/>
      </w:r>
      <w:r w:rsidR="005F658F" w:rsidRPr="00BF7674">
        <w:rPr>
          <w:rFonts w:ascii="Arial" w:hAnsi="Arial" w:cs="Arial"/>
        </w:rPr>
        <w:instrText xml:space="preserve"> ADDIN ZOTERO_ITEM CSL_CITATION {"citationID":"UD9dVsc3","properties":{"unsorted":false,"formattedCitation":"\\super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30</w:t>
      </w:r>
      <w:r w:rsidRPr="00BF7674">
        <w:rPr>
          <w:rFonts w:ascii="Arial" w:hAnsi="Arial" w:cs="Arial"/>
        </w:rPr>
        <w:fldChar w:fldCharType="end"/>
      </w:r>
      <w:r w:rsidRPr="00BF7674">
        <w:rPr>
          <w:rFonts w:ascii="Arial" w:hAnsi="Arial" w:cs="Arial"/>
        </w:rPr>
        <w:t xml:space="preserve">. We also averaged rainfall across the four days preceding sample collection </w:t>
      </w:r>
      <w:del w:id="19" w:author="Marshall, Andrew" w:date="2026-05-15T13:52:00Z" w16du:dateUtc="2026-05-15T17:52:00Z">
        <w:r w:rsidR="009B357C" w:rsidRPr="00BF7674" w:rsidDel="00AB24E8">
          <w:rPr>
            <w:rFonts w:ascii="Arial" w:hAnsi="Arial" w:cs="Arial"/>
          </w:rPr>
          <w:delText xml:space="preserve">in an attempt </w:delText>
        </w:r>
      </w:del>
      <w:r w:rsidR="009B357C" w:rsidRPr="00BF7674">
        <w:rPr>
          <w:rFonts w:ascii="Arial" w:hAnsi="Arial" w:cs="Arial"/>
        </w:rPr>
        <w:t>to control for</w:t>
      </w:r>
      <w:r w:rsidRPr="00BF7674">
        <w:rPr>
          <w:rFonts w:ascii="Arial" w:hAnsi="Arial" w:cs="Arial"/>
        </w:rPr>
        <w:t xml:space="preserve"> broad seasonal ecological changes associated with reduced rainfall during the dry season</w:t>
      </w:r>
      <w:r w:rsidR="009B357C" w:rsidRPr="00BF7674">
        <w:rPr>
          <w:rFonts w:ascii="Arial" w:hAnsi="Arial" w:cs="Arial"/>
        </w:rPr>
        <w:t xml:space="preserve"> and better isolate the effects of high ambient temperatures. </w:t>
      </w:r>
    </w:p>
    <w:p w14:paraId="4A59CF56" w14:textId="134D0185" w:rsidR="003A2134" w:rsidRPr="00BF7674" w:rsidRDefault="003A2134" w:rsidP="009B357C">
      <w:pPr>
        <w:ind w:firstLine="720"/>
        <w:rPr>
          <w:rFonts w:ascii="Arial" w:hAnsi="Arial" w:cs="Arial"/>
        </w:rPr>
      </w:pPr>
      <w:r w:rsidRPr="00BF7674">
        <w:rPr>
          <w:rFonts w:ascii="Arial" w:hAnsi="Arial" w:cs="Arial"/>
        </w:rPr>
        <w:t>We paired each sample with all diet observations from the same individual within two weeks before sample collection, following time frames used in previous white-faced capuchin gut microbiome studies</w:t>
      </w:r>
      <w:r w:rsidRPr="00BF7674">
        <w:rPr>
          <w:rFonts w:ascii="Arial" w:hAnsi="Arial" w:cs="Arial"/>
        </w:rPr>
        <w:fldChar w:fldCharType="begin"/>
      </w:r>
      <w:r w:rsidR="005F658F" w:rsidRPr="00BF7674">
        <w:rPr>
          <w:rFonts w:ascii="Arial" w:hAnsi="Arial" w:cs="Arial"/>
        </w:rPr>
        <w:instrText xml:space="preserve"> ADDIN ZOTERO_ITEM CSL_CITATION {"citationID":"JR1jMbxd","properties":{"formattedCitation":"\\super 76,77\\nosupersub{}","plainCitation":"76,77","noteIndex":0},"citationItems":[{"id":1636,"uris":["http://zotero.org/users/13901503/items/5NZP9HX7"],"itemData":{"id":1636,"type":"article-journal","abstract":"Objectives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76,77</w:t>
      </w:r>
      <w:r w:rsidRPr="00BF7674">
        <w:rPr>
          <w:rFonts w:ascii="Arial" w:hAnsi="Arial" w:cs="Arial"/>
        </w:rPr>
        <w:fldChar w:fldCharType="end"/>
      </w:r>
      <w:r w:rsidRPr="00BF7674">
        <w:rPr>
          <w:rFonts w:ascii="Arial" w:hAnsi="Arial" w:cs="Arial"/>
        </w:rPr>
        <w:t>. We quantified diet diversity by modeling diet richness (i.e., the total number of unique food items recorded) as a function of the total number of feeding observations and extracting the residuals</w:t>
      </w:r>
      <w:r w:rsidRPr="00BF7674">
        <w:rPr>
          <w:rFonts w:ascii="Arial" w:hAnsi="Arial" w:cs="Arial"/>
        </w:rPr>
        <w:fldChar w:fldCharType="begin"/>
      </w:r>
      <w:r w:rsidR="005F658F" w:rsidRPr="00BF7674">
        <w:rPr>
          <w:rFonts w:ascii="Arial" w:hAnsi="Arial" w:cs="Arial"/>
        </w:rPr>
        <w:instrText xml:space="preserve"> ADDIN ZOTERO_ITEM CSL_CITATION {"citationID":"KgDJiC4b","properties":{"formattedCitation":"\\super 78\\nosupersub{}","plainCitation":"78","noteIndex":0},"citationItems":[{"id":1724,"uris":["http://zotero.org/users/13901503/items/VWJDBSPR"],"itemData":{"id":1724,"type":"article-journal","abstract":"The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Zoology","DOI":"10.26107/RBZ-2021-0067","ISSN":"0217-2445","language":"en","page":"497506","publisher":"Lee Kong Chian Natural History Museum","source":"DOI.org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78</w:t>
      </w:r>
      <w:r w:rsidRPr="00BF7674">
        <w:rPr>
          <w:rFonts w:ascii="Arial" w:hAnsi="Arial" w:cs="Arial"/>
        </w:rPr>
        <w:fldChar w:fldCharType="end"/>
      </w:r>
      <w:r w:rsidRPr="00BF7674">
        <w:rPr>
          <w:rFonts w:ascii="Arial" w:hAnsi="Arial" w:cs="Arial"/>
        </w:rPr>
        <w:t xml:space="preserve">. We then calculated the percent consumption of each food category (animal, flower, fruit, fungi, insect, leaves, nectar, nurse, pith, seeds) and plotted each against temperature to identify diet categories that vary with temperature. We found that percent fruit consumption has a strong, positive relationship with temperature (Fig </w:t>
      </w:r>
      <w:ins w:id="20" w:author="Marshall, Andrew" w:date="2026-05-15T13:53:00Z" w16du:dateUtc="2026-05-15T17:53:00Z">
        <w:r w:rsidR="00897857">
          <w:rPr>
            <w:rFonts w:ascii="Arial" w:hAnsi="Arial" w:cs="Arial"/>
          </w:rPr>
          <w:t>S</w:t>
        </w:r>
      </w:ins>
      <w:del w:id="21" w:author="Marshall, Andrew" w:date="2026-05-15T13:53:00Z" w16du:dateUtc="2026-05-15T17:53:00Z">
        <w:r w:rsidR="003055C7" w:rsidRPr="00BF7674" w:rsidDel="00897857">
          <w:rPr>
            <w:rFonts w:ascii="Arial" w:hAnsi="Arial" w:cs="Arial"/>
          </w:rPr>
          <w:delText>5</w:delText>
        </w:r>
        <w:r w:rsidRPr="00BF7674" w:rsidDel="00897857">
          <w:rPr>
            <w:rFonts w:ascii="Arial" w:hAnsi="Arial" w:cs="Arial"/>
          </w:rPr>
          <w:delText>S</w:delText>
        </w:r>
      </w:del>
      <w:ins w:id="22" w:author="Marshall, Andrew" w:date="2026-05-15T13:54:00Z" w16du:dateUtc="2026-05-15T17:54:00Z">
        <w:r w:rsidR="00897857">
          <w:rPr>
            <w:rFonts w:ascii="Arial" w:hAnsi="Arial" w:cs="Arial"/>
          </w:rPr>
          <w:t>5</w:t>
        </w:r>
      </w:ins>
      <w:r w:rsidRPr="00BF7674">
        <w:rPr>
          <w:rFonts w:ascii="Arial" w:hAnsi="Arial" w:cs="Arial"/>
        </w:rPr>
        <w:t xml:space="preserve">) and </w:t>
      </w:r>
      <w:r w:rsidR="009B357C" w:rsidRPr="00BF7674">
        <w:rPr>
          <w:rFonts w:ascii="Arial" w:hAnsi="Arial" w:cs="Arial"/>
        </w:rPr>
        <w:t>included this as a covariate in our models in</w:t>
      </w:r>
      <w:r w:rsidRPr="00BF7674">
        <w:rPr>
          <w:rFonts w:ascii="Arial" w:hAnsi="Arial" w:cs="Arial"/>
        </w:rPr>
        <w:t xml:space="preserve"> subsequent analyses. After matching each sample with the appropriate metadata, we were left with </w:t>
      </w:r>
      <w:r w:rsidR="009B357C" w:rsidRPr="00BF7674">
        <w:rPr>
          <w:rFonts w:ascii="Arial" w:hAnsi="Arial" w:cs="Arial"/>
        </w:rPr>
        <w:t>699</w:t>
      </w:r>
      <w:r w:rsidRPr="00BF7674">
        <w:rPr>
          <w:rFonts w:ascii="Arial" w:hAnsi="Arial" w:cs="Arial"/>
        </w:rPr>
        <w:t xml:space="preserve"> 16s rRNA samples and </w:t>
      </w:r>
      <w:r w:rsidR="009B357C" w:rsidRPr="00BF7674">
        <w:rPr>
          <w:rFonts w:ascii="Arial" w:hAnsi="Arial" w:cs="Arial"/>
        </w:rPr>
        <w:t>87</w:t>
      </w:r>
      <w:r w:rsidRPr="00BF7674">
        <w:rPr>
          <w:rFonts w:ascii="Arial" w:hAnsi="Arial" w:cs="Arial"/>
        </w:rPr>
        <w:t xml:space="preserve"> shotgun metagenomic samples. </w:t>
      </w:r>
    </w:p>
    <w:p w14:paraId="09B75331" w14:textId="713618EA" w:rsidR="009B357C" w:rsidRPr="00BF7674" w:rsidRDefault="009B357C" w:rsidP="009B357C">
      <w:pPr>
        <w:spacing w:after="0"/>
        <w:rPr>
          <w:rFonts w:ascii="Arial" w:hAnsi="Arial" w:cs="Arial"/>
          <w:u w:val="single"/>
        </w:rPr>
      </w:pPr>
      <w:r w:rsidRPr="00BF7674">
        <w:rPr>
          <w:rFonts w:ascii="Arial" w:hAnsi="Arial" w:cs="Arial"/>
          <w:u w:val="single"/>
        </w:rPr>
        <w:t>Communit</w:t>
      </w:r>
      <w:r w:rsidR="00C05041" w:rsidRPr="00BF7674">
        <w:rPr>
          <w:rFonts w:ascii="Arial" w:hAnsi="Arial" w:cs="Arial"/>
          <w:u w:val="single"/>
        </w:rPr>
        <w:t>y diversity</w:t>
      </w:r>
      <w:r w:rsidRPr="00BF7674">
        <w:rPr>
          <w:rFonts w:ascii="Arial" w:hAnsi="Arial" w:cs="Arial"/>
          <w:u w:val="single"/>
        </w:rPr>
        <w:t xml:space="preserve"> analysis</w:t>
      </w:r>
    </w:p>
    <w:p w14:paraId="58FF2A42" w14:textId="71BAC81E" w:rsidR="009B357C" w:rsidRPr="00BF7674" w:rsidRDefault="009B357C" w:rsidP="009B357C">
      <w:pPr>
        <w:spacing w:after="0"/>
        <w:rPr>
          <w:rFonts w:ascii="Arial" w:hAnsi="Arial" w:cs="Arial"/>
        </w:rPr>
      </w:pPr>
      <w:r w:rsidRPr="00BF7674">
        <w:rPr>
          <w:rFonts w:ascii="Arial" w:hAnsi="Arial" w:cs="Arial"/>
        </w:rPr>
        <w:lastRenderedPageBreak/>
        <w:t>To evaluate how gut microbiome taxonomic composition and functional capacity are related to temperature, we generated metrics of community composition</w:t>
      </w:r>
      <w:r w:rsidR="009334E6" w:rsidRPr="00BF7674">
        <w:rPr>
          <w:rFonts w:ascii="Arial" w:hAnsi="Arial" w:cs="Arial"/>
        </w:rPr>
        <w:t>,</w:t>
      </w:r>
      <w:r w:rsidRPr="00BF7674">
        <w:rPr>
          <w:rFonts w:ascii="Arial" w:hAnsi="Arial" w:cs="Arial"/>
        </w:rPr>
        <w:t xml:space="preserve"> including alpha and beta diversity. To measure alpha diversity, we calculated two widely used indices: </w:t>
      </w:r>
      <w:r w:rsidR="009334E6" w:rsidRPr="00BF7674">
        <w:rPr>
          <w:rFonts w:ascii="Arial" w:hAnsi="Arial" w:cs="Arial"/>
        </w:rPr>
        <w:t xml:space="preserve">the </w:t>
      </w:r>
      <w:r w:rsidRPr="00BF7674">
        <w:rPr>
          <w:rFonts w:ascii="Arial" w:hAnsi="Arial" w:cs="Arial"/>
        </w:rPr>
        <w:t>Shannon diversity index and observed richness. To measure beta diversity, we generated Aitchison distances</w:t>
      </w:r>
      <w:r w:rsidRPr="00BF7674">
        <w:rPr>
          <w:rFonts w:ascii="Arial" w:hAnsi="Arial" w:cs="Arial"/>
        </w:rPr>
        <w:fldChar w:fldCharType="begin"/>
      </w:r>
      <w:r w:rsidR="005F658F" w:rsidRPr="00BF7674">
        <w:rPr>
          <w:rFonts w:ascii="Arial" w:hAnsi="Arial" w:cs="Arial"/>
        </w:rPr>
        <w:instrText xml:space="preserve"> ADDIN ZOTERO_ITEM CSL_CITATION {"citationID":"BPufof8K","properties":{"unsorted":false,"formattedCitation":"\\super 79,80\\nosupersub{}","plainCitation":"79,80","noteIndex":0},"citationItems":[{"id":2337,"uris":["http://zotero.org/groups/5949188/items/KDFT2ZIP"],"itemData":{"id":2337,"type":"article-journal","abstract":"&lt;p&gt;Datasets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79,80</w:t>
      </w:r>
      <w:r w:rsidRPr="00BF7674">
        <w:rPr>
          <w:rFonts w:ascii="Arial" w:hAnsi="Arial" w:cs="Arial"/>
        </w:rPr>
        <w:fldChar w:fldCharType="end"/>
      </w:r>
      <w:r w:rsidRPr="00BF7674">
        <w:rPr>
          <w:rFonts w:ascii="Arial" w:hAnsi="Arial" w:cs="Arial"/>
        </w:rPr>
        <w:t xml:space="preserve"> by computing the Euclidean distance between pairwise samples after performing a centered log-ratio (clr) transformation on the raw count data</w:t>
      </w:r>
      <w:r w:rsidRPr="00BF7674">
        <w:rPr>
          <w:rFonts w:ascii="Arial" w:hAnsi="Arial" w:cs="Arial"/>
        </w:rPr>
        <w:fldChar w:fldCharType="begin"/>
      </w:r>
      <w:r w:rsidR="005F658F" w:rsidRPr="00BF7674">
        <w:rPr>
          <w:rFonts w:ascii="Arial" w:hAnsi="Arial" w:cs="Arial"/>
        </w:rPr>
        <w:instrText xml:space="preserve"> ADDIN ZOTERO_ITEM CSL_CITATION {"citationID":"rslhHr6V","properties":{"formattedCitation":"\\super 81\\nosupersub{}","plainCitation":"81","noteIndex":0},"citationItems":[{"id":1678,"uris":["http://zotero.org/users/13901503/items/MSZDHDQF"],"itemData":{"id":1678,"type":"article-journal","abstract":"The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81</w:t>
      </w:r>
      <w:r w:rsidRPr="00BF7674">
        <w:rPr>
          <w:rFonts w:ascii="Arial" w:hAnsi="Arial" w:cs="Arial"/>
        </w:rPr>
        <w:fldChar w:fldCharType="end"/>
      </w:r>
      <w:r w:rsidRPr="00BF7674">
        <w:rPr>
          <w:rFonts w:ascii="Arial" w:hAnsi="Arial" w:cs="Arial"/>
        </w:rPr>
        <w:t>. We added a pseudo count to all zeros using Bayesian-multiplicative replacement to preserve the structure of the data and minimize distortion</w:t>
      </w:r>
      <w:r w:rsidRPr="00BF7674">
        <w:rPr>
          <w:rFonts w:ascii="Arial" w:hAnsi="Arial" w:cs="Arial"/>
        </w:rPr>
        <w:fldChar w:fldCharType="begin"/>
      </w:r>
      <w:r w:rsidR="005F658F" w:rsidRPr="00BF7674">
        <w:rPr>
          <w:rFonts w:ascii="Arial" w:hAnsi="Arial" w:cs="Arial"/>
        </w:rPr>
        <w:instrText xml:space="preserve"> ADDIN ZOTERO_ITEM CSL_CITATION {"citationID":"CcTblRTP","properties":{"formattedCitation":"\\super 82\\nosupersub{}","plainCitation":"82","noteIndex":0},"citationItems":[{"id":1676,"uris":["http://zotero.org/users/13901503/items/B9HUBEW5"],"itemData":{"id":1676,"type":"article-journal","abstract":"zCompositions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82</w:t>
      </w:r>
      <w:r w:rsidRPr="00BF7674">
        <w:rPr>
          <w:rFonts w:ascii="Arial" w:hAnsi="Arial" w:cs="Arial"/>
        </w:rPr>
        <w:fldChar w:fldCharType="end"/>
      </w:r>
      <w:r w:rsidRPr="00BF7674">
        <w:rPr>
          <w:rFonts w:ascii="Arial" w:hAnsi="Arial" w:cs="Arial"/>
        </w:rP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w:t>
      </w:r>
      <w:r w:rsidR="008503F6" w:rsidRPr="00BF7674">
        <w:rPr>
          <w:rFonts w:ascii="Arial" w:hAnsi="Arial" w:cs="Arial"/>
        </w:rPr>
        <w:t>4</w:t>
      </w:r>
      <w:r w:rsidRPr="00BF7674">
        <w:rPr>
          <w:rFonts w:ascii="Arial" w:hAnsi="Arial" w:cs="Arial"/>
        </w:rPr>
        <w:t xml:space="preserve">% of the variation (Fig </w:t>
      </w:r>
      <w:del w:id="23" w:author="Marshall, Andrew" w:date="2026-05-15T13:54:00Z" w16du:dateUtc="2026-05-15T17:54:00Z">
        <w:r w:rsidR="003055C7" w:rsidRPr="00BF7674" w:rsidDel="00897857">
          <w:rPr>
            <w:rFonts w:ascii="Arial" w:hAnsi="Arial" w:cs="Arial"/>
          </w:rPr>
          <w:delText>6</w:delText>
        </w:r>
      </w:del>
      <w:r w:rsidRPr="00BF7674">
        <w:rPr>
          <w:rFonts w:ascii="Arial" w:hAnsi="Arial" w:cs="Arial"/>
        </w:rPr>
        <w:t>S</w:t>
      </w:r>
      <w:ins w:id="24" w:author="Marshall, Andrew" w:date="2026-05-15T13:54:00Z" w16du:dateUtc="2026-05-15T17:54:00Z">
        <w:r w:rsidR="00897857">
          <w:rPr>
            <w:rFonts w:ascii="Arial" w:hAnsi="Arial" w:cs="Arial"/>
          </w:rPr>
          <w:t>6</w:t>
        </w:r>
      </w:ins>
      <w:r w:rsidRPr="00BF7674">
        <w:rPr>
          <w:rFonts w:ascii="Arial" w:hAnsi="Arial" w:cs="Arial"/>
        </w:rPr>
        <w:t>).</w:t>
      </w:r>
    </w:p>
    <w:p w14:paraId="50050D4D" w14:textId="6DD9B467" w:rsidR="009B357C" w:rsidRPr="00BF7674" w:rsidRDefault="009B357C" w:rsidP="009B357C">
      <w:pPr>
        <w:spacing w:after="0"/>
        <w:ind w:firstLine="720"/>
        <w:rPr>
          <w:rFonts w:ascii="Arial" w:hAnsi="Arial" w:cs="Arial"/>
        </w:rPr>
      </w:pPr>
      <w:r w:rsidRPr="00BF7674">
        <w:rPr>
          <w:rFonts w:ascii="Arial" w:hAnsi="Arial" w:cs="Arial"/>
        </w:rP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(AICc)</w:t>
      </w:r>
      <w:r w:rsidRPr="00BF7674">
        <w:rPr>
          <w:rFonts w:ascii="Arial" w:hAnsi="Arial" w:cs="Arial"/>
        </w:rPr>
        <w:fldChar w:fldCharType="begin"/>
      </w:r>
      <w:r w:rsidR="005F658F" w:rsidRPr="00BF7674">
        <w:rPr>
          <w:rFonts w:ascii="Arial" w:hAnsi="Arial" w:cs="Arial"/>
        </w:rPr>
        <w:instrText xml:space="preserve"> ADDIN ZOTERO_ITEM CSL_CITATION {"citationID":"9MopvbYc","properties":{"formattedCitation":"\\super 83,84\\nosupersub{}","plainCitation":"83,84","noteIndex":0},"citationItems":[{"id":1693,"uris":["http://zotero.org/users/13901503/items/5WE7IHKN"],"itemData":{"id":1693,"type":"chapter","container-title":"Selected Papers of Hirotugu Akaike","DOI":"10.1007/978-1-4612-1694-0_15","ISBN":"978-1-4612-7248-9","note":"collection-title: Springer Series in Statistics","page":"199-213","publisher":"Springer New York","publisher-place":"New York, NY","source":"DOI.org (Crossref)","title":"Information Theory and an Extension of the Maximum Likelihood Principle","editor":[{"family":"Parzen","given":"Emanuel"},{"family":"Tanabe","given":"Kunio"},{"family":"Kitagawa","given":"Genshiro"}],"author":[{"family":"Akaike","given":"Hirotogu"}],"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discussed.","container-title":"Biometrika","issue":"2","language":"en","page":"297-307","source":"Zotero","title":"Regression and time series model selection in small samples","volume":"76","author":[{"family":"Hurvich","given":"Clifford M"},{"family":"Tsai","given":"Chih-Ling"}],"issued":{"date-parts":[["1989"]]}}}],"schema":"https://github.com/citation-style-language/schema/raw/master/csl-citation.json"}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83,84</w:t>
      </w:r>
      <w:r w:rsidRPr="00BF7674">
        <w:rPr>
          <w:rFonts w:ascii="Arial" w:hAnsi="Arial" w:cs="Arial"/>
        </w:rPr>
        <w:fldChar w:fldCharType="end"/>
      </w:r>
      <w:r w:rsidRPr="00BF7674">
        <w:rPr>
          <w:rFonts w:ascii="Arial" w:hAnsi="Arial" w:cs="Arial"/>
        </w:rPr>
        <w:t xml:space="preserve">. The baseline model, </w:t>
      </w:r>
      <w:r w:rsidRPr="00BF7674">
        <w:rPr>
          <w:rFonts w:ascii="Arial" w:hAnsi="Arial" w:cs="Arial"/>
          <w:i/>
          <w:iCs/>
        </w:rPr>
        <w:t>m_main</w:t>
      </w:r>
      <w:r w:rsidRPr="00BF7674">
        <w:rPr>
          <w:rFonts w:ascii="Arial" w:hAnsi="Arial" w:cs="Arial"/>
        </w:rPr>
        <w:t>, included predictors for social group, age, sex, rainfall, diet diversity</w:t>
      </w:r>
      <w:r w:rsidR="009334E6" w:rsidRPr="00BF7674">
        <w:rPr>
          <w:rFonts w:ascii="Arial" w:hAnsi="Arial" w:cs="Arial"/>
        </w:rPr>
        <w:t>,</w:t>
      </w:r>
      <w:r w:rsidRPr="00BF7674">
        <w:rPr>
          <w:rFonts w:ascii="Arial" w:hAnsi="Arial" w:cs="Arial"/>
        </w:rPr>
        <w:t xml:space="preserve"> and fruit consumption. The temperature model, </w:t>
      </w:r>
      <w:r w:rsidRPr="00BF7674">
        <w:rPr>
          <w:rFonts w:ascii="Arial" w:hAnsi="Arial" w:cs="Arial"/>
          <w:i/>
          <w:iCs/>
        </w:rPr>
        <w:t>m_full</w:t>
      </w:r>
      <w:r w:rsidRPr="00BF7674">
        <w:rPr>
          <w:rFonts w:ascii="Arial" w:hAnsi="Arial" w:cs="Arial"/>
        </w:rPr>
        <w:t>, included all of the same predictors with an additional predictor for temperature (Fig</w:t>
      </w:r>
      <w:r w:rsidR="009334E6" w:rsidRPr="00BF7674">
        <w:rPr>
          <w:rFonts w:ascii="Arial" w:hAnsi="Arial" w:cs="Arial"/>
        </w:rPr>
        <w:t>.</w:t>
      </w:r>
      <w:r w:rsidRPr="00BF7674">
        <w:rPr>
          <w:rFonts w:ascii="Arial" w:hAnsi="Arial" w:cs="Arial"/>
        </w:rPr>
        <w:t xml:space="preserve"> </w:t>
      </w:r>
      <w:r w:rsidR="003055C7" w:rsidRPr="00BF7674">
        <w:rPr>
          <w:rFonts w:ascii="Arial" w:hAnsi="Arial" w:cs="Arial"/>
        </w:rPr>
        <w:t>1</w:t>
      </w:r>
      <w:r w:rsidRPr="00BF7674">
        <w:rPr>
          <w:rFonts w:ascii="Arial" w:hAnsi="Arial" w:cs="Arial"/>
        </w:rPr>
        <w:t xml:space="preserve">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del w:id="25" w:author="Marshall, Andrew" w:date="2026-05-15T13:55:00Z" w16du:dateUtc="2026-05-15T17:55:00Z">
        <w:r w:rsidR="003055C7" w:rsidRPr="00BF7674" w:rsidDel="00897857">
          <w:rPr>
            <w:rFonts w:ascii="Arial" w:hAnsi="Arial" w:cs="Arial"/>
          </w:rPr>
          <w:delText>5</w:delText>
        </w:r>
      </w:del>
      <w:r w:rsidRPr="00BF7674">
        <w:rPr>
          <w:rFonts w:ascii="Arial" w:hAnsi="Arial" w:cs="Arial"/>
        </w:rPr>
        <w:t>S</w:t>
      </w:r>
      <w:ins w:id="26" w:author="Marshall, Andrew" w:date="2026-05-15T13:55:00Z" w16du:dateUtc="2026-05-15T17:55:00Z">
        <w:r w:rsidR="00897857">
          <w:rPr>
            <w:rFonts w:ascii="Arial" w:hAnsi="Arial" w:cs="Arial"/>
          </w:rPr>
          <w:t>5</w:t>
        </w:r>
      </w:ins>
      <w:r w:rsidRPr="00BF7674">
        <w:rPr>
          <w:rFonts w:ascii="Arial" w:hAnsi="Arial" w:cs="Arial"/>
        </w:rPr>
        <w:t xml:space="preserve">), and we wanted to control for this effect to better isolate the relationship between temperature and community </w:t>
      </w:r>
      <w:r w:rsidR="009334E6" w:rsidRPr="00BF7674">
        <w:rPr>
          <w:rFonts w:ascii="Arial" w:hAnsi="Arial" w:cs="Arial"/>
        </w:rPr>
        <w:t>diversity</w:t>
      </w:r>
      <w:r w:rsidRPr="00BF7674">
        <w:rPr>
          <w:rFonts w:ascii="Arial" w:hAnsi="Arial" w:cs="Arial"/>
        </w:rPr>
        <w:t>.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continuous and positive with a long right tail. We used the model weights from the AICc comparison to evaluate the importance of temperature as a predictor of community composition.</w:t>
      </w:r>
    </w:p>
    <w:p w14:paraId="2F3D218E" w14:textId="77777777" w:rsidR="003A2134" w:rsidRPr="00BF7674" w:rsidRDefault="003A2134" w:rsidP="003A2134">
      <w:pPr>
        <w:spacing w:after="0"/>
        <w:rPr>
          <w:rFonts w:ascii="Arial" w:hAnsi="Arial" w:cs="Arial"/>
          <w:u w:val="single"/>
        </w:rPr>
      </w:pPr>
    </w:p>
    <w:p w14:paraId="6D528072" w14:textId="7DA5EB84" w:rsidR="008503F6" w:rsidRPr="00BF7674" w:rsidRDefault="008503F6" w:rsidP="003A2134">
      <w:pPr>
        <w:spacing w:after="0"/>
        <w:rPr>
          <w:rFonts w:ascii="Arial" w:hAnsi="Arial" w:cs="Arial"/>
          <w:u w:val="single"/>
        </w:rPr>
      </w:pPr>
      <w:r w:rsidRPr="00BF7674">
        <w:rPr>
          <w:rFonts w:ascii="Arial" w:hAnsi="Arial" w:cs="Arial"/>
          <w:u w:val="single"/>
        </w:rPr>
        <w:t>Taxonomic composition analysis</w:t>
      </w:r>
    </w:p>
    <w:p w14:paraId="3BE84AC9" w14:textId="0A5D3635" w:rsidR="00C05041" w:rsidRPr="00BF7674" w:rsidRDefault="00BF19DA" w:rsidP="003A2134">
      <w:pPr>
        <w:spacing w:after="0"/>
        <w:rPr>
          <w:rFonts w:ascii="Arial" w:hAnsi="Arial" w:cs="Arial"/>
        </w:rPr>
      </w:pPr>
      <w:r w:rsidRPr="00BF7674">
        <w:rPr>
          <w:rFonts w:ascii="Arial" w:hAnsi="Arial" w:cs="Arial"/>
        </w:rPr>
        <w:t xml:space="preserve">We used taxonomic abundances to evaluate the specific changes in gut microbiome composition predicted by temperature. </w:t>
      </w:r>
      <w:r w:rsidR="00C05041" w:rsidRPr="00BF7674">
        <w:rPr>
          <w:rFonts w:ascii="Arial" w:hAnsi="Arial" w:cs="Arial"/>
        </w:rPr>
        <w:t xml:space="preserve">We aggregated the number of reads per taxa on the family and genus levels, calculated the relative abundance, and removed taxa with less than 0.2% average relative abundance across all samples to avoid analyzing extremely low-abundance taxa. This resulted in 128 genera and 73 families to be used for our analysis. </w:t>
      </w:r>
    </w:p>
    <w:p w14:paraId="1910F66C" w14:textId="77777777" w:rsidR="00C05041" w:rsidRPr="00BF7674" w:rsidRDefault="00C05041" w:rsidP="003A2134">
      <w:pPr>
        <w:spacing w:after="0"/>
        <w:rPr>
          <w:rFonts w:ascii="Arial" w:hAnsi="Arial" w:cs="Arial"/>
          <w:i/>
          <w:iCs/>
        </w:rPr>
      </w:pPr>
    </w:p>
    <w:p w14:paraId="5682C2BA" w14:textId="60C505BE" w:rsidR="00C05041" w:rsidRPr="00BF7674" w:rsidRDefault="008503F6" w:rsidP="003A2134">
      <w:pPr>
        <w:spacing w:after="0"/>
        <w:rPr>
          <w:rFonts w:ascii="Arial" w:hAnsi="Arial" w:cs="Arial"/>
          <w:i/>
          <w:iCs/>
        </w:rPr>
      </w:pPr>
      <w:r w:rsidRPr="00BF7674">
        <w:rPr>
          <w:rFonts w:ascii="Arial" w:hAnsi="Arial" w:cs="Arial"/>
          <w:i/>
          <w:iCs/>
        </w:rPr>
        <w:t>Log</w:t>
      </w:r>
      <w:r w:rsidR="00C05041" w:rsidRPr="00BF7674">
        <w:rPr>
          <w:rFonts w:ascii="Arial" w:hAnsi="Arial" w:cs="Arial"/>
          <w:i/>
          <w:iCs/>
        </w:rPr>
        <w:t xml:space="preserve"> </w:t>
      </w:r>
      <w:r w:rsidRPr="00BF7674">
        <w:rPr>
          <w:rFonts w:ascii="Arial" w:hAnsi="Arial" w:cs="Arial"/>
          <w:i/>
          <w:iCs/>
        </w:rPr>
        <w:t>ratio analysis</w:t>
      </w:r>
    </w:p>
    <w:p w14:paraId="495ECD84" w14:textId="6CD2D128" w:rsidR="00C05041" w:rsidRPr="00BF7674" w:rsidRDefault="00C05041" w:rsidP="003A2134">
      <w:pPr>
        <w:spacing w:after="0"/>
        <w:rPr>
          <w:rFonts w:ascii="Arial" w:hAnsi="Arial" w:cs="Arial"/>
        </w:rPr>
      </w:pPr>
      <w:r w:rsidRPr="00BF7674">
        <w:rPr>
          <w:rFonts w:ascii="Arial" w:hAnsi="Arial" w:cs="Arial"/>
        </w:rPr>
        <w:lastRenderedPageBreak/>
        <w:t>To investigate community-level changes in taxonomic composition associated with temperature, we constructed log-ratios comparing the relative abundance of groups of genera associated with heat stress responses and host health. We used these ratios to capture broader community-level patterns rather than focusing solely on changes in individual taxa. The first ratio captured taxonomic shifts commonly observed during heat stress by comparing the relative abundance of genera from the phylum Proteobacteria in the numerator to those from the phylum Firmicutes in the denominator. We designed the second log-ratio to capture coordinated shifts from common commensals toward more opportunistic taxa. Specifically, we placed facultatively anaerobic and commonly pathobiontic genera in the numerator and obligately anaerobic fermenters in the denominator. A table with the list of genera included in each group is available in the supplement (Table S1).</w:t>
      </w:r>
    </w:p>
    <w:p w14:paraId="7EF58067" w14:textId="1677F26B" w:rsidR="00C05041" w:rsidRPr="00BF7674" w:rsidRDefault="00C05041" w:rsidP="00C05041">
      <w:pPr>
        <w:ind w:firstLine="720"/>
        <w:rPr>
          <w:rFonts w:ascii="Arial" w:hAnsi="Arial" w:cs="Arial"/>
        </w:rPr>
      </w:pPr>
      <w:r w:rsidRPr="00BF7674">
        <w:rPr>
          <w:rFonts w:ascii="Arial" w:hAnsi="Arial" w:cs="Arial"/>
        </w:rPr>
        <w:t>To calculate the log ratios, we first replaced zeros with a pseudocount using multiplicative zero replacement via the cmultRepl() function</w:t>
      </w:r>
      <w:r w:rsidRPr="00BF7674">
        <w:rPr>
          <w:rFonts w:ascii="Arial" w:hAnsi="Arial" w:cs="Arial"/>
        </w:rPr>
        <w:fldChar w:fldCharType="begin"/>
      </w:r>
      <w:r w:rsidR="005F658F" w:rsidRPr="00BF7674">
        <w:rPr>
          <w:rFonts w:ascii="Arial" w:hAnsi="Arial" w:cs="Arial"/>
        </w:rPr>
        <w:instrText xml:space="preserve"> ADDIN ZOTERO_ITEM CSL_CITATION {"citationID":"mOxU7lTE","properties":{"formattedCitation":"\\super 82\\nosupersub{}","plainCitation":"82","noteIndex":0},"citationItems":[{"id":1676,"uris":["http://zotero.org/users/13901503/items/B9HUBEW5"],"itemData":{"id":1676,"type":"article-journal","abstract":"zCompositions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82</w:t>
      </w:r>
      <w:r w:rsidRPr="00BF7674">
        <w:rPr>
          <w:rFonts w:ascii="Arial" w:hAnsi="Arial" w:cs="Arial"/>
        </w:rPr>
        <w:fldChar w:fldCharType="end"/>
      </w:r>
      <w:r w:rsidRPr="00BF7674">
        <w:rPr>
          <w:rFonts w:ascii="Arial" w:hAnsi="Arial" w:cs="Arial"/>
        </w:rPr>
        <w:t>, preparing the data for log transformation. For each ratio, we then calculated the log of the geometric mean abundance of the numerator taxa relative to the denominator taxa. This approach is appropriate for compositional data because it projects abundances into log-ratio space, reducing bias from sequencing depth differences</w:t>
      </w:r>
      <w:r w:rsidRPr="00BF7674">
        <w:rPr>
          <w:rFonts w:ascii="Arial" w:hAnsi="Arial" w:cs="Arial"/>
        </w:rPr>
        <w:fldChar w:fldCharType="begin"/>
      </w:r>
      <w:r w:rsidR="005F658F" w:rsidRPr="00BF7674">
        <w:rPr>
          <w:rFonts w:ascii="Arial" w:hAnsi="Arial" w:cs="Arial"/>
        </w:rPr>
        <w:instrText xml:space="preserve"> ADDIN ZOTERO_ITEM CSL_CITATION {"citationID":"QisnyAaO","properties":{"unsorted":false,"formattedCitation":"\\super 79\\nosupersub{}","plainCitation":"79","noteIndex":0},"citationItems":[{"id":2337,"uris":["http://zotero.org/groups/5949188/items/KDFT2ZIP"],"itemData":{"id":2337,"type":"article-journal","abstract":"&lt;p&gt;Datasets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79</w:t>
      </w:r>
      <w:r w:rsidRPr="00BF7674">
        <w:rPr>
          <w:rFonts w:ascii="Arial" w:hAnsi="Arial" w:cs="Arial"/>
        </w:rPr>
        <w:fldChar w:fldCharType="end"/>
      </w:r>
      <w:r w:rsidRPr="00BF7674">
        <w:rPr>
          <w:rFonts w:ascii="Arial" w:hAnsi="Arial" w:cs="Arial"/>
        </w:rPr>
        <w:t xml:space="preserve">. We then used the same model section approach described for the community diversity analysis to assess the importance of temperature in predicting these relationships. </w:t>
      </w:r>
    </w:p>
    <w:p w14:paraId="6E102E70" w14:textId="23E22238" w:rsidR="008503F6" w:rsidRPr="00BF7674" w:rsidRDefault="008503F6" w:rsidP="003A2134">
      <w:pPr>
        <w:spacing w:after="0"/>
        <w:rPr>
          <w:rFonts w:ascii="Arial" w:hAnsi="Arial" w:cs="Arial"/>
          <w:i/>
          <w:iCs/>
        </w:rPr>
      </w:pPr>
      <w:r w:rsidRPr="00BF7674">
        <w:rPr>
          <w:rFonts w:ascii="Arial" w:hAnsi="Arial" w:cs="Arial"/>
          <w:i/>
          <w:iCs/>
        </w:rPr>
        <w:t>Differential abundance analysis</w:t>
      </w:r>
    </w:p>
    <w:p w14:paraId="761EF7E9" w14:textId="6B9D5E1A" w:rsidR="00917817" w:rsidRPr="00BF7674" w:rsidRDefault="00917817" w:rsidP="003A2134">
      <w:pPr>
        <w:spacing w:after="0"/>
        <w:rPr>
          <w:rFonts w:ascii="Arial" w:hAnsi="Arial" w:cs="Arial"/>
        </w:rPr>
      </w:pPr>
      <w:r w:rsidRPr="00BF7674">
        <w:rPr>
          <w:rFonts w:ascii="Arial" w:hAnsi="Arial" w:cs="Arial"/>
        </w:rPr>
        <w:t>To investigate which specific bacteria were driving these community-level patterns, we conducted differential abundance analyses at the family and genus levels. Taking a similar model selection approach, we built two generalized linear mixed models (GLMMs) using a negative binomial distribution with a log link function</w:t>
      </w:r>
      <w:r w:rsidRPr="00BF7674">
        <w:rPr>
          <w:rFonts w:ascii="Arial" w:hAnsi="Arial" w:cs="Arial"/>
        </w:rPr>
        <w:fldChar w:fldCharType="begin"/>
      </w:r>
      <w:r w:rsidR="005F658F" w:rsidRPr="00BF7674">
        <w:rPr>
          <w:rFonts w:ascii="Arial" w:hAnsi="Arial" w:cs="Arial"/>
        </w:rPr>
        <w:instrText xml:space="preserve"> ADDIN ZOTERO_ITEM CSL_CITATION {"citationID":"Zf0HMIhc","properties":{"unsorted":false,"formattedCitation":"\\super 85\\nosupersub{}","plainCitation":"85","noteIndex":0},"citationItems":[{"id":1248,"uris":["http://zotero.org/users/13901503/items/ATW2MVB6"],"itemData":{"id":1248,"type":"article-journal","abstract":"&lt;p&gt;The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Microbiol.","language":"English","publisher":"Frontiers","source":"Frontiers","title":"Negative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85</w:t>
      </w:r>
      <w:r w:rsidRPr="00BF7674">
        <w:rPr>
          <w:rFonts w:ascii="Arial" w:hAnsi="Arial" w:cs="Arial"/>
        </w:rPr>
        <w:fldChar w:fldCharType="end"/>
      </w:r>
      <w:r w:rsidRPr="00BF7674">
        <w:rPr>
          <w:rFonts w:ascii="Arial" w:hAnsi="Arial" w:cs="Arial"/>
        </w:rPr>
        <w:t xml:space="preserve"> and used individual family and genera abundances as our outcome variables. </w:t>
      </w:r>
      <w:r w:rsidR="00930EFD" w:rsidRPr="00BF7674">
        <w:rPr>
          <w:rFonts w:ascii="Arial" w:hAnsi="Arial" w:cs="Arial"/>
        </w:rPr>
        <w:t xml:space="preserve">Predictors in the models were the same as described in the community </w:t>
      </w:r>
      <w:r w:rsidR="009334E6" w:rsidRPr="00BF7674">
        <w:rPr>
          <w:rFonts w:ascii="Arial" w:hAnsi="Arial" w:cs="Arial"/>
        </w:rPr>
        <w:t>diversity</w:t>
      </w:r>
      <w:r w:rsidR="00930EFD" w:rsidRPr="00BF7674">
        <w:rPr>
          <w:rFonts w:ascii="Arial" w:hAnsi="Arial" w:cs="Arial"/>
        </w:rPr>
        <w:t xml:space="preserve"> analysis</w:t>
      </w:r>
      <w:r w:rsidR="003055C7" w:rsidRPr="00BF7674">
        <w:rPr>
          <w:rFonts w:ascii="Arial" w:hAnsi="Arial" w:cs="Arial"/>
        </w:rPr>
        <w:t xml:space="preserve"> (Fig. S1)</w:t>
      </w:r>
      <w:r w:rsidR="00930EFD" w:rsidRPr="00BF7674">
        <w:rPr>
          <w:rFonts w:ascii="Arial" w:hAnsi="Arial" w:cs="Arial"/>
        </w:rPr>
        <w:t>. Taxa w</w:t>
      </w:r>
      <w:r w:rsidR="009334E6" w:rsidRPr="00BF7674">
        <w:rPr>
          <w:rFonts w:ascii="Arial" w:hAnsi="Arial" w:cs="Arial"/>
        </w:rPr>
        <w:t>h</w:t>
      </w:r>
      <w:r w:rsidR="00930EFD" w:rsidRPr="00BF7674">
        <w:rPr>
          <w:rFonts w:ascii="Arial" w:hAnsi="Arial" w:cs="Arial"/>
        </w:rPr>
        <w:t>ere the temperature model held greater than 50% of the model weight were considered temperature sensitive. We then used the model weights from the temperature model of all genera to perform ancestral state reconstruction</w:t>
      </w:r>
      <w:r w:rsidR="009334E6" w:rsidRPr="00BF7674">
        <w:rPr>
          <w:rFonts w:ascii="Arial" w:hAnsi="Arial" w:cs="Arial"/>
        </w:rPr>
        <w:t xml:space="preserve"> (Fig S3)</w:t>
      </w:r>
      <w:r w:rsidR="00930EFD" w:rsidRPr="00BF7674">
        <w:rPr>
          <w:rFonts w:ascii="Arial" w:hAnsi="Arial" w:cs="Arial"/>
        </w:rPr>
        <w:t>. Internal node values represent the maximum likelihood estimates of the temperature model weight under a Brownian motion model of trait evolution.</w:t>
      </w:r>
    </w:p>
    <w:p w14:paraId="5D15E0AB" w14:textId="77777777" w:rsidR="003A2134" w:rsidRPr="00BF7674" w:rsidRDefault="003A2134" w:rsidP="003A2134">
      <w:pPr>
        <w:spacing w:after="0"/>
        <w:rPr>
          <w:rFonts w:ascii="Arial" w:hAnsi="Arial" w:cs="Arial"/>
          <w:u w:val="single"/>
        </w:rPr>
      </w:pPr>
    </w:p>
    <w:p w14:paraId="0B43FD51" w14:textId="323A2F06" w:rsidR="003A2134" w:rsidRPr="00BF7674" w:rsidRDefault="00C05041" w:rsidP="003A2134">
      <w:pPr>
        <w:spacing w:after="0"/>
        <w:rPr>
          <w:rFonts w:ascii="Arial" w:hAnsi="Arial" w:cs="Arial"/>
          <w:u w:val="single"/>
        </w:rPr>
      </w:pPr>
      <w:r w:rsidRPr="00BF7674">
        <w:rPr>
          <w:rFonts w:ascii="Arial" w:hAnsi="Arial" w:cs="Arial"/>
          <w:u w:val="single"/>
        </w:rPr>
        <w:t>Functional composition analysis</w:t>
      </w:r>
    </w:p>
    <w:p w14:paraId="21F20850" w14:textId="26F4E34E" w:rsidR="00E77ABC" w:rsidRPr="00BF7674" w:rsidRDefault="00930EFD" w:rsidP="001E0FEC">
      <w:pPr>
        <w:rPr>
          <w:rFonts w:ascii="Arial" w:hAnsi="Arial" w:cs="Arial"/>
        </w:rPr>
      </w:pPr>
      <w:r w:rsidRPr="00BF7674">
        <w:rPr>
          <w:rFonts w:ascii="Arial" w:hAnsi="Arial" w:cs="Arial"/>
        </w:rPr>
        <w:t xml:space="preserve">Similar to the </w:t>
      </w:r>
      <w:r w:rsidR="007C2ED5" w:rsidRPr="00BF7674">
        <w:rPr>
          <w:rFonts w:ascii="Arial" w:hAnsi="Arial" w:cs="Arial"/>
        </w:rPr>
        <w:t>taxonomic analysis, we used the abundances of metabolic pathways to evaluate the specific functional changes predicted by temperature. We first removed pathways present in fewer than 30% of samples (i.e., &lt;27 samples) to retain only the most common pathways. We then calculated relative abundances and excluded pathways with an average relative abundance below 0.2%. After filtering, 272 pathways remained for analysis.</w:t>
      </w:r>
    </w:p>
    <w:p w14:paraId="755104B1" w14:textId="24E5E0E9" w:rsidR="00930EFD" w:rsidRPr="00BF7674" w:rsidRDefault="00930EFD" w:rsidP="00930EFD">
      <w:pPr>
        <w:spacing w:after="0"/>
        <w:rPr>
          <w:rFonts w:ascii="Arial" w:hAnsi="Arial" w:cs="Arial"/>
          <w:i/>
          <w:iCs/>
        </w:rPr>
      </w:pPr>
      <w:r w:rsidRPr="00BF7674">
        <w:rPr>
          <w:rFonts w:ascii="Arial" w:hAnsi="Arial" w:cs="Arial"/>
          <w:i/>
          <w:iCs/>
        </w:rPr>
        <w:lastRenderedPageBreak/>
        <w:t>Log ratio analysis</w:t>
      </w:r>
    </w:p>
    <w:p w14:paraId="3709747E" w14:textId="0F300116" w:rsidR="00E77ABC" w:rsidRPr="00BF7674" w:rsidRDefault="00E77ABC" w:rsidP="003D74AF">
      <w:pPr>
        <w:spacing w:after="0"/>
        <w:rPr>
          <w:rFonts w:ascii="Arial" w:hAnsi="Arial" w:cs="Arial"/>
        </w:rPr>
      </w:pPr>
      <w:r w:rsidRPr="00BF7674">
        <w:rPr>
          <w:rFonts w:ascii="Arial" w:hAnsi="Arial" w:cs="Arial"/>
        </w:rPr>
        <w:t>We also constructed log-ratio</w:t>
      </w:r>
      <w:r w:rsidR="009334E6" w:rsidRPr="00BF7674">
        <w:rPr>
          <w:rFonts w:ascii="Arial" w:hAnsi="Arial" w:cs="Arial"/>
        </w:rPr>
        <w:t>s</w:t>
      </w:r>
      <w:r w:rsidRPr="00BF7674">
        <w:rPr>
          <w:rFonts w:ascii="Arial" w:hAnsi="Arial" w:cs="Arial"/>
        </w:rPr>
        <w:t xml:space="preserve"> comparing the relative abundance of functions associated with heat stress and host health. The first ratio </w:t>
      </w:r>
      <w:r w:rsidR="003D74AF" w:rsidRPr="00BF7674">
        <w:rPr>
          <w:rFonts w:ascii="Arial" w:hAnsi="Arial" w:cs="Arial"/>
        </w:rPr>
        <w:t xml:space="preserve">compared the abundance of metabolic pathways involved in opportunistic carbon metabolism in the numerator to fermentative metabolism in the denominator. We designed this ratio to test whether shifts from commensal toward more opportunistic taxa were reflected in corresponding changes in metabolic strategies. We constructed a second ratio comparing metabolic pathways characteristic of pathobionts in the numerator to beneficial metabolic pathways characteristic of commensals in the denominator. </w:t>
      </w:r>
      <w:commentRangeStart w:id="27"/>
      <w:r w:rsidR="003D74AF" w:rsidRPr="00BF7674">
        <w:rPr>
          <w:rFonts w:ascii="Arial" w:hAnsi="Arial" w:cs="Arial"/>
        </w:rPr>
        <w:t xml:space="preserve">We designed this ratio to more directly evaluate the potential health implications of the functional changes associated with rising temperatures. </w:t>
      </w:r>
      <w:commentRangeEnd w:id="27"/>
      <w:r w:rsidR="00897857" w:rsidRPr="00BF7674">
        <w:rPr>
          <w:rStyle w:val="CommentReference"/>
          <w:rFonts w:ascii="Arial" w:hAnsi="Arial" w:cs="Arial"/>
          <w:sz w:val="24"/>
          <w:szCs w:val="24"/>
        </w:rPr>
        <w:commentReference w:id="27"/>
      </w:r>
      <w:r w:rsidR="003D74AF" w:rsidRPr="00BF7674">
        <w:rPr>
          <w:rFonts w:ascii="Arial" w:hAnsi="Arial" w:cs="Arial"/>
        </w:rPr>
        <w:t xml:space="preserve">A table with the list of pathways included in each group is available in the supplement (Table S3). </w:t>
      </w:r>
    </w:p>
    <w:p w14:paraId="7E831F4A" w14:textId="77777777" w:rsidR="00930EFD" w:rsidRPr="00BF7674" w:rsidRDefault="00930EFD" w:rsidP="00930EFD">
      <w:pPr>
        <w:spacing w:after="0"/>
        <w:rPr>
          <w:rFonts w:ascii="Arial" w:hAnsi="Arial" w:cs="Arial"/>
          <w:i/>
          <w:iCs/>
        </w:rPr>
      </w:pPr>
    </w:p>
    <w:p w14:paraId="3D7489AE" w14:textId="77777777" w:rsidR="00930EFD" w:rsidRPr="00BF7674" w:rsidRDefault="00930EFD" w:rsidP="00930EFD">
      <w:pPr>
        <w:spacing w:after="0"/>
        <w:rPr>
          <w:rFonts w:ascii="Arial" w:hAnsi="Arial" w:cs="Arial"/>
          <w:i/>
          <w:iCs/>
        </w:rPr>
      </w:pPr>
      <w:r w:rsidRPr="00BF7674">
        <w:rPr>
          <w:rFonts w:ascii="Arial" w:hAnsi="Arial" w:cs="Arial"/>
          <w:i/>
          <w:iCs/>
        </w:rPr>
        <w:t>Differential abundance analysis</w:t>
      </w:r>
    </w:p>
    <w:p w14:paraId="41BF8E0A" w14:textId="1A10ED83" w:rsidR="00016B89" w:rsidRPr="00BF7674" w:rsidRDefault="003D74AF">
      <w:pPr>
        <w:rPr>
          <w:rFonts w:ascii="Arial" w:hAnsi="Arial" w:cs="Arial"/>
        </w:rPr>
      </w:pPr>
      <w:r w:rsidRPr="00BF7674">
        <w:rPr>
          <w:rFonts w:ascii="Arial" w:hAnsi="Arial" w:cs="Arial"/>
        </w:rPr>
        <w:t xml:space="preserve">To investigate the specific functions driving these community-level patterns, we conducted </w:t>
      </w:r>
      <w:r w:rsidR="009334E6" w:rsidRPr="00BF7674">
        <w:rPr>
          <w:rFonts w:ascii="Arial" w:hAnsi="Arial" w:cs="Arial"/>
        </w:rPr>
        <w:t xml:space="preserve">a </w:t>
      </w:r>
      <w:r w:rsidRPr="00BF7674">
        <w:rPr>
          <w:rFonts w:ascii="Arial" w:hAnsi="Arial" w:cs="Arial"/>
        </w:rPr>
        <w:t>differential abundance</w:t>
      </w:r>
      <w:r w:rsidR="009334E6" w:rsidRPr="00BF7674">
        <w:rPr>
          <w:rFonts w:ascii="Arial" w:hAnsi="Arial" w:cs="Arial"/>
        </w:rPr>
        <w:t xml:space="preserve"> analysis</w:t>
      </w:r>
      <w:r w:rsidRPr="00BF7674">
        <w:rPr>
          <w:rFonts w:ascii="Arial" w:hAnsi="Arial" w:cs="Arial"/>
        </w:rPr>
        <w:t xml:space="preserve"> with the individual metabolic pathways. </w:t>
      </w:r>
      <w:r w:rsidR="001E0FEC" w:rsidRPr="00BF7674">
        <w:rPr>
          <w:rFonts w:ascii="Arial" w:hAnsi="Arial" w:cs="Arial"/>
        </w:rPr>
        <w:t>The modeling approach for the metabolic pathway data mirrored that used for the taxonomic data, except we modeled clr-transformed abundances instead of raw counts. This allowed us to use a Gaussian distribution and omit the offset term for log-transformed read depth, as the clr transformation already accounts for differences in sequencing depth. We used clr-transformed abundances because pathway abundance values are normalized by the number of contributing gene families, meaning they are no longer raw counts. We also excluded the random effect for ID to facilitate model convergence</w:t>
      </w:r>
      <w:r w:rsidR="003055C7" w:rsidRPr="00BF7674">
        <w:rPr>
          <w:rFonts w:ascii="Arial" w:hAnsi="Arial" w:cs="Arial"/>
        </w:rPr>
        <w:t xml:space="preserve"> (Fig. S1)</w:t>
      </w:r>
      <w:r w:rsidR="001E0FEC" w:rsidRPr="00BF7674">
        <w:rPr>
          <w:rFonts w:ascii="Arial" w:hAnsi="Arial" w:cs="Arial"/>
        </w:rPr>
        <w:t>. Pathways where the temperature model held greater than 50% of the model weight were considered temperature sensitive.</w:t>
      </w:r>
    </w:p>
    <w:p w14:paraId="79EB2ACF" w14:textId="77777777" w:rsidR="001B45D9" w:rsidRPr="00BF7674" w:rsidRDefault="001B45D9" w:rsidP="001B45D9">
      <w:pPr>
        <w:spacing w:after="0"/>
        <w:rPr>
          <w:rFonts w:ascii="Arial" w:hAnsi="Arial" w:cs="Arial"/>
        </w:rPr>
      </w:pPr>
      <w:r w:rsidRPr="00BF7674">
        <w:rPr>
          <w:rFonts w:ascii="Arial" w:hAnsi="Arial" w:cs="Arial"/>
        </w:rPr>
        <w:t xml:space="preserve">Data availability statement: All the data and computer code used for this manuscript have been deposited in a GitHub repository that will be made public upon acceptance. Raw sequence data generated by 16s rRNA amplicon sequencing and shotgun metagenomics will be deposited on NCBI upon publication. </w:t>
      </w:r>
    </w:p>
    <w:p w14:paraId="4DD62DED" w14:textId="77777777" w:rsidR="001B45D9" w:rsidRPr="00BF7674" w:rsidRDefault="001B45D9" w:rsidP="001B45D9">
      <w:pPr>
        <w:spacing w:after="0"/>
        <w:ind w:firstLine="720"/>
        <w:rPr>
          <w:rFonts w:ascii="Arial" w:hAnsi="Arial" w:cs="Arial"/>
        </w:rPr>
      </w:pPr>
    </w:p>
    <w:p w14:paraId="2CACB823" w14:textId="77777777" w:rsidR="001B45D9" w:rsidRPr="00BF7674" w:rsidRDefault="001B45D9" w:rsidP="001B45D9">
      <w:pPr>
        <w:spacing w:after="0"/>
        <w:rPr>
          <w:rFonts w:ascii="Arial" w:hAnsi="Arial" w:cs="Arial"/>
        </w:rPr>
      </w:pPr>
      <w:r w:rsidRPr="00BF7674">
        <w:rPr>
          <w:rFonts w:ascii="Arial" w:hAnsi="Arial" w:cs="Arial"/>
        </w:rPr>
        <w:t xml:space="preserve">Author contributions statement: </w:t>
      </w:r>
    </w:p>
    <w:p w14:paraId="7920E4C9" w14:textId="77777777" w:rsidR="001B45D9" w:rsidRPr="00BF7674" w:rsidRDefault="001B45D9" w:rsidP="001B45D9">
      <w:pPr>
        <w:spacing w:after="0"/>
        <w:rPr>
          <w:rFonts w:ascii="Arial" w:hAnsi="Arial" w:cs="Arial"/>
        </w:rPr>
      </w:pPr>
      <w:r w:rsidRPr="00BF7674">
        <w:rPr>
          <w:rFonts w:ascii="Arial" w:hAnsi="Arial" w:cs="Arial"/>
        </w:rPr>
        <w:t xml:space="preserve">Conception and design of the manuscript: J.M.L. and A.J.M. </w:t>
      </w:r>
    </w:p>
    <w:p w14:paraId="7DF5FD8F" w14:textId="77777777" w:rsidR="001B45D9" w:rsidRPr="00BF7674" w:rsidRDefault="001B45D9" w:rsidP="001B45D9">
      <w:pPr>
        <w:spacing w:after="0"/>
        <w:rPr>
          <w:rFonts w:ascii="Arial" w:hAnsi="Arial" w:cs="Arial"/>
        </w:rPr>
      </w:pPr>
      <w:r w:rsidRPr="00BF7674">
        <w:rPr>
          <w:rFonts w:ascii="Arial" w:hAnsi="Arial" w:cs="Arial"/>
        </w:rPr>
        <w:t xml:space="preserve">Drafting of the manuscript: J.M.L., A.J.M., and K.R.A. </w:t>
      </w:r>
    </w:p>
    <w:p w14:paraId="610D519B" w14:textId="77777777" w:rsidR="001B45D9" w:rsidRPr="00BF7674" w:rsidRDefault="001B45D9" w:rsidP="001B45D9">
      <w:pPr>
        <w:spacing w:after="0"/>
        <w:rPr>
          <w:rFonts w:ascii="Arial" w:hAnsi="Arial" w:cs="Arial"/>
        </w:rPr>
      </w:pPr>
      <w:r w:rsidRPr="00BF7674">
        <w:rPr>
          <w:rFonts w:ascii="Arial" w:hAnsi="Arial" w:cs="Arial"/>
        </w:rPr>
        <w:t xml:space="preserve">Statistical analysis and figures: J.M.L. and A.J.M. </w:t>
      </w:r>
    </w:p>
    <w:p w14:paraId="57008E7C" w14:textId="77777777" w:rsidR="001B45D9" w:rsidRPr="00BF7674" w:rsidRDefault="001B45D9" w:rsidP="001B45D9">
      <w:pPr>
        <w:spacing w:after="0"/>
        <w:rPr>
          <w:rFonts w:ascii="Arial" w:hAnsi="Arial" w:cs="Arial"/>
        </w:rPr>
      </w:pPr>
      <w:r w:rsidRPr="00BF7674">
        <w:rPr>
          <w:rFonts w:ascii="Arial" w:hAnsi="Arial" w:cs="Arial"/>
        </w:rPr>
        <w:t xml:space="preserve">R code: J.M.L. </w:t>
      </w:r>
    </w:p>
    <w:p w14:paraId="4B670975" w14:textId="77777777" w:rsidR="001B45D9" w:rsidRPr="00BF7674" w:rsidRDefault="001B45D9" w:rsidP="001B45D9">
      <w:pPr>
        <w:spacing w:after="0"/>
        <w:rPr>
          <w:rFonts w:ascii="Arial" w:hAnsi="Arial" w:cs="Arial"/>
        </w:rPr>
      </w:pPr>
      <w:r w:rsidRPr="00BF7674">
        <w:rPr>
          <w:rFonts w:ascii="Arial" w:hAnsi="Arial" w:cs="Arial"/>
        </w:rPr>
        <w:t>Sample acquisition: J.M.L., A.F.W., and J.C.O.</w:t>
      </w:r>
    </w:p>
    <w:p w14:paraId="4AE2A23F" w14:textId="77777777" w:rsidR="001B45D9" w:rsidRPr="00BF7674" w:rsidRDefault="001B45D9" w:rsidP="001B45D9">
      <w:pPr>
        <w:spacing w:after="0"/>
        <w:rPr>
          <w:rFonts w:ascii="Arial" w:hAnsi="Arial" w:cs="Arial"/>
        </w:rPr>
      </w:pPr>
      <w:r w:rsidRPr="00BF7674">
        <w:rPr>
          <w:rFonts w:ascii="Arial" w:hAnsi="Arial" w:cs="Arial"/>
        </w:rPr>
        <w:t>Sample processing: J.M.L., M.L.S.S., M.E.B., and A.F.W.</w:t>
      </w:r>
    </w:p>
    <w:p w14:paraId="7377356F" w14:textId="77777777" w:rsidR="001B45D9" w:rsidRPr="00BF7674" w:rsidRDefault="001B45D9" w:rsidP="001B45D9">
      <w:pPr>
        <w:spacing w:after="0"/>
        <w:rPr>
          <w:rFonts w:ascii="Arial" w:hAnsi="Arial" w:cs="Arial"/>
        </w:rPr>
      </w:pPr>
      <w:r w:rsidRPr="00BF7674">
        <w:rPr>
          <w:rFonts w:ascii="Arial" w:hAnsi="Arial" w:cs="Arial"/>
        </w:rPr>
        <w:t>Study funding: J.M.L., M.E.B., and A.J.M.</w:t>
      </w:r>
    </w:p>
    <w:p w14:paraId="3F49C867" w14:textId="77777777" w:rsidR="001B45D9" w:rsidRPr="00BF7674" w:rsidRDefault="001B45D9" w:rsidP="001B45D9">
      <w:pPr>
        <w:spacing w:after="0"/>
        <w:rPr>
          <w:rFonts w:ascii="Arial" w:hAnsi="Arial" w:cs="Arial"/>
        </w:rPr>
      </w:pPr>
      <w:r w:rsidRPr="00BF7674">
        <w:rPr>
          <w:rFonts w:ascii="Arial" w:hAnsi="Arial" w:cs="Arial"/>
        </w:rPr>
        <w:t>Field site funding, logistics, and management: M.E.B., J.C.B., T.J.B., and J.C.O.</w:t>
      </w:r>
    </w:p>
    <w:p w14:paraId="0C99F29C" w14:textId="77777777" w:rsidR="001B45D9" w:rsidRPr="00BF7674" w:rsidRDefault="001B45D9" w:rsidP="001B45D9">
      <w:pPr>
        <w:spacing w:after="0"/>
        <w:rPr>
          <w:rFonts w:ascii="Arial" w:hAnsi="Arial" w:cs="Arial"/>
        </w:rPr>
      </w:pPr>
    </w:p>
    <w:p w14:paraId="08FD0053" w14:textId="77777777" w:rsidR="001B45D9" w:rsidRPr="00BF7674" w:rsidRDefault="001B45D9" w:rsidP="001B45D9">
      <w:pPr>
        <w:spacing w:after="0"/>
        <w:rPr>
          <w:rFonts w:ascii="Arial" w:hAnsi="Arial" w:cs="Arial"/>
        </w:rPr>
      </w:pPr>
      <w:r w:rsidRPr="00BF7674">
        <w:rPr>
          <w:rFonts w:ascii="Arial" w:hAnsi="Arial" w:cs="Arial"/>
        </w:rPr>
        <w:lastRenderedPageBreak/>
        <w:t>Competing interests: The authors declare that they have no competing interests.</w:t>
      </w:r>
    </w:p>
    <w:p w14:paraId="6D0225B9" w14:textId="77777777" w:rsidR="001B45D9" w:rsidRPr="00BF7674" w:rsidRDefault="001B45D9" w:rsidP="001B45D9">
      <w:pPr>
        <w:spacing w:after="0"/>
        <w:rPr>
          <w:rFonts w:ascii="Arial" w:hAnsi="Arial" w:cs="Arial"/>
        </w:rPr>
      </w:pPr>
    </w:p>
    <w:p w14:paraId="066E258B" w14:textId="77777777" w:rsidR="001B45D9" w:rsidRPr="00BF7674" w:rsidRDefault="001B45D9" w:rsidP="001B45D9">
      <w:pPr>
        <w:spacing w:after="0"/>
        <w:rPr>
          <w:rFonts w:ascii="Arial" w:hAnsi="Arial" w:cs="Arial"/>
        </w:rPr>
      </w:pPr>
      <w:r w:rsidRPr="00BF7674">
        <w:rPr>
          <w:rFonts w:ascii="Arial" w:hAnsi="Arial" w:cs="Arial"/>
        </w:rP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4AA2F839" w14:textId="77777777" w:rsidR="001B45D9" w:rsidRPr="00BF7674" w:rsidRDefault="001B45D9" w:rsidP="001B45D9">
      <w:pPr>
        <w:spacing w:after="0"/>
        <w:rPr>
          <w:rFonts w:ascii="Arial" w:hAnsi="Arial" w:cs="Arial"/>
        </w:rPr>
      </w:pPr>
    </w:p>
    <w:p w14:paraId="4352B276" w14:textId="265CCDE3" w:rsidR="001B45D9" w:rsidRPr="00BF7674" w:rsidRDefault="001B45D9" w:rsidP="001B45D9">
      <w:pPr>
        <w:spacing w:after="0"/>
        <w:rPr>
          <w:rFonts w:ascii="Arial" w:hAnsi="Arial" w:cs="Arial"/>
        </w:rPr>
      </w:pPr>
      <w:r w:rsidRPr="00BF7674">
        <w:rPr>
          <w:rFonts w:ascii="Arial" w:hAnsi="Arial" w:cs="Arial"/>
        </w:rPr>
        <w:t>Acknowledgements: We would like to thank the Costa Rican institutions el Sistema Nacional de Áreas de Conservación (SINAC), the Comisión Nacional para la Gestión de la Biodiversidad (CONAGEBIO), the Ministerio de Ambiente y Energía</w:t>
      </w:r>
      <w:r w:rsidRPr="00BF7674">
        <w:rPr>
          <w:rFonts w:ascii="Arial" w:hAnsi="Arial" w:cs="Arial"/>
          <w:sz w:val="22"/>
          <w:szCs w:val="22"/>
        </w:rPr>
        <w:t xml:space="preserve"> </w:t>
      </w:r>
      <w:r w:rsidRPr="00BF7674">
        <w:rPr>
          <w:rFonts w:ascii="Arial" w:hAnsi="Arial" w:cs="Arial"/>
        </w:rPr>
        <w:t>(MINAE), and the Universidad Técnica Nacional (UTN) for supporting our research. We acknowledge the Capuchinos de Taboga field team for contributing to site logistics and data collection. We specifically want to thank L. F. Sinclair, V. A. Martins, S. A. Kovalaskas, W. E. Acevedo, E. M. Saborío, M. Chaves, C. I. Wright, C. Berry, and N. Guisneuf for help with sample collection and V. Viard for assistance in the laboratory. We would also like to thank Amato lab member A. Pulvino, University of Michigan Bioinformatics Core director C. Gates, and University of Michigan High Performance Computing Consultant C. Antonelli for their assistance with bioinformatics. All protocols involved in this study were previously approved by the University of Michigan IACUC (no. PRO00011898).</w:t>
      </w:r>
    </w:p>
    <w:p w14:paraId="133FCC56" w14:textId="77777777" w:rsidR="001B45D9" w:rsidRPr="00BF7674" w:rsidRDefault="001B45D9">
      <w:pPr>
        <w:rPr>
          <w:rFonts w:ascii="Arial" w:hAnsi="Arial" w:cs="Arial"/>
        </w:rPr>
      </w:pPr>
    </w:p>
    <w:p w14:paraId="17974AC6" w14:textId="4D63772E" w:rsidR="00FF3D38" w:rsidRPr="00BF7674" w:rsidRDefault="00FF3D38">
      <w:pPr>
        <w:rPr>
          <w:rFonts w:ascii="Arial" w:hAnsi="Arial" w:cs="Arial"/>
        </w:rPr>
      </w:pPr>
      <w:r w:rsidRPr="00BF7674">
        <w:rPr>
          <w:rFonts w:ascii="Arial" w:hAnsi="Arial" w:cs="Arial"/>
          <w:noProof/>
        </w:rPr>
        <w:lastRenderedPageBreak/>
        <w:drawing>
          <wp:inline distT="0" distB="0" distL="0" distR="0" wp14:anchorId="7BDFF6D9" wp14:editId="10FEFC0F">
            <wp:extent cx="5943600" cy="3962400"/>
            <wp:effectExtent l="0" t="0" r="0" b="0"/>
            <wp:docPr id="205758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597" name="Picture 205758597"/>
                    <pic:cNvPicPr/>
                  </pic:nvPicPr>
                  <pic:blipFill>
                    <a:blip r:embed="rId11"/>
                    <a:stretch>
                      <a:fillRect/>
                    </a:stretch>
                  </pic:blipFill>
                  <pic:spPr>
                    <a:xfrm>
                      <a:off x="0" y="0"/>
                      <a:ext cx="5943600" cy="3962400"/>
                    </a:xfrm>
                    <a:prstGeom prst="rect">
                      <a:avLst/>
                    </a:prstGeom>
                  </pic:spPr>
                </pic:pic>
              </a:graphicData>
            </a:graphic>
          </wp:inline>
        </w:drawing>
      </w:r>
    </w:p>
    <w:p w14:paraId="2E9E223A" w14:textId="1C4C2D13" w:rsidR="00FF3D38" w:rsidRPr="00BF7674" w:rsidRDefault="00DC27D7" w:rsidP="00DC27D7">
      <w:pPr>
        <w:rPr>
          <w:rFonts w:ascii="Arial" w:hAnsi="Arial" w:cs="Arial"/>
        </w:rPr>
      </w:pPr>
      <w:r w:rsidRPr="00BF7674">
        <w:rPr>
          <w:rFonts w:ascii="Arial" w:hAnsi="Arial" w:cs="Arial"/>
          <w:b/>
          <w:bCs/>
        </w:rPr>
        <w:t xml:space="preserve">Figure </w:t>
      </w:r>
      <w:r w:rsidR="00E77ABC" w:rsidRPr="00BF7674">
        <w:rPr>
          <w:rFonts w:ascii="Arial" w:hAnsi="Arial" w:cs="Arial"/>
          <w:b/>
          <w:bCs/>
        </w:rPr>
        <w:t>1</w:t>
      </w:r>
      <w:r w:rsidRPr="00BF7674">
        <w:rPr>
          <w:rFonts w:ascii="Arial" w:hAnsi="Arial" w:cs="Arial"/>
          <w:b/>
          <w:bCs/>
        </w:rPr>
        <w:t xml:space="preserve">: </w:t>
      </w:r>
      <w:r w:rsidRPr="00BF7674">
        <w:rPr>
          <w:rFonts w:ascii="Arial" w:hAnsi="Arial" w:cs="Arial"/>
        </w:rPr>
        <w:t xml:space="preserve">Model selection results assessing whether adding temperature to a base model of known microbiome predictors improves the explanation of community-level taxonomic and </w:t>
      </w:r>
      <w:r w:rsidR="00FF3D38" w:rsidRPr="00BF7674">
        <w:rPr>
          <w:rFonts w:ascii="Arial" w:hAnsi="Arial" w:cs="Arial"/>
        </w:rPr>
        <w:t xml:space="preserve">functional </w:t>
      </w:r>
      <w:r w:rsidRPr="00BF7674">
        <w:rPr>
          <w:rFonts w:ascii="Arial" w:hAnsi="Arial" w:cs="Arial"/>
        </w:rPr>
        <w:t>diversit</w:t>
      </w:r>
      <w:r w:rsidR="006823A6" w:rsidRPr="00BF7674">
        <w:rPr>
          <w:rFonts w:ascii="Arial" w:hAnsi="Arial" w:cs="Arial"/>
        </w:rPr>
        <w:t>y.</w:t>
      </w:r>
      <w:r w:rsidRPr="00BF7674">
        <w:rPr>
          <w:rFonts w:ascii="Arial" w:hAnsi="Arial" w:cs="Arial"/>
          <w:b/>
          <w:bCs/>
        </w:rPr>
        <w:t xml:space="preserve"> Panels A and C</w:t>
      </w:r>
      <w:r w:rsidRPr="00BF7674">
        <w:rPr>
          <w:rFonts w:ascii="Arial" w:hAnsi="Arial" w:cs="Arial"/>
        </w:rPr>
        <w:t xml:space="preserve"> show the coefficients of the temperature predictor for community diversity metrics, including beta diversity (measured by principal components 1-3) and alpha diversity (measured by the Shannon Index and the observed number of ASVs or metabolic pathways). The thick bars represent 50% confidence intervals (CI), while the thin bars represent 95% CI. </w:t>
      </w:r>
      <w:r w:rsidRPr="00BF7674">
        <w:rPr>
          <w:rFonts w:ascii="Arial" w:hAnsi="Arial" w:cs="Arial"/>
          <w:b/>
          <w:bCs/>
        </w:rPr>
        <w:t>Panels B and D</w:t>
      </w:r>
      <w:r w:rsidRPr="00BF7674">
        <w:rPr>
          <w:rFonts w:ascii="Arial" w:hAnsi="Arial" w:cs="Arial"/>
        </w:rPr>
        <w:t xml:space="preserve"> compare the model weights of the base model (in green) to the temperature model (in yellow). The weights of the base model plus the temperature model equal 100%. The top </w:t>
      </w:r>
      <w:r w:rsidRPr="00BF7674">
        <w:rPr>
          <w:rFonts w:ascii="Arial" w:hAnsi="Arial" w:cs="Arial"/>
          <w:b/>
          <w:bCs/>
        </w:rPr>
        <w:t>panels A and B</w:t>
      </w:r>
      <w:r w:rsidRPr="00BF7674">
        <w:rPr>
          <w:rFonts w:ascii="Arial" w:hAnsi="Arial" w:cs="Arial"/>
        </w:rPr>
        <w:t xml:space="preserve"> show the results for community-level taxonomic diversity, while the bottom </w:t>
      </w:r>
      <w:r w:rsidRPr="00BF7674">
        <w:rPr>
          <w:rFonts w:ascii="Arial" w:hAnsi="Arial" w:cs="Arial"/>
          <w:b/>
          <w:bCs/>
        </w:rPr>
        <w:t xml:space="preserve">panels C and D </w:t>
      </w:r>
      <w:r w:rsidRPr="00BF7674">
        <w:rPr>
          <w:rFonts w:ascii="Arial" w:hAnsi="Arial" w:cs="Arial"/>
        </w:rPr>
        <w:t>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w:t>
      </w:r>
      <w:r w:rsidR="00BF7674">
        <w:rPr>
          <w:rFonts w:ascii="Arial" w:hAnsi="Arial" w:cs="Arial"/>
        </w:rPr>
        <w:t xml:space="preserve"> </w:t>
      </w:r>
      <w:r w:rsidRPr="00BF7674">
        <w:rPr>
          <w:rFonts w:ascii="Arial" w:hAnsi="Arial" w:cs="Arial"/>
        </w:rPr>
        <w:t>possible</w:t>
      </w:r>
      <w:r w:rsidR="00BF7674">
        <w:rPr>
          <w:rFonts w:ascii="Arial" w:hAnsi="Arial" w:cs="Arial"/>
        </w:rPr>
        <w:t xml:space="preserve"> </w:t>
      </w:r>
      <w:r w:rsidRPr="00BF7674">
        <w:rPr>
          <w:rFonts w:ascii="Arial" w:hAnsi="Arial" w:cs="Arial"/>
        </w:rPr>
        <w:lastRenderedPageBreak/>
        <w:t xml:space="preserve">reduction in the number of unique pathways at higher </w:t>
      </w:r>
      <w:r w:rsidR="00E6796C" w:rsidRPr="00BF7674">
        <w:rPr>
          <w:rFonts w:ascii="Arial" w:hAnsi="Arial" w:cs="Arial"/>
          <w:noProof/>
        </w:rPr>
        <w:drawing>
          <wp:anchor distT="0" distB="0" distL="114300" distR="114300" simplePos="0" relativeHeight="251665408" behindDoc="0" locked="0" layoutInCell="1" allowOverlap="1" wp14:anchorId="1223495D" wp14:editId="70E86FF2">
            <wp:simplePos x="0" y="0"/>
            <wp:positionH relativeFrom="column">
              <wp:posOffset>-852170</wp:posOffset>
            </wp:positionH>
            <wp:positionV relativeFrom="paragraph">
              <wp:posOffset>528320</wp:posOffset>
            </wp:positionV>
            <wp:extent cx="7477760" cy="6068060"/>
            <wp:effectExtent l="0" t="0" r="0" b="0"/>
            <wp:wrapTopAndBottom/>
            <wp:docPr id="4" name="Picture 3">
              <a:extLst xmlns:a="http://schemas.openxmlformats.org/drawingml/2006/main">
                <a:ext uri="{FF2B5EF4-FFF2-40B4-BE49-F238E27FC236}">
                  <a16:creationId xmlns:a16="http://schemas.microsoft.com/office/drawing/2014/main" id="{B8BE0276-3189-B176-A563-524893FF13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8BE0276-3189-B176-A563-524893FF13B6}"/>
                        </a:ext>
                      </a:extLst>
                    </pic:cNvPr>
                    <pic:cNvPicPr>
                      <a:picLocks noChangeAspect="1"/>
                    </pic:cNvPicPr>
                  </pic:nvPicPr>
                  <pic:blipFill>
                    <a:blip r:embed="rId12"/>
                    <a:stretch>
                      <a:fillRect/>
                    </a:stretch>
                  </pic:blipFill>
                  <pic:spPr>
                    <a:xfrm>
                      <a:off x="0" y="0"/>
                      <a:ext cx="7477760" cy="6068060"/>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rPr>
        <w:t xml:space="preserve">temperatures but no relationship with pathway evenness. </w:t>
      </w:r>
    </w:p>
    <w:p w14:paraId="399D9021" w14:textId="044D7501" w:rsidR="00026748" w:rsidRPr="00BF7674" w:rsidRDefault="00E6796C" w:rsidP="00DC27D7">
      <w:pPr>
        <w:rPr>
          <w:rFonts w:ascii="Arial" w:hAnsi="Arial" w:cs="Arial"/>
        </w:rPr>
      </w:pPr>
      <w:r w:rsidRPr="00BF7674">
        <w:rPr>
          <w:rFonts w:ascii="Arial" w:hAnsi="Arial" w:cs="Arial"/>
          <w:b/>
          <w:bCs/>
        </w:rPr>
        <w:t>Figure 2:</w:t>
      </w:r>
      <w:r w:rsidRPr="00BF7674">
        <w:rPr>
          <w:rFonts w:ascii="Arial" w:hAnsi="Arial" w:cs="Arial"/>
        </w:rPr>
        <w:t xml:space="preserve"> Schematic illustrating that rising temperature predicts changes characteristic of dysbiosis</w:t>
      </w:r>
      <w:r w:rsidR="00BF7674" w:rsidRPr="00BF7674">
        <w:rPr>
          <w:rFonts w:ascii="Arial" w:hAnsi="Arial" w:cs="Arial"/>
        </w:rPr>
        <w:t xml:space="preserve"> and the </w:t>
      </w:r>
      <w:r w:rsidRPr="00BF7674">
        <w:rPr>
          <w:rFonts w:ascii="Arial" w:hAnsi="Arial" w:cs="Arial"/>
        </w:rPr>
        <w:t xml:space="preserve">health implications of these changes. </w:t>
      </w:r>
      <w:r w:rsidRPr="00BF7674">
        <w:rPr>
          <w:rFonts w:ascii="Arial" w:hAnsi="Arial" w:cs="Arial"/>
          <w:b/>
          <w:bCs/>
        </w:rPr>
        <w:t xml:space="preserve">Section A </w:t>
      </w:r>
      <w:r w:rsidRPr="00BF7674">
        <w:rPr>
          <w:rFonts w:ascii="Arial" w:hAnsi="Arial" w:cs="Arial"/>
        </w:rPr>
        <w:t>illustrates our main findings that show high temperatures predict (1) reduced taxonomic and functional diversity, (2) the relative loss of beneficial taxa and their functions, and (3) the relative expansion of potentially pathogenic taxa and metabolic functions that could promote inflammation. Importantly, since our study system is wild, these changes are a result of the combination of heat stress plus environmental and behavioral changes associated with periods of high temperatures.</w:t>
      </w:r>
      <w:r w:rsidR="00026748" w:rsidRPr="00BF7674">
        <w:rPr>
          <w:rFonts w:ascii="Arial" w:hAnsi="Arial" w:cs="Arial"/>
        </w:rPr>
        <w:t xml:space="preserve"> </w:t>
      </w:r>
      <w:r w:rsidR="00026748" w:rsidRPr="00BF7674">
        <w:rPr>
          <w:rFonts w:ascii="Arial" w:hAnsi="Arial" w:cs="Arial"/>
          <w:b/>
          <w:bCs/>
        </w:rPr>
        <w:t>Section B</w:t>
      </w:r>
      <w:r w:rsidR="00026748" w:rsidRPr="00BF7674">
        <w:rPr>
          <w:rFonts w:ascii="Arial" w:hAnsi="Arial" w:cs="Arial"/>
        </w:rPr>
        <w:t xml:space="preserve"> illustrates the potential health implications </w:t>
      </w:r>
      <w:r w:rsidR="00026748" w:rsidRPr="00BF7674">
        <w:rPr>
          <w:rFonts w:ascii="Arial" w:hAnsi="Arial" w:cs="Arial"/>
        </w:rPr>
        <w:lastRenderedPageBreak/>
        <w:t>of these findings including damage to the epith</w:t>
      </w:r>
      <w:r w:rsidR="00BF7674" w:rsidRPr="00BF7674">
        <w:rPr>
          <w:rFonts w:ascii="Arial" w:hAnsi="Arial" w:cs="Arial"/>
        </w:rPr>
        <w:t>elial</w:t>
      </w:r>
      <w:r w:rsidR="00026748" w:rsidRPr="00BF7674">
        <w:rPr>
          <w:rFonts w:ascii="Arial" w:hAnsi="Arial" w:cs="Arial"/>
        </w:rPr>
        <w:t xml:space="preserve"> barrier that promotes inflammation and may contribute to the severity of development of inflammatory disorders. Although we did not directly measure these downstream effects using host biomarkers, our results demonstrate a reduction in microbial functions involved in maintaining epithelial health and regulating inflammation, alongside an increase in functions that may promote </w:t>
      </w:r>
      <w:r w:rsidR="00BF7674" w:rsidRPr="00BF7674">
        <w:rPr>
          <w:rFonts w:ascii="Arial" w:hAnsi="Arial" w:cs="Arial"/>
        </w:rPr>
        <w:t>inflammatio</w:t>
      </w:r>
      <w:commentRangeStart w:id="28"/>
      <w:r w:rsidR="00BF7674" w:rsidRPr="00BF7674">
        <w:rPr>
          <w:rFonts w:ascii="Arial" w:hAnsi="Arial" w:cs="Arial"/>
        </w:rPr>
        <w:t>n</w:t>
      </w:r>
      <w:r w:rsidR="00026748" w:rsidRPr="00BF7674">
        <w:rPr>
          <w:rFonts w:ascii="Arial" w:hAnsi="Arial" w:cs="Arial"/>
        </w:rPr>
        <w:t>.</w:t>
      </w:r>
      <w:commentRangeEnd w:id="28"/>
      <w:r w:rsidR="00295030" w:rsidRPr="00BF7674">
        <w:rPr>
          <w:rStyle w:val="CommentReference"/>
          <w:rFonts w:ascii="Arial" w:hAnsi="Arial" w:cs="Arial"/>
          <w:sz w:val="24"/>
          <w:szCs w:val="24"/>
        </w:rPr>
        <w:commentReference w:id="28"/>
      </w:r>
    </w:p>
    <w:p w14:paraId="5E3101CA" w14:textId="5D059121" w:rsidR="00FF3D38" w:rsidRPr="00BF7674" w:rsidRDefault="00AA04FE" w:rsidP="00DC27D7">
      <w:pPr>
        <w:rPr>
          <w:rFonts w:ascii="Arial" w:hAnsi="Arial" w:cs="Arial"/>
        </w:rPr>
      </w:pPr>
      <w:r w:rsidRPr="00BF7674">
        <w:rPr>
          <w:rFonts w:ascii="Arial" w:hAnsi="Arial" w:cs="Arial"/>
          <w:noProof/>
        </w:rPr>
        <w:drawing>
          <wp:anchor distT="0" distB="0" distL="114300" distR="114300" simplePos="0" relativeHeight="251664384" behindDoc="0" locked="0" layoutInCell="1" allowOverlap="1" wp14:anchorId="18FC95E6" wp14:editId="234A2D41">
            <wp:simplePos x="0" y="0"/>
            <wp:positionH relativeFrom="column">
              <wp:posOffset>-505460</wp:posOffset>
            </wp:positionH>
            <wp:positionV relativeFrom="paragraph">
              <wp:posOffset>218440</wp:posOffset>
            </wp:positionV>
            <wp:extent cx="7245985" cy="3343275"/>
            <wp:effectExtent l="0" t="0" r="5715" b="0"/>
            <wp:wrapTopAndBottom/>
            <wp:docPr id="1449386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86492" name="Picture 1449386492"/>
                    <pic:cNvPicPr/>
                  </pic:nvPicPr>
                  <pic:blipFill>
                    <a:blip r:embed="rId13"/>
                    <a:stretch>
                      <a:fillRect/>
                    </a:stretch>
                  </pic:blipFill>
                  <pic:spPr>
                    <a:xfrm>
                      <a:off x="0" y="0"/>
                      <a:ext cx="7245985" cy="3343275"/>
                    </a:xfrm>
                    <a:prstGeom prst="rect">
                      <a:avLst/>
                    </a:prstGeom>
                  </pic:spPr>
                </pic:pic>
              </a:graphicData>
            </a:graphic>
            <wp14:sizeRelH relativeFrom="page">
              <wp14:pctWidth>0</wp14:pctWidth>
            </wp14:sizeRelH>
            <wp14:sizeRelV relativeFrom="page">
              <wp14:pctHeight>0</wp14:pctHeight>
            </wp14:sizeRelV>
          </wp:anchor>
        </w:drawing>
      </w:r>
    </w:p>
    <w:p w14:paraId="4CE0E3EF" w14:textId="3D4D55E9" w:rsidR="006823A6" w:rsidRPr="00BF7674" w:rsidRDefault="00FF3D38" w:rsidP="009F7B11">
      <w:pPr>
        <w:rPr>
          <w:rFonts w:ascii="Arial" w:hAnsi="Arial" w:cs="Arial"/>
        </w:rPr>
      </w:pPr>
      <w:r w:rsidRPr="00BF7674">
        <w:rPr>
          <w:rFonts w:ascii="Arial" w:hAnsi="Arial" w:cs="Arial"/>
          <w:b/>
          <w:bCs/>
        </w:rPr>
        <w:t>Figure 3:</w:t>
      </w:r>
      <w:r w:rsidRPr="00BF7674">
        <w:rPr>
          <w:rFonts w:ascii="Arial" w:hAnsi="Arial" w:cs="Arial"/>
        </w:rPr>
        <w:t xml:space="preserve"> </w:t>
      </w:r>
      <w:r w:rsidR="006823A6" w:rsidRPr="00BF7674">
        <w:rPr>
          <w:rFonts w:ascii="Arial" w:hAnsi="Arial" w:cs="Arial"/>
        </w:rPr>
        <w:t xml:space="preserve">Model selection results from the taxonomic and functional log-ratio analyses assessing community-level microbiome shifts associated with dysbiosis and potential consequences for host health. </w:t>
      </w:r>
      <w:r w:rsidR="006823A6" w:rsidRPr="00BF7674">
        <w:rPr>
          <w:rStyle w:val="Strong"/>
          <w:rFonts w:ascii="Arial" w:hAnsi="Arial" w:cs="Arial"/>
        </w:rPr>
        <w:t>Panels A and C</w:t>
      </w:r>
      <w:r w:rsidR="006823A6" w:rsidRPr="00BF7674">
        <w:rPr>
          <w:rFonts w:ascii="Arial" w:hAnsi="Arial" w:cs="Arial"/>
        </w:rPr>
        <w:t xml:space="preserve"> show the coefficient estimates for the effect of temperature on each log-ratio. Thick bars represent 50% confidence intervals (CI), while thin bars represent 95% CI. </w:t>
      </w:r>
      <w:r w:rsidR="006823A6" w:rsidRPr="00BF7674">
        <w:rPr>
          <w:rStyle w:val="Strong"/>
          <w:rFonts w:ascii="Arial" w:hAnsi="Arial" w:cs="Arial"/>
        </w:rPr>
        <w:t>Panels B and D</w:t>
      </w:r>
      <w:r w:rsidR="006823A6" w:rsidRPr="00BF7674">
        <w:rPr>
          <w:rFonts w:ascii="Arial" w:hAnsi="Arial" w:cs="Arial"/>
        </w:rPr>
        <w:t xml:space="preserve"> compare the model weights of the base model (green) and the temperature model (yellow), which together sum to 100%. Results were highly congruent between the taxonomic and functional datasets, indicating that rising temperatures predict coordinated shifts away from commensal microbes. Specifically, elevated temperatures were associated with the relative loss of obligately anaerobic fermentative taxa and their health-supporting metabolic functions, alongside the persistence or expansion of opportunistic and potentially pathogenic taxa and</w:t>
      </w:r>
      <w:r w:rsidR="005F71F2" w:rsidRPr="00BF7674">
        <w:rPr>
          <w:rFonts w:ascii="Arial" w:hAnsi="Arial" w:cs="Arial"/>
        </w:rPr>
        <w:t xml:space="preserve"> </w:t>
      </w:r>
      <w:r w:rsidR="006823A6" w:rsidRPr="00BF7674">
        <w:rPr>
          <w:rFonts w:ascii="Arial" w:hAnsi="Arial" w:cs="Arial"/>
        </w:rPr>
        <w:t>inflammatory metabolic functions.</w:t>
      </w:r>
    </w:p>
    <w:p w14:paraId="2F995A4D" w14:textId="77777777" w:rsidR="00BF7674" w:rsidRPr="00BF7674" w:rsidRDefault="00BF7674" w:rsidP="009F7B11">
      <w:pPr>
        <w:rPr>
          <w:rFonts w:ascii="Arial" w:hAnsi="Arial" w:cs="Arial"/>
        </w:rPr>
      </w:pPr>
    </w:p>
    <w:p w14:paraId="4757E2FD" w14:textId="77777777" w:rsidR="00BF7674" w:rsidRDefault="00BF7674" w:rsidP="009F7B11">
      <w:pPr>
        <w:rPr>
          <w:rFonts w:ascii="Arial" w:hAnsi="Arial" w:cs="Arial"/>
        </w:rPr>
      </w:pPr>
    </w:p>
    <w:p w14:paraId="06F71C7D" w14:textId="77777777" w:rsidR="00BF7674" w:rsidRDefault="00BF7674" w:rsidP="009F7B11">
      <w:pPr>
        <w:rPr>
          <w:rFonts w:ascii="Arial" w:hAnsi="Arial" w:cs="Arial"/>
        </w:rPr>
      </w:pPr>
    </w:p>
    <w:p w14:paraId="45236811" w14:textId="11ABCD7E" w:rsidR="00DB6D13" w:rsidRPr="00BF7674" w:rsidRDefault="00CF2280" w:rsidP="009F7B11">
      <w:pPr>
        <w:rPr>
          <w:rFonts w:ascii="Arial" w:hAnsi="Arial" w:cs="Arial"/>
        </w:rPr>
      </w:pPr>
      <w:r w:rsidRPr="00BF7674">
        <w:rPr>
          <w:rFonts w:ascii="Arial" w:hAnsi="Arial" w:cs="Arial"/>
        </w:rPr>
        <w:lastRenderedPageBreak/>
        <w:t>References</w:t>
      </w:r>
      <w:r w:rsidR="00DB6D13" w:rsidRPr="00BF7674">
        <w:rPr>
          <w:rFonts w:ascii="Arial" w:hAnsi="Arial" w:cs="Arial"/>
        </w:rPr>
        <w:t xml:space="preserve">: </w:t>
      </w:r>
    </w:p>
    <w:p w14:paraId="072ED6F2" w14:textId="77777777" w:rsidR="002076A9" w:rsidRPr="00BF7674" w:rsidRDefault="00DB6D13" w:rsidP="002076A9">
      <w:pPr>
        <w:pStyle w:val="Bibliography"/>
        <w:rPr>
          <w:rFonts w:ascii="Arial" w:hAnsi="Arial" w:cs="Arial"/>
        </w:rPr>
      </w:pPr>
      <w:r w:rsidRPr="00BF7674">
        <w:rPr>
          <w:rFonts w:ascii="Arial" w:hAnsi="Arial" w:cs="Arial"/>
        </w:rPr>
        <w:fldChar w:fldCharType="begin"/>
      </w:r>
      <w:r w:rsidR="005F658F" w:rsidRPr="00BF7674">
        <w:rPr>
          <w:rFonts w:ascii="Arial" w:hAnsi="Arial" w:cs="Arial"/>
        </w:rPr>
        <w:instrText xml:space="preserve"> ADDIN ZOTERO_BIBL {"uncited":[],"omitted":[],"custom":[]} CSL_BIBLIOGRAPHY </w:instrText>
      </w:r>
      <w:r w:rsidRPr="00BF7674">
        <w:rPr>
          <w:rFonts w:ascii="Arial" w:hAnsi="Arial" w:cs="Arial"/>
        </w:rPr>
        <w:fldChar w:fldCharType="separate"/>
      </w:r>
      <w:r w:rsidR="002076A9" w:rsidRPr="00BF7674">
        <w:rPr>
          <w:rFonts w:ascii="Arial" w:hAnsi="Arial" w:cs="Arial"/>
        </w:rPr>
        <w:t>1.</w:t>
      </w:r>
      <w:r w:rsidR="002076A9" w:rsidRPr="00BF7674">
        <w:rPr>
          <w:rFonts w:ascii="Arial" w:hAnsi="Arial" w:cs="Arial"/>
        </w:rPr>
        <w:tab/>
        <w:t xml:space="preserve">Micheal, J. &amp; Angilletta, J. </w:t>
      </w:r>
      <w:r w:rsidR="002076A9" w:rsidRPr="00BF7674">
        <w:rPr>
          <w:rFonts w:ascii="Arial" w:hAnsi="Arial" w:cs="Arial"/>
          <w:i/>
          <w:iCs/>
        </w:rPr>
        <w:t>Thermal Adaptation: A Theoretical and Empirical Synthesis</w:t>
      </w:r>
      <w:r w:rsidR="002076A9" w:rsidRPr="00BF7674">
        <w:rPr>
          <w:rFonts w:ascii="Arial" w:hAnsi="Arial" w:cs="Arial"/>
        </w:rPr>
        <w:t>. (2009).</w:t>
      </w:r>
    </w:p>
    <w:p w14:paraId="2AF8B025" w14:textId="77777777" w:rsidR="002076A9" w:rsidRPr="00BF7674" w:rsidRDefault="002076A9" w:rsidP="002076A9">
      <w:pPr>
        <w:pStyle w:val="Bibliography"/>
        <w:rPr>
          <w:rFonts w:ascii="Arial" w:hAnsi="Arial" w:cs="Arial"/>
        </w:rPr>
      </w:pPr>
      <w:r w:rsidRPr="00BF7674">
        <w:rPr>
          <w:rFonts w:ascii="Arial" w:hAnsi="Arial" w:cs="Arial"/>
        </w:rPr>
        <w:t>2.</w:t>
      </w:r>
      <w:r w:rsidRPr="00BF7674">
        <w:rPr>
          <w:rFonts w:ascii="Arial" w:hAnsi="Arial" w:cs="Arial"/>
        </w:rPr>
        <w:tab/>
        <w:t xml:space="preserve">Pörtner, H. O. Climate variations and the physiological basis of temperature dependent biogeography: systemic to molecular hierarchy of thermal tolerance in animals. </w:t>
      </w:r>
      <w:r w:rsidRPr="00BF7674">
        <w:rPr>
          <w:rFonts w:ascii="Arial" w:hAnsi="Arial" w:cs="Arial"/>
          <w:i/>
          <w:iCs/>
        </w:rPr>
        <w:t>Comp Biochem Physiol A Mol Integr Physiol</w:t>
      </w:r>
      <w:r w:rsidRPr="00BF7674">
        <w:rPr>
          <w:rFonts w:ascii="Arial" w:hAnsi="Arial" w:cs="Arial"/>
        </w:rPr>
        <w:t xml:space="preserve"> </w:t>
      </w:r>
      <w:r w:rsidRPr="00BF7674">
        <w:rPr>
          <w:rFonts w:ascii="Arial" w:hAnsi="Arial" w:cs="Arial"/>
          <w:b/>
          <w:bCs/>
        </w:rPr>
        <w:t>132</w:t>
      </w:r>
      <w:r w:rsidRPr="00BF7674">
        <w:rPr>
          <w:rFonts w:ascii="Arial" w:hAnsi="Arial" w:cs="Arial"/>
        </w:rPr>
        <w:t>, 739–761 (2002).</w:t>
      </w:r>
    </w:p>
    <w:p w14:paraId="218A580E" w14:textId="77777777" w:rsidR="002076A9" w:rsidRPr="00BF7674" w:rsidRDefault="002076A9" w:rsidP="002076A9">
      <w:pPr>
        <w:pStyle w:val="Bibliography"/>
        <w:rPr>
          <w:rFonts w:ascii="Arial" w:hAnsi="Arial" w:cs="Arial"/>
        </w:rPr>
      </w:pPr>
      <w:r w:rsidRPr="00BF7674">
        <w:rPr>
          <w:rFonts w:ascii="Arial" w:hAnsi="Arial" w:cs="Arial"/>
        </w:rPr>
        <w:t>3.</w:t>
      </w:r>
      <w:r w:rsidRPr="00BF7674">
        <w:rPr>
          <w:rFonts w:ascii="Arial" w:hAnsi="Arial" w:cs="Arial"/>
        </w:rPr>
        <w:tab/>
        <w:t xml:space="preserve">Somero, G. N. The cellular stress response and temperature: Function, regulation, and evolution. </w:t>
      </w:r>
      <w:r w:rsidRPr="00BF7674">
        <w:rPr>
          <w:rFonts w:ascii="Arial" w:hAnsi="Arial" w:cs="Arial"/>
          <w:i/>
          <w:iCs/>
        </w:rPr>
        <w:t>Journal of Experimental Zoology Part A: Ecological and Integrative Physiology</w:t>
      </w:r>
      <w:r w:rsidRPr="00BF7674">
        <w:rPr>
          <w:rFonts w:ascii="Arial" w:hAnsi="Arial" w:cs="Arial"/>
        </w:rPr>
        <w:t xml:space="preserve"> </w:t>
      </w:r>
      <w:r w:rsidRPr="00BF7674">
        <w:rPr>
          <w:rFonts w:ascii="Arial" w:hAnsi="Arial" w:cs="Arial"/>
          <w:b/>
          <w:bCs/>
        </w:rPr>
        <w:t>333</w:t>
      </w:r>
      <w:r w:rsidRPr="00BF7674">
        <w:rPr>
          <w:rFonts w:ascii="Arial" w:hAnsi="Arial" w:cs="Arial"/>
        </w:rPr>
        <w:t>, 379–397 (2020).</w:t>
      </w:r>
    </w:p>
    <w:p w14:paraId="5360D80B" w14:textId="77777777" w:rsidR="002076A9" w:rsidRPr="00BF7674" w:rsidRDefault="002076A9" w:rsidP="002076A9">
      <w:pPr>
        <w:pStyle w:val="Bibliography"/>
        <w:rPr>
          <w:rFonts w:ascii="Arial" w:hAnsi="Arial" w:cs="Arial"/>
        </w:rPr>
      </w:pPr>
      <w:r w:rsidRPr="00BF7674">
        <w:rPr>
          <w:rFonts w:ascii="Arial" w:hAnsi="Arial" w:cs="Arial"/>
        </w:rPr>
        <w:t>4.</w:t>
      </w:r>
      <w:r w:rsidRPr="00BF7674">
        <w:rPr>
          <w:rFonts w:ascii="Arial" w:hAnsi="Arial" w:cs="Arial"/>
        </w:rPr>
        <w:tab/>
        <w:t xml:space="preserve">Pörtner, H. O. &amp; Knust, R. Climate Change Affects Marine Fishes Through the Oxygen Limitation of Thermal Tolerance. </w:t>
      </w:r>
      <w:r w:rsidRPr="00BF7674">
        <w:rPr>
          <w:rFonts w:ascii="Arial" w:hAnsi="Arial" w:cs="Arial"/>
          <w:i/>
          <w:iCs/>
        </w:rPr>
        <w:t>Science</w:t>
      </w:r>
      <w:r w:rsidRPr="00BF7674">
        <w:rPr>
          <w:rFonts w:ascii="Arial" w:hAnsi="Arial" w:cs="Arial"/>
        </w:rPr>
        <w:t xml:space="preserve"> </w:t>
      </w:r>
      <w:r w:rsidRPr="00BF7674">
        <w:rPr>
          <w:rFonts w:ascii="Arial" w:hAnsi="Arial" w:cs="Arial"/>
          <w:b/>
          <w:bCs/>
        </w:rPr>
        <w:t>315</w:t>
      </w:r>
      <w:r w:rsidRPr="00BF7674">
        <w:rPr>
          <w:rFonts w:ascii="Arial" w:hAnsi="Arial" w:cs="Arial"/>
        </w:rPr>
        <w:t>, 95–97 (2007).</w:t>
      </w:r>
    </w:p>
    <w:p w14:paraId="454CF85C" w14:textId="77777777" w:rsidR="002076A9" w:rsidRPr="00BF7674" w:rsidRDefault="002076A9" w:rsidP="002076A9">
      <w:pPr>
        <w:pStyle w:val="Bibliography"/>
        <w:rPr>
          <w:rFonts w:ascii="Arial" w:hAnsi="Arial" w:cs="Arial"/>
        </w:rPr>
      </w:pPr>
      <w:r w:rsidRPr="00BF7674">
        <w:rPr>
          <w:rFonts w:ascii="Arial" w:hAnsi="Arial" w:cs="Arial"/>
        </w:rPr>
        <w:t>5.</w:t>
      </w:r>
      <w:r w:rsidRPr="00BF7674">
        <w:rPr>
          <w:rFonts w:ascii="Arial" w:hAnsi="Arial" w:cs="Arial"/>
        </w:rPr>
        <w:tab/>
        <w:t xml:space="preserve">Sinclair, B. J. </w:t>
      </w:r>
      <w:r w:rsidRPr="00BF7674">
        <w:rPr>
          <w:rFonts w:ascii="Arial" w:hAnsi="Arial" w:cs="Arial"/>
          <w:i/>
          <w:iCs/>
        </w:rPr>
        <w:t>et al.</w:t>
      </w:r>
      <w:r w:rsidRPr="00BF7674">
        <w:rPr>
          <w:rFonts w:ascii="Arial" w:hAnsi="Arial" w:cs="Arial"/>
        </w:rPr>
        <w:t xml:space="preserve"> Can we predict ectotherm responses to climate change using thermal performance curves and body temperatures? </w:t>
      </w:r>
      <w:r w:rsidRPr="00BF7674">
        <w:rPr>
          <w:rFonts w:ascii="Arial" w:hAnsi="Arial" w:cs="Arial"/>
          <w:i/>
          <w:iCs/>
        </w:rPr>
        <w:t>Ecology Letters</w:t>
      </w:r>
      <w:r w:rsidRPr="00BF7674">
        <w:rPr>
          <w:rFonts w:ascii="Arial" w:hAnsi="Arial" w:cs="Arial"/>
        </w:rPr>
        <w:t xml:space="preserve"> </w:t>
      </w:r>
      <w:r w:rsidRPr="00BF7674">
        <w:rPr>
          <w:rFonts w:ascii="Arial" w:hAnsi="Arial" w:cs="Arial"/>
          <w:b/>
          <w:bCs/>
        </w:rPr>
        <w:t>19</w:t>
      </w:r>
      <w:r w:rsidRPr="00BF7674">
        <w:rPr>
          <w:rFonts w:ascii="Arial" w:hAnsi="Arial" w:cs="Arial"/>
        </w:rPr>
        <w:t>, 1372–1385 (2016).</w:t>
      </w:r>
    </w:p>
    <w:p w14:paraId="34E0BD82" w14:textId="77777777" w:rsidR="002076A9" w:rsidRPr="00BF7674" w:rsidRDefault="002076A9" w:rsidP="002076A9">
      <w:pPr>
        <w:pStyle w:val="Bibliography"/>
        <w:rPr>
          <w:rFonts w:ascii="Arial" w:hAnsi="Arial" w:cs="Arial"/>
        </w:rPr>
      </w:pPr>
      <w:r w:rsidRPr="00BF7674">
        <w:rPr>
          <w:rFonts w:ascii="Arial" w:hAnsi="Arial" w:cs="Arial"/>
        </w:rPr>
        <w:t>6.</w:t>
      </w:r>
      <w:r w:rsidRPr="00BF7674">
        <w:rPr>
          <w:rFonts w:ascii="Arial" w:hAnsi="Arial" w:cs="Arial"/>
        </w:rPr>
        <w:tab/>
        <w:t xml:space="preserve">Fontaine, S. S., Novarro, A. J. &amp; Kohl, K. D. Environmental temperature alters the digestive performance and gut microbiota of a terrestrial amphibian. </w:t>
      </w:r>
      <w:r w:rsidRPr="00BF7674">
        <w:rPr>
          <w:rFonts w:ascii="Arial" w:hAnsi="Arial" w:cs="Arial"/>
          <w:i/>
          <w:iCs/>
        </w:rPr>
        <w:t>Journal of Experimental Biology</w:t>
      </w:r>
      <w:r w:rsidRPr="00BF7674">
        <w:rPr>
          <w:rFonts w:ascii="Arial" w:hAnsi="Arial" w:cs="Arial"/>
        </w:rPr>
        <w:t xml:space="preserve"> </w:t>
      </w:r>
      <w:r w:rsidRPr="00BF7674">
        <w:rPr>
          <w:rFonts w:ascii="Arial" w:hAnsi="Arial" w:cs="Arial"/>
          <w:b/>
          <w:bCs/>
        </w:rPr>
        <w:t>221</w:t>
      </w:r>
      <w:r w:rsidRPr="00BF7674">
        <w:rPr>
          <w:rFonts w:ascii="Arial" w:hAnsi="Arial" w:cs="Arial"/>
        </w:rPr>
        <w:t>, jeb187559 (2018).</w:t>
      </w:r>
    </w:p>
    <w:p w14:paraId="2CD30722" w14:textId="77777777" w:rsidR="002076A9" w:rsidRPr="00BF7674" w:rsidRDefault="002076A9" w:rsidP="002076A9">
      <w:pPr>
        <w:pStyle w:val="Bibliography"/>
        <w:rPr>
          <w:rFonts w:ascii="Arial" w:hAnsi="Arial" w:cs="Arial"/>
        </w:rPr>
      </w:pPr>
      <w:r w:rsidRPr="00BF7674">
        <w:rPr>
          <w:rFonts w:ascii="Arial" w:hAnsi="Arial" w:cs="Arial"/>
        </w:rPr>
        <w:t>7.</w:t>
      </w:r>
      <w:r w:rsidRPr="00BF7674">
        <w:rPr>
          <w:rFonts w:ascii="Arial" w:hAnsi="Arial" w:cs="Arial"/>
        </w:rPr>
        <w:tab/>
        <w:t xml:space="preserve">Zhu, L., Liao, R., Wu, N., Zhu, G. &amp; Yang, C. Heat stress mediates changes in fecal microbiome and functional pathways of laying hens. </w:t>
      </w:r>
      <w:r w:rsidRPr="00BF7674">
        <w:rPr>
          <w:rFonts w:ascii="Arial" w:hAnsi="Arial" w:cs="Arial"/>
          <w:i/>
          <w:iCs/>
        </w:rPr>
        <w:t>Appl Microbiol Biotechnol</w:t>
      </w:r>
      <w:r w:rsidRPr="00BF7674">
        <w:rPr>
          <w:rFonts w:ascii="Arial" w:hAnsi="Arial" w:cs="Arial"/>
        </w:rPr>
        <w:t xml:space="preserve"> </w:t>
      </w:r>
      <w:r w:rsidRPr="00BF7674">
        <w:rPr>
          <w:rFonts w:ascii="Arial" w:hAnsi="Arial" w:cs="Arial"/>
          <w:b/>
          <w:bCs/>
        </w:rPr>
        <w:t>103</w:t>
      </w:r>
      <w:r w:rsidRPr="00BF7674">
        <w:rPr>
          <w:rFonts w:ascii="Arial" w:hAnsi="Arial" w:cs="Arial"/>
        </w:rPr>
        <w:t>, 461–472 (2019).</w:t>
      </w:r>
    </w:p>
    <w:p w14:paraId="36C57433" w14:textId="77777777" w:rsidR="002076A9" w:rsidRPr="00BF7674" w:rsidRDefault="002076A9" w:rsidP="002076A9">
      <w:pPr>
        <w:pStyle w:val="Bibliography"/>
        <w:rPr>
          <w:rFonts w:ascii="Arial" w:hAnsi="Arial" w:cs="Arial"/>
        </w:rPr>
      </w:pPr>
      <w:r w:rsidRPr="00BF7674">
        <w:rPr>
          <w:rFonts w:ascii="Arial" w:hAnsi="Arial" w:cs="Arial"/>
        </w:rPr>
        <w:t>8.</w:t>
      </w:r>
      <w:r w:rsidRPr="00BF7674">
        <w:rPr>
          <w:rFonts w:ascii="Arial" w:hAnsi="Arial" w:cs="Arial"/>
        </w:rPr>
        <w:tab/>
        <w:t xml:space="preserve">Zhang, B., Leonard, S. P., Li, Y. &amp; Moran, N. A. Obligate bacterial endosymbionts limit thermal tolerance of insect host species. </w:t>
      </w:r>
      <w:r w:rsidRPr="00BF7674">
        <w:rPr>
          <w:rFonts w:ascii="Arial" w:hAnsi="Arial" w:cs="Arial"/>
          <w:i/>
          <w:iCs/>
        </w:rPr>
        <w:t>Proceedings of the National Academy of Sciences</w:t>
      </w:r>
      <w:r w:rsidRPr="00BF7674">
        <w:rPr>
          <w:rFonts w:ascii="Arial" w:hAnsi="Arial" w:cs="Arial"/>
        </w:rPr>
        <w:t xml:space="preserve"> </w:t>
      </w:r>
      <w:r w:rsidRPr="00BF7674">
        <w:rPr>
          <w:rFonts w:ascii="Arial" w:hAnsi="Arial" w:cs="Arial"/>
          <w:b/>
          <w:bCs/>
        </w:rPr>
        <w:t>116</w:t>
      </w:r>
      <w:r w:rsidRPr="00BF7674">
        <w:rPr>
          <w:rFonts w:ascii="Arial" w:hAnsi="Arial" w:cs="Arial"/>
        </w:rPr>
        <w:t>, 24712–24718 (2019).</w:t>
      </w:r>
    </w:p>
    <w:p w14:paraId="5007A1FE" w14:textId="77777777" w:rsidR="002076A9" w:rsidRPr="00BF7674" w:rsidRDefault="002076A9" w:rsidP="002076A9">
      <w:pPr>
        <w:pStyle w:val="Bibliography"/>
        <w:rPr>
          <w:rFonts w:ascii="Arial" w:hAnsi="Arial" w:cs="Arial"/>
        </w:rPr>
      </w:pPr>
      <w:r w:rsidRPr="00BF7674">
        <w:rPr>
          <w:rFonts w:ascii="Arial" w:hAnsi="Arial" w:cs="Arial"/>
        </w:rPr>
        <w:lastRenderedPageBreak/>
        <w:t>9.</w:t>
      </w:r>
      <w:r w:rsidRPr="00BF7674">
        <w:rPr>
          <w:rFonts w:ascii="Arial" w:hAnsi="Arial" w:cs="Arial"/>
        </w:rPr>
        <w:tab/>
        <w:t xml:space="preserve">Petersen, C. &amp; Round, J. L. Defining dysbiosis and its influence on host immunity and disease. </w:t>
      </w:r>
      <w:r w:rsidRPr="00BF7674">
        <w:rPr>
          <w:rFonts w:ascii="Arial" w:hAnsi="Arial" w:cs="Arial"/>
          <w:i/>
          <w:iCs/>
        </w:rPr>
        <w:t>Cellular Microbiology</w:t>
      </w:r>
      <w:r w:rsidRPr="00BF7674">
        <w:rPr>
          <w:rFonts w:ascii="Arial" w:hAnsi="Arial" w:cs="Arial"/>
        </w:rPr>
        <w:t xml:space="preserve"> </w:t>
      </w:r>
      <w:r w:rsidRPr="00BF7674">
        <w:rPr>
          <w:rFonts w:ascii="Arial" w:hAnsi="Arial" w:cs="Arial"/>
          <w:b/>
          <w:bCs/>
        </w:rPr>
        <w:t>16</w:t>
      </w:r>
      <w:r w:rsidRPr="00BF7674">
        <w:rPr>
          <w:rFonts w:ascii="Arial" w:hAnsi="Arial" w:cs="Arial"/>
        </w:rPr>
        <w:t>, 1024–1033 (2014).</w:t>
      </w:r>
    </w:p>
    <w:p w14:paraId="4FDE6277" w14:textId="77777777" w:rsidR="002076A9" w:rsidRPr="00BF7674" w:rsidRDefault="002076A9" w:rsidP="002076A9">
      <w:pPr>
        <w:pStyle w:val="Bibliography"/>
        <w:rPr>
          <w:rFonts w:ascii="Arial" w:hAnsi="Arial" w:cs="Arial"/>
        </w:rPr>
      </w:pPr>
      <w:r w:rsidRPr="00BF7674">
        <w:rPr>
          <w:rFonts w:ascii="Arial" w:hAnsi="Arial" w:cs="Arial"/>
        </w:rPr>
        <w:t>10.</w:t>
      </w:r>
      <w:r w:rsidRPr="00BF7674">
        <w:rPr>
          <w:rFonts w:ascii="Arial" w:hAnsi="Arial" w:cs="Arial"/>
        </w:rPr>
        <w:tab/>
        <w:t xml:space="preserve">Huus, K. E. &amp; Ley, R. E. Blowing Hot and Cold: Body Temperature and the Microbiome. </w:t>
      </w:r>
      <w:r w:rsidRPr="00BF7674">
        <w:rPr>
          <w:rFonts w:ascii="Arial" w:hAnsi="Arial" w:cs="Arial"/>
          <w:i/>
          <w:iCs/>
        </w:rPr>
        <w:t>mSystems</w:t>
      </w:r>
      <w:r w:rsidRPr="00BF7674">
        <w:rPr>
          <w:rFonts w:ascii="Arial" w:hAnsi="Arial" w:cs="Arial"/>
        </w:rPr>
        <w:t xml:space="preserve"> </w:t>
      </w:r>
      <w:r w:rsidRPr="00BF7674">
        <w:rPr>
          <w:rFonts w:ascii="Arial" w:hAnsi="Arial" w:cs="Arial"/>
          <w:b/>
          <w:bCs/>
        </w:rPr>
        <w:t>6</w:t>
      </w:r>
      <w:r w:rsidRPr="00BF7674">
        <w:rPr>
          <w:rFonts w:ascii="Arial" w:hAnsi="Arial" w:cs="Arial"/>
        </w:rPr>
        <w:t>, 10.1128/msystems.00707-21 (2021).</w:t>
      </w:r>
    </w:p>
    <w:p w14:paraId="21745D3A" w14:textId="77777777" w:rsidR="002076A9" w:rsidRPr="00BF7674" w:rsidRDefault="002076A9" w:rsidP="002076A9">
      <w:pPr>
        <w:pStyle w:val="Bibliography"/>
        <w:rPr>
          <w:rFonts w:ascii="Arial" w:hAnsi="Arial" w:cs="Arial"/>
        </w:rPr>
      </w:pPr>
      <w:r w:rsidRPr="00BF7674">
        <w:rPr>
          <w:rFonts w:ascii="Arial" w:hAnsi="Arial" w:cs="Arial"/>
        </w:rPr>
        <w:t>11.</w:t>
      </w:r>
      <w:r w:rsidRPr="00BF7674">
        <w:rPr>
          <w:rFonts w:ascii="Arial" w:hAnsi="Arial" w:cs="Arial"/>
        </w:rPr>
        <w:tab/>
        <w:t xml:space="preserve">Sepulveda, J. &amp; Moeller, A. H. The Effects of Temperature on Animal Gut Microbiomes. </w:t>
      </w:r>
      <w:r w:rsidRPr="00BF7674">
        <w:rPr>
          <w:rFonts w:ascii="Arial" w:hAnsi="Arial" w:cs="Arial"/>
          <w:i/>
          <w:iCs/>
        </w:rPr>
        <w:t>Front. Microbiol.</w:t>
      </w:r>
      <w:r w:rsidRPr="00BF7674">
        <w:rPr>
          <w:rFonts w:ascii="Arial" w:hAnsi="Arial" w:cs="Arial"/>
        </w:rPr>
        <w:t xml:space="preserve"> </w:t>
      </w:r>
      <w:r w:rsidRPr="00BF7674">
        <w:rPr>
          <w:rFonts w:ascii="Arial" w:hAnsi="Arial" w:cs="Arial"/>
          <w:b/>
          <w:bCs/>
        </w:rPr>
        <w:t>11</w:t>
      </w:r>
      <w:r w:rsidRPr="00BF7674">
        <w:rPr>
          <w:rFonts w:ascii="Arial" w:hAnsi="Arial" w:cs="Arial"/>
        </w:rPr>
        <w:t>, (2020).</w:t>
      </w:r>
    </w:p>
    <w:p w14:paraId="0829466D" w14:textId="77777777" w:rsidR="002076A9" w:rsidRPr="00BF7674" w:rsidRDefault="002076A9" w:rsidP="002076A9">
      <w:pPr>
        <w:pStyle w:val="Bibliography"/>
        <w:rPr>
          <w:rFonts w:ascii="Arial" w:hAnsi="Arial" w:cs="Arial"/>
        </w:rPr>
      </w:pPr>
      <w:r w:rsidRPr="00BF7674">
        <w:rPr>
          <w:rFonts w:ascii="Arial" w:hAnsi="Arial" w:cs="Arial"/>
        </w:rPr>
        <w:t>12.</w:t>
      </w:r>
      <w:r w:rsidRPr="00BF7674">
        <w:rPr>
          <w:rFonts w:ascii="Arial" w:hAnsi="Arial" w:cs="Arial"/>
        </w:rPr>
        <w:tab/>
        <w:t xml:space="preserve">Fusco, W. </w:t>
      </w:r>
      <w:r w:rsidRPr="00BF7674">
        <w:rPr>
          <w:rFonts w:ascii="Arial" w:hAnsi="Arial" w:cs="Arial"/>
          <w:i/>
          <w:iCs/>
        </w:rPr>
        <w:t>et al.</w:t>
      </w:r>
      <w:r w:rsidRPr="00BF7674">
        <w:rPr>
          <w:rFonts w:ascii="Arial" w:hAnsi="Arial" w:cs="Arial"/>
        </w:rPr>
        <w:t xml:space="preserve"> Short-Chain Fatty-Acid-Producing Bacteria: Key Components of the Human Gut Microbiota. </w:t>
      </w:r>
      <w:r w:rsidRPr="00BF7674">
        <w:rPr>
          <w:rFonts w:ascii="Arial" w:hAnsi="Arial" w:cs="Arial"/>
          <w:i/>
          <w:iCs/>
        </w:rPr>
        <w:t>Nutrients</w:t>
      </w:r>
      <w:r w:rsidRPr="00BF7674">
        <w:rPr>
          <w:rFonts w:ascii="Arial" w:hAnsi="Arial" w:cs="Arial"/>
        </w:rPr>
        <w:t xml:space="preserve"> </w:t>
      </w:r>
      <w:r w:rsidRPr="00BF7674">
        <w:rPr>
          <w:rFonts w:ascii="Arial" w:hAnsi="Arial" w:cs="Arial"/>
          <w:b/>
          <w:bCs/>
        </w:rPr>
        <w:t>15</w:t>
      </w:r>
      <w:r w:rsidRPr="00BF7674">
        <w:rPr>
          <w:rFonts w:ascii="Arial" w:hAnsi="Arial" w:cs="Arial"/>
        </w:rPr>
        <w:t>, 2211 (2023).</w:t>
      </w:r>
    </w:p>
    <w:p w14:paraId="327F7A99" w14:textId="77777777" w:rsidR="002076A9" w:rsidRPr="00BF7674" w:rsidRDefault="002076A9" w:rsidP="002076A9">
      <w:pPr>
        <w:pStyle w:val="Bibliography"/>
        <w:rPr>
          <w:rFonts w:ascii="Arial" w:hAnsi="Arial" w:cs="Arial"/>
        </w:rPr>
      </w:pPr>
      <w:r w:rsidRPr="00BF7674">
        <w:rPr>
          <w:rFonts w:ascii="Arial" w:hAnsi="Arial" w:cs="Arial"/>
        </w:rPr>
        <w:t>13.</w:t>
      </w:r>
      <w:r w:rsidRPr="00BF7674">
        <w:rPr>
          <w:rFonts w:ascii="Arial" w:hAnsi="Arial" w:cs="Arial"/>
        </w:rPr>
        <w:tab/>
        <w:t xml:space="preserve">Maier, E., Anderson, R. C. &amp; Roy, N. C. Understanding How Commensal Obligate Anaerobic Bacteria Regulate Immune Functions in the Large Intestine. </w:t>
      </w:r>
      <w:r w:rsidRPr="00BF7674">
        <w:rPr>
          <w:rFonts w:ascii="Arial" w:hAnsi="Arial" w:cs="Arial"/>
          <w:i/>
          <w:iCs/>
        </w:rPr>
        <w:t>Nutrients</w:t>
      </w:r>
      <w:r w:rsidRPr="00BF7674">
        <w:rPr>
          <w:rFonts w:ascii="Arial" w:hAnsi="Arial" w:cs="Arial"/>
        </w:rPr>
        <w:t xml:space="preserve"> </w:t>
      </w:r>
      <w:r w:rsidRPr="00BF7674">
        <w:rPr>
          <w:rFonts w:ascii="Arial" w:hAnsi="Arial" w:cs="Arial"/>
          <w:b/>
          <w:bCs/>
        </w:rPr>
        <w:t>7</w:t>
      </w:r>
      <w:r w:rsidRPr="00BF7674">
        <w:rPr>
          <w:rFonts w:ascii="Arial" w:hAnsi="Arial" w:cs="Arial"/>
        </w:rPr>
        <w:t>, 45–73 (2014).</w:t>
      </w:r>
    </w:p>
    <w:p w14:paraId="5F8EFF7F" w14:textId="77777777" w:rsidR="002076A9" w:rsidRPr="00BF7674" w:rsidRDefault="002076A9" w:rsidP="002076A9">
      <w:pPr>
        <w:pStyle w:val="Bibliography"/>
        <w:rPr>
          <w:rFonts w:ascii="Arial" w:hAnsi="Arial" w:cs="Arial"/>
        </w:rPr>
      </w:pPr>
      <w:r w:rsidRPr="00BF7674">
        <w:rPr>
          <w:rFonts w:ascii="Arial" w:hAnsi="Arial" w:cs="Arial"/>
        </w:rPr>
        <w:t>14.</w:t>
      </w:r>
      <w:r w:rsidRPr="00BF7674">
        <w:rPr>
          <w:rFonts w:ascii="Arial" w:hAnsi="Arial" w:cs="Arial"/>
        </w:rPr>
        <w:tab/>
        <w:t xml:space="preserve">Rizzatti, G., Lopetuso, L. R., Gibiino, G., Binda, C. &amp; Gasbarrini, A. Proteobacteria: A Common Factor in Human Diseases. </w:t>
      </w:r>
      <w:r w:rsidRPr="00BF7674">
        <w:rPr>
          <w:rFonts w:ascii="Arial" w:hAnsi="Arial" w:cs="Arial"/>
          <w:i/>
          <w:iCs/>
        </w:rPr>
        <w:t>BioMed Res. Int.</w:t>
      </w:r>
      <w:r w:rsidRPr="00BF7674">
        <w:rPr>
          <w:rFonts w:ascii="Arial" w:hAnsi="Arial" w:cs="Arial"/>
        </w:rPr>
        <w:t xml:space="preserve"> </w:t>
      </w:r>
      <w:r w:rsidRPr="00BF7674">
        <w:rPr>
          <w:rFonts w:ascii="Arial" w:hAnsi="Arial" w:cs="Arial"/>
          <w:b/>
          <w:bCs/>
        </w:rPr>
        <w:t>2017</w:t>
      </w:r>
      <w:r w:rsidRPr="00BF7674">
        <w:rPr>
          <w:rFonts w:ascii="Arial" w:hAnsi="Arial" w:cs="Arial"/>
        </w:rPr>
        <w:t>, 9351507 (2017).</w:t>
      </w:r>
    </w:p>
    <w:p w14:paraId="0BEC82A8" w14:textId="77777777" w:rsidR="002076A9" w:rsidRPr="00BF7674" w:rsidRDefault="002076A9" w:rsidP="002076A9">
      <w:pPr>
        <w:pStyle w:val="Bibliography"/>
        <w:rPr>
          <w:rFonts w:ascii="Arial" w:hAnsi="Arial" w:cs="Arial"/>
        </w:rPr>
      </w:pPr>
      <w:r w:rsidRPr="00BF7674">
        <w:rPr>
          <w:rFonts w:ascii="Arial" w:hAnsi="Arial" w:cs="Arial"/>
        </w:rPr>
        <w:t>15.</w:t>
      </w:r>
      <w:r w:rsidRPr="00BF7674">
        <w:rPr>
          <w:rFonts w:ascii="Arial" w:hAnsi="Arial" w:cs="Arial"/>
        </w:rPr>
        <w:tab/>
        <w:t xml:space="preserve">Shin, N.-R., Whon, T. W. &amp; Bae, J.-W. Proteobacteria: microbial signature of dysbiosis in gut microbiota. </w:t>
      </w:r>
      <w:r w:rsidRPr="00BF7674">
        <w:rPr>
          <w:rFonts w:ascii="Arial" w:hAnsi="Arial" w:cs="Arial"/>
          <w:i/>
          <w:iCs/>
        </w:rPr>
        <w:t>Trends in Biotechnology</w:t>
      </w:r>
      <w:r w:rsidRPr="00BF7674">
        <w:rPr>
          <w:rFonts w:ascii="Arial" w:hAnsi="Arial" w:cs="Arial"/>
        </w:rPr>
        <w:t xml:space="preserve"> </w:t>
      </w:r>
      <w:r w:rsidRPr="00BF7674">
        <w:rPr>
          <w:rFonts w:ascii="Arial" w:hAnsi="Arial" w:cs="Arial"/>
          <w:b/>
          <w:bCs/>
        </w:rPr>
        <w:t>33</w:t>
      </w:r>
      <w:r w:rsidRPr="00BF7674">
        <w:rPr>
          <w:rFonts w:ascii="Arial" w:hAnsi="Arial" w:cs="Arial"/>
        </w:rPr>
        <w:t>, 496–503 (2015).</w:t>
      </w:r>
    </w:p>
    <w:p w14:paraId="0B5D2081" w14:textId="77777777" w:rsidR="002076A9" w:rsidRPr="00BF7674" w:rsidRDefault="002076A9" w:rsidP="002076A9">
      <w:pPr>
        <w:pStyle w:val="Bibliography"/>
        <w:rPr>
          <w:rFonts w:ascii="Arial" w:hAnsi="Arial" w:cs="Arial"/>
        </w:rPr>
      </w:pPr>
      <w:r w:rsidRPr="00BF7674">
        <w:rPr>
          <w:rFonts w:ascii="Arial" w:hAnsi="Arial" w:cs="Arial"/>
        </w:rPr>
        <w:t>16.</w:t>
      </w:r>
      <w:r w:rsidRPr="00BF7674">
        <w:rPr>
          <w:rFonts w:ascii="Arial" w:hAnsi="Arial" w:cs="Arial"/>
        </w:rPr>
        <w:tab/>
        <w:t xml:space="preserve">Chen, S. </w:t>
      </w:r>
      <w:r w:rsidRPr="00BF7674">
        <w:rPr>
          <w:rFonts w:ascii="Arial" w:hAnsi="Arial" w:cs="Arial"/>
          <w:i/>
          <w:iCs/>
        </w:rPr>
        <w:t>et al.</w:t>
      </w:r>
      <w:r w:rsidRPr="00BF7674">
        <w:rPr>
          <w:rFonts w:ascii="Arial" w:hAnsi="Arial" w:cs="Arial"/>
        </w:rPr>
        <w:t xml:space="preserve"> Exposure to heat-stress environment affects the physiology, circulation levels of cytokines, and microbiome in dairy cows. </w:t>
      </w:r>
      <w:r w:rsidRPr="00BF7674">
        <w:rPr>
          <w:rFonts w:ascii="Arial" w:hAnsi="Arial" w:cs="Arial"/>
          <w:i/>
          <w:iCs/>
        </w:rPr>
        <w:t>Sci Rep</w:t>
      </w:r>
      <w:r w:rsidRPr="00BF7674">
        <w:rPr>
          <w:rFonts w:ascii="Arial" w:hAnsi="Arial" w:cs="Arial"/>
        </w:rPr>
        <w:t xml:space="preserve"> </w:t>
      </w:r>
      <w:r w:rsidRPr="00BF7674">
        <w:rPr>
          <w:rFonts w:ascii="Arial" w:hAnsi="Arial" w:cs="Arial"/>
          <w:b/>
          <w:bCs/>
        </w:rPr>
        <w:t>8</w:t>
      </w:r>
      <w:r w:rsidRPr="00BF7674">
        <w:rPr>
          <w:rFonts w:ascii="Arial" w:hAnsi="Arial" w:cs="Arial"/>
        </w:rPr>
        <w:t>, 14606 (2018).</w:t>
      </w:r>
    </w:p>
    <w:p w14:paraId="0EB4B48E" w14:textId="77777777" w:rsidR="002076A9" w:rsidRPr="00BF7674" w:rsidRDefault="002076A9" w:rsidP="002076A9">
      <w:pPr>
        <w:pStyle w:val="Bibliography"/>
        <w:rPr>
          <w:rFonts w:ascii="Arial" w:hAnsi="Arial" w:cs="Arial"/>
        </w:rPr>
      </w:pPr>
      <w:r w:rsidRPr="00BF7674">
        <w:rPr>
          <w:rFonts w:ascii="Arial" w:hAnsi="Arial" w:cs="Arial"/>
        </w:rPr>
        <w:t>17.</w:t>
      </w:r>
      <w:r w:rsidRPr="00BF7674">
        <w:rPr>
          <w:rFonts w:ascii="Arial" w:hAnsi="Arial" w:cs="Arial"/>
        </w:rPr>
        <w:tab/>
        <w:t xml:space="preserve">Tajima, K. </w:t>
      </w:r>
      <w:r w:rsidRPr="00BF7674">
        <w:rPr>
          <w:rFonts w:ascii="Arial" w:hAnsi="Arial" w:cs="Arial"/>
          <w:i/>
          <w:iCs/>
        </w:rPr>
        <w:t>et al.</w:t>
      </w:r>
      <w:r w:rsidRPr="00BF7674">
        <w:rPr>
          <w:rFonts w:ascii="Arial" w:hAnsi="Arial" w:cs="Arial"/>
        </w:rPr>
        <w:t xml:space="preserve"> Influence of high temperature and humidity on rumen bacterial diversity in Holstein heifers. </w:t>
      </w:r>
      <w:r w:rsidRPr="00BF7674">
        <w:rPr>
          <w:rFonts w:ascii="Arial" w:hAnsi="Arial" w:cs="Arial"/>
          <w:i/>
          <w:iCs/>
        </w:rPr>
        <w:t>Anaerobe</w:t>
      </w:r>
      <w:r w:rsidRPr="00BF7674">
        <w:rPr>
          <w:rFonts w:ascii="Arial" w:hAnsi="Arial" w:cs="Arial"/>
        </w:rPr>
        <w:t xml:space="preserve"> </w:t>
      </w:r>
      <w:r w:rsidRPr="00BF7674">
        <w:rPr>
          <w:rFonts w:ascii="Arial" w:hAnsi="Arial" w:cs="Arial"/>
          <w:b/>
          <w:bCs/>
        </w:rPr>
        <w:t>13</w:t>
      </w:r>
      <w:r w:rsidRPr="00BF7674">
        <w:rPr>
          <w:rFonts w:ascii="Arial" w:hAnsi="Arial" w:cs="Arial"/>
        </w:rPr>
        <w:t>, 57–64 (2007).</w:t>
      </w:r>
    </w:p>
    <w:p w14:paraId="457F6E32" w14:textId="77777777" w:rsidR="002076A9" w:rsidRPr="00BF7674" w:rsidRDefault="002076A9" w:rsidP="002076A9">
      <w:pPr>
        <w:pStyle w:val="Bibliography"/>
        <w:rPr>
          <w:rFonts w:ascii="Arial" w:hAnsi="Arial" w:cs="Arial"/>
        </w:rPr>
      </w:pPr>
      <w:r w:rsidRPr="00BF7674">
        <w:rPr>
          <w:rFonts w:ascii="Arial" w:hAnsi="Arial" w:cs="Arial"/>
        </w:rPr>
        <w:t>18.</w:t>
      </w:r>
      <w:r w:rsidRPr="00BF7674">
        <w:rPr>
          <w:rFonts w:ascii="Arial" w:hAnsi="Arial" w:cs="Arial"/>
        </w:rPr>
        <w:tab/>
        <w:t xml:space="preserve">Yu, Z. </w:t>
      </w:r>
      <w:r w:rsidRPr="00BF7674">
        <w:rPr>
          <w:rFonts w:ascii="Arial" w:hAnsi="Arial" w:cs="Arial"/>
          <w:i/>
          <w:iCs/>
        </w:rPr>
        <w:t>et al.</w:t>
      </w:r>
      <w:r w:rsidRPr="00BF7674">
        <w:rPr>
          <w:rFonts w:ascii="Arial" w:hAnsi="Arial" w:cs="Arial"/>
        </w:rPr>
        <w:t xml:space="preserve"> Heat stress–associated changes in the intestinal barrier, inflammatory signals, and microbiome communities in dairy calves. </w:t>
      </w:r>
      <w:r w:rsidRPr="00BF7674">
        <w:rPr>
          <w:rFonts w:ascii="Arial" w:hAnsi="Arial" w:cs="Arial"/>
          <w:i/>
          <w:iCs/>
        </w:rPr>
        <w:t>Journal of Dairy Science</w:t>
      </w:r>
      <w:r w:rsidRPr="00BF7674">
        <w:rPr>
          <w:rFonts w:ascii="Arial" w:hAnsi="Arial" w:cs="Arial"/>
        </w:rPr>
        <w:t xml:space="preserve"> </w:t>
      </w:r>
      <w:r w:rsidRPr="00BF7674">
        <w:rPr>
          <w:rFonts w:ascii="Arial" w:hAnsi="Arial" w:cs="Arial"/>
          <w:b/>
          <w:bCs/>
        </w:rPr>
        <w:t>107</w:t>
      </w:r>
      <w:r w:rsidRPr="00BF7674">
        <w:rPr>
          <w:rFonts w:ascii="Arial" w:hAnsi="Arial" w:cs="Arial"/>
        </w:rPr>
        <w:t>, 1175–1196 (2024).</w:t>
      </w:r>
    </w:p>
    <w:p w14:paraId="44B3605C" w14:textId="77777777" w:rsidR="002076A9" w:rsidRPr="00BF7674" w:rsidRDefault="002076A9" w:rsidP="002076A9">
      <w:pPr>
        <w:pStyle w:val="Bibliography"/>
        <w:rPr>
          <w:rFonts w:ascii="Arial" w:hAnsi="Arial" w:cs="Arial"/>
        </w:rPr>
      </w:pPr>
      <w:r w:rsidRPr="00BF7674">
        <w:rPr>
          <w:rFonts w:ascii="Arial" w:hAnsi="Arial" w:cs="Arial"/>
        </w:rPr>
        <w:lastRenderedPageBreak/>
        <w:t>19.</w:t>
      </w:r>
      <w:r w:rsidRPr="00BF7674">
        <w:rPr>
          <w:rFonts w:ascii="Arial" w:hAnsi="Arial" w:cs="Arial"/>
        </w:rPr>
        <w:tab/>
        <w:t xml:space="preserve">Frank, D. N. </w:t>
      </w:r>
      <w:r w:rsidRPr="00BF7674">
        <w:rPr>
          <w:rFonts w:ascii="Arial" w:hAnsi="Arial" w:cs="Arial"/>
          <w:i/>
          <w:iCs/>
        </w:rPr>
        <w:t>et al.</w:t>
      </w:r>
      <w:r w:rsidRPr="00BF7674">
        <w:rPr>
          <w:rFonts w:ascii="Arial" w:hAnsi="Arial" w:cs="Arial"/>
        </w:rPr>
        <w:t xml:space="preserve"> Molecular-phylogenetic characterization of microbial community imbalances in human inflammatory bowel diseases. </w:t>
      </w:r>
      <w:r w:rsidRPr="00BF7674">
        <w:rPr>
          <w:rFonts w:ascii="Arial" w:hAnsi="Arial" w:cs="Arial"/>
          <w:i/>
          <w:iCs/>
        </w:rPr>
        <w:t>Proc. Natl. Acad. Sci. U.S.A.</w:t>
      </w:r>
      <w:r w:rsidRPr="00BF7674">
        <w:rPr>
          <w:rFonts w:ascii="Arial" w:hAnsi="Arial" w:cs="Arial"/>
        </w:rPr>
        <w:t xml:space="preserve"> </w:t>
      </w:r>
      <w:r w:rsidRPr="00BF7674">
        <w:rPr>
          <w:rFonts w:ascii="Arial" w:hAnsi="Arial" w:cs="Arial"/>
          <w:b/>
          <w:bCs/>
        </w:rPr>
        <w:t>104</w:t>
      </w:r>
      <w:r w:rsidRPr="00BF7674">
        <w:rPr>
          <w:rFonts w:ascii="Arial" w:hAnsi="Arial" w:cs="Arial"/>
        </w:rPr>
        <w:t>, 13780–13785 (2007).</w:t>
      </w:r>
    </w:p>
    <w:p w14:paraId="30848E5A" w14:textId="77777777" w:rsidR="002076A9" w:rsidRPr="00BF7674" w:rsidRDefault="002076A9" w:rsidP="002076A9">
      <w:pPr>
        <w:pStyle w:val="Bibliography"/>
        <w:rPr>
          <w:rFonts w:ascii="Arial" w:hAnsi="Arial" w:cs="Arial"/>
        </w:rPr>
      </w:pPr>
      <w:r w:rsidRPr="00BF7674">
        <w:rPr>
          <w:rFonts w:ascii="Arial" w:hAnsi="Arial" w:cs="Arial"/>
        </w:rPr>
        <w:t>20.</w:t>
      </w:r>
      <w:r w:rsidRPr="00BF7674">
        <w:rPr>
          <w:rFonts w:ascii="Arial" w:hAnsi="Arial" w:cs="Arial"/>
        </w:rPr>
        <w:tab/>
        <w:t xml:space="preserve">Lloyd-Price, J. </w:t>
      </w:r>
      <w:r w:rsidRPr="00BF7674">
        <w:rPr>
          <w:rFonts w:ascii="Arial" w:hAnsi="Arial" w:cs="Arial"/>
          <w:i/>
          <w:iCs/>
        </w:rPr>
        <w:t>et al.</w:t>
      </w:r>
      <w:r w:rsidRPr="00BF7674">
        <w:rPr>
          <w:rFonts w:ascii="Arial" w:hAnsi="Arial" w:cs="Arial"/>
        </w:rPr>
        <w:t xml:space="preserve"> Multi-omics of the gut microbial ecosystem in inflammatory bowel diseases. </w:t>
      </w:r>
      <w:r w:rsidRPr="00BF7674">
        <w:rPr>
          <w:rFonts w:ascii="Arial" w:hAnsi="Arial" w:cs="Arial"/>
          <w:i/>
          <w:iCs/>
        </w:rPr>
        <w:t>Nature</w:t>
      </w:r>
      <w:r w:rsidRPr="00BF7674">
        <w:rPr>
          <w:rFonts w:ascii="Arial" w:hAnsi="Arial" w:cs="Arial"/>
        </w:rPr>
        <w:t xml:space="preserve"> </w:t>
      </w:r>
      <w:r w:rsidRPr="00BF7674">
        <w:rPr>
          <w:rFonts w:ascii="Arial" w:hAnsi="Arial" w:cs="Arial"/>
          <w:b/>
          <w:bCs/>
        </w:rPr>
        <w:t>569</w:t>
      </w:r>
      <w:r w:rsidRPr="00BF7674">
        <w:rPr>
          <w:rFonts w:ascii="Arial" w:hAnsi="Arial" w:cs="Arial"/>
        </w:rPr>
        <w:t>, 655–662 (2019).</w:t>
      </w:r>
    </w:p>
    <w:p w14:paraId="6855DFDF" w14:textId="77777777" w:rsidR="002076A9" w:rsidRPr="00BF7674" w:rsidRDefault="002076A9" w:rsidP="002076A9">
      <w:pPr>
        <w:pStyle w:val="Bibliography"/>
        <w:rPr>
          <w:rFonts w:ascii="Arial" w:hAnsi="Arial" w:cs="Arial"/>
        </w:rPr>
      </w:pPr>
      <w:r w:rsidRPr="00BF7674">
        <w:rPr>
          <w:rFonts w:ascii="Arial" w:hAnsi="Arial" w:cs="Arial"/>
        </w:rPr>
        <w:t>21.</w:t>
      </w:r>
      <w:r w:rsidRPr="00BF7674">
        <w:rPr>
          <w:rFonts w:ascii="Arial" w:hAnsi="Arial" w:cs="Arial"/>
        </w:rPr>
        <w:tab/>
        <w:t xml:space="preserve">Pickard, J. M., Zeng, M. Y., Caruso, R. &amp; Núñez, G. Gut microbiota: Role in pathogen colonization, immune responses, and inflammatory disease. </w:t>
      </w:r>
      <w:r w:rsidRPr="00BF7674">
        <w:rPr>
          <w:rFonts w:ascii="Arial" w:hAnsi="Arial" w:cs="Arial"/>
          <w:i/>
          <w:iCs/>
        </w:rPr>
        <w:t>Immunological Reviews</w:t>
      </w:r>
      <w:r w:rsidRPr="00BF7674">
        <w:rPr>
          <w:rFonts w:ascii="Arial" w:hAnsi="Arial" w:cs="Arial"/>
        </w:rPr>
        <w:t xml:space="preserve"> </w:t>
      </w:r>
      <w:r w:rsidRPr="00BF7674">
        <w:rPr>
          <w:rFonts w:ascii="Arial" w:hAnsi="Arial" w:cs="Arial"/>
          <w:b/>
          <w:bCs/>
        </w:rPr>
        <w:t>279</w:t>
      </w:r>
      <w:r w:rsidRPr="00BF7674">
        <w:rPr>
          <w:rFonts w:ascii="Arial" w:hAnsi="Arial" w:cs="Arial"/>
        </w:rPr>
        <w:t>, 70–89 (2017).</w:t>
      </w:r>
    </w:p>
    <w:p w14:paraId="417A4B4C" w14:textId="77777777" w:rsidR="002076A9" w:rsidRPr="00BF7674" w:rsidRDefault="002076A9" w:rsidP="002076A9">
      <w:pPr>
        <w:pStyle w:val="Bibliography"/>
        <w:rPr>
          <w:rFonts w:ascii="Arial" w:hAnsi="Arial" w:cs="Arial"/>
        </w:rPr>
      </w:pPr>
      <w:r w:rsidRPr="00BF7674">
        <w:rPr>
          <w:rFonts w:ascii="Arial" w:hAnsi="Arial" w:cs="Arial"/>
        </w:rPr>
        <w:t>22.</w:t>
      </w:r>
      <w:r w:rsidRPr="00BF7674">
        <w:rPr>
          <w:rFonts w:ascii="Arial" w:hAnsi="Arial" w:cs="Arial"/>
        </w:rPr>
        <w:tab/>
        <w:t xml:space="preserve">Kearney, M., Shine, R. &amp; Porter, W. P. The potential for behavioral thermoregulation to buffer “cold-blooded” animals against climate warming. </w:t>
      </w:r>
      <w:r w:rsidRPr="00BF7674">
        <w:rPr>
          <w:rFonts w:ascii="Arial" w:hAnsi="Arial" w:cs="Arial"/>
          <w:i/>
          <w:iCs/>
        </w:rPr>
        <w:t>Proceedings of the National Academy of Sciences</w:t>
      </w:r>
      <w:r w:rsidRPr="00BF7674">
        <w:rPr>
          <w:rFonts w:ascii="Arial" w:hAnsi="Arial" w:cs="Arial"/>
        </w:rPr>
        <w:t xml:space="preserve"> </w:t>
      </w:r>
      <w:r w:rsidRPr="00BF7674">
        <w:rPr>
          <w:rFonts w:ascii="Arial" w:hAnsi="Arial" w:cs="Arial"/>
          <w:b/>
          <w:bCs/>
        </w:rPr>
        <w:t>106</w:t>
      </w:r>
      <w:r w:rsidRPr="00BF7674">
        <w:rPr>
          <w:rFonts w:ascii="Arial" w:hAnsi="Arial" w:cs="Arial"/>
        </w:rPr>
        <w:t>, 3835–3840 (2009).</w:t>
      </w:r>
    </w:p>
    <w:p w14:paraId="0BA781EC" w14:textId="77777777" w:rsidR="002076A9" w:rsidRPr="00BF7674" w:rsidRDefault="002076A9" w:rsidP="002076A9">
      <w:pPr>
        <w:pStyle w:val="Bibliography"/>
        <w:rPr>
          <w:rFonts w:ascii="Arial" w:hAnsi="Arial" w:cs="Arial"/>
        </w:rPr>
      </w:pPr>
      <w:r w:rsidRPr="00BF7674">
        <w:rPr>
          <w:rFonts w:ascii="Arial" w:hAnsi="Arial" w:cs="Arial"/>
        </w:rPr>
        <w:t>23.</w:t>
      </w:r>
      <w:r w:rsidRPr="00BF7674">
        <w:rPr>
          <w:rFonts w:ascii="Arial" w:hAnsi="Arial" w:cs="Arial"/>
        </w:rPr>
        <w:tab/>
        <w:t xml:space="preserve">Tull, J. C., Krausman, P. R. &amp; Steidl, R. J. Bed-Site Selection by Desert Mule Deer in Southern Arizona. </w:t>
      </w:r>
      <w:r w:rsidRPr="00BF7674">
        <w:rPr>
          <w:rFonts w:ascii="Arial" w:hAnsi="Arial" w:cs="Arial"/>
          <w:i/>
          <w:iCs/>
        </w:rPr>
        <w:t>The Southwestern Naturalist</w:t>
      </w:r>
      <w:r w:rsidRPr="00BF7674">
        <w:rPr>
          <w:rFonts w:ascii="Arial" w:hAnsi="Arial" w:cs="Arial"/>
        </w:rPr>
        <w:t xml:space="preserve"> </w:t>
      </w:r>
      <w:r w:rsidRPr="00BF7674">
        <w:rPr>
          <w:rFonts w:ascii="Arial" w:hAnsi="Arial" w:cs="Arial"/>
          <w:b/>
          <w:bCs/>
        </w:rPr>
        <w:t>46</w:t>
      </w:r>
      <w:r w:rsidRPr="00BF7674">
        <w:rPr>
          <w:rFonts w:ascii="Arial" w:hAnsi="Arial" w:cs="Arial"/>
        </w:rPr>
        <w:t>, 354–357 (2001).</w:t>
      </w:r>
    </w:p>
    <w:p w14:paraId="342FF002" w14:textId="77777777" w:rsidR="002076A9" w:rsidRPr="00BF7674" w:rsidRDefault="002076A9" w:rsidP="002076A9">
      <w:pPr>
        <w:pStyle w:val="Bibliography"/>
        <w:rPr>
          <w:rFonts w:ascii="Arial" w:hAnsi="Arial" w:cs="Arial"/>
        </w:rPr>
      </w:pPr>
      <w:r w:rsidRPr="00BF7674">
        <w:rPr>
          <w:rFonts w:ascii="Arial" w:hAnsi="Arial" w:cs="Arial"/>
        </w:rPr>
        <w:t>24.</w:t>
      </w:r>
      <w:r w:rsidRPr="00BF7674">
        <w:rPr>
          <w:rFonts w:ascii="Arial" w:hAnsi="Arial" w:cs="Arial"/>
        </w:rPr>
        <w:tab/>
        <w:t xml:space="preserve">Kearney, M. R., Matzelle, A. &amp; Helmuth, B. Biomechanics meets the ecological niche: the importance of temporal data resolution. </w:t>
      </w:r>
      <w:r w:rsidRPr="00BF7674">
        <w:rPr>
          <w:rFonts w:ascii="Arial" w:hAnsi="Arial" w:cs="Arial"/>
          <w:i/>
          <w:iCs/>
        </w:rPr>
        <w:t>J Exp Biol</w:t>
      </w:r>
      <w:r w:rsidRPr="00BF7674">
        <w:rPr>
          <w:rFonts w:ascii="Arial" w:hAnsi="Arial" w:cs="Arial"/>
        </w:rPr>
        <w:t xml:space="preserve"> </w:t>
      </w:r>
      <w:r w:rsidRPr="00BF7674">
        <w:rPr>
          <w:rFonts w:ascii="Arial" w:hAnsi="Arial" w:cs="Arial"/>
          <w:b/>
          <w:bCs/>
        </w:rPr>
        <w:t>215</w:t>
      </w:r>
      <w:r w:rsidRPr="00BF7674">
        <w:rPr>
          <w:rFonts w:ascii="Arial" w:hAnsi="Arial" w:cs="Arial"/>
        </w:rPr>
        <w:t>, 922–933 (2012).</w:t>
      </w:r>
    </w:p>
    <w:p w14:paraId="2E175C30" w14:textId="77777777" w:rsidR="002076A9" w:rsidRPr="00BF7674" w:rsidRDefault="002076A9" w:rsidP="002076A9">
      <w:pPr>
        <w:pStyle w:val="Bibliography"/>
        <w:rPr>
          <w:rFonts w:ascii="Arial" w:hAnsi="Arial" w:cs="Arial"/>
        </w:rPr>
      </w:pPr>
      <w:r w:rsidRPr="00BF7674">
        <w:rPr>
          <w:rFonts w:ascii="Arial" w:hAnsi="Arial" w:cs="Arial"/>
        </w:rPr>
        <w:t>25.</w:t>
      </w:r>
      <w:r w:rsidRPr="00BF7674">
        <w:rPr>
          <w:rFonts w:ascii="Arial" w:hAnsi="Arial" w:cs="Arial"/>
        </w:rPr>
        <w:tab/>
        <w:t xml:space="preserve">Kingsolver, J. G. </w:t>
      </w:r>
      <w:r w:rsidRPr="00BF7674">
        <w:rPr>
          <w:rFonts w:ascii="Arial" w:hAnsi="Arial" w:cs="Arial"/>
          <w:i/>
          <w:iCs/>
        </w:rPr>
        <w:t>et al.</w:t>
      </w:r>
      <w:r w:rsidRPr="00BF7674">
        <w:rPr>
          <w:rFonts w:ascii="Arial" w:hAnsi="Arial" w:cs="Arial"/>
        </w:rPr>
        <w:t xml:space="preserve"> Complex Life Cycles and the Responses of Insects to Climate Change. </w:t>
      </w:r>
      <w:r w:rsidRPr="00BF7674">
        <w:rPr>
          <w:rFonts w:ascii="Arial" w:hAnsi="Arial" w:cs="Arial"/>
          <w:i/>
          <w:iCs/>
        </w:rPr>
        <w:t>Integr Comp Biol</w:t>
      </w:r>
      <w:r w:rsidRPr="00BF7674">
        <w:rPr>
          <w:rFonts w:ascii="Arial" w:hAnsi="Arial" w:cs="Arial"/>
        </w:rPr>
        <w:t xml:space="preserve"> </w:t>
      </w:r>
      <w:r w:rsidRPr="00BF7674">
        <w:rPr>
          <w:rFonts w:ascii="Arial" w:hAnsi="Arial" w:cs="Arial"/>
          <w:b/>
          <w:bCs/>
        </w:rPr>
        <w:t>51</w:t>
      </w:r>
      <w:r w:rsidRPr="00BF7674">
        <w:rPr>
          <w:rFonts w:ascii="Arial" w:hAnsi="Arial" w:cs="Arial"/>
        </w:rPr>
        <w:t>, 719–732 (2011).</w:t>
      </w:r>
    </w:p>
    <w:p w14:paraId="513860A6" w14:textId="77777777" w:rsidR="002076A9" w:rsidRPr="00BF7674" w:rsidRDefault="002076A9" w:rsidP="002076A9">
      <w:pPr>
        <w:pStyle w:val="Bibliography"/>
        <w:rPr>
          <w:rFonts w:ascii="Arial" w:hAnsi="Arial" w:cs="Arial"/>
        </w:rPr>
      </w:pPr>
      <w:r w:rsidRPr="00BF7674">
        <w:rPr>
          <w:rFonts w:ascii="Arial" w:hAnsi="Arial" w:cs="Arial"/>
        </w:rPr>
        <w:t>26.</w:t>
      </w:r>
      <w:r w:rsidRPr="00BF7674">
        <w:rPr>
          <w:rFonts w:ascii="Arial" w:hAnsi="Arial" w:cs="Arial"/>
        </w:rPr>
        <w:tab/>
        <w:t xml:space="preserve">Campos, F. A. &amp; Fedigan, L. M. Behavioral adaptations to heat stress and water scarcity in white-faced capuchins (Cebus capucinus) in Santa Rosa National Park, Costa Rica. </w:t>
      </w:r>
      <w:r w:rsidRPr="00BF7674">
        <w:rPr>
          <w:rFonts w:ascii="Arial" w:hAnsi="Arial" w:cs="Arial"/>
          <w:i/>
          <w:iCs/>
        </w:rPr>
        <w:t>Am. J. Phys. Anthropol.</w:t>
      </w:r>
      <w:r w:rsidRPr="00BF7674">
        <w:rPr>
          <w:rFonts w:ascii="Arial" w:hAnsi="Arial" w:cs="Arial"/>
        </w:rPr>
        <w:t xml:space="preserve"> </w:t>
      </w:r>
      <w:r w:rsidRPr="00BF7674">
        <w:rPr>
          <w:rFonts w:ascii="Arial" w:hAnsi="Arial" w:cs="Arial"/>
          <w:b/>
          <w:bCs/>
        </w:rPr>
        <w:t>138</w:t>
      </w:r>
      <w:r w:rsidRPr="00BF7674">
        <w:rPr>
          <w:rFonts w:ascii="Arial" w:hAnsi="Arial" w:cs="Arial"/>
        </w:rPr>
        <w:t>, 101–111 (2009).</w:t>
      </w:r>
    </w:p>
    <w:p w14:paraId="7AE09785" w14:textId="77777777" w:rsidR="002076A9" w:rsidRPr="00BF7674" w:rsidRDefault="002076A9" w:rsidP="002076A9">
      <w:pPr>
        <w:pStyle w:val="Bibliography"/>
        <w:rPr>
          <w:rFonts w:ascii="Arial" w:hAnsi="Arial" w:cs="Arial"/>
        </w:rPr>
      </w:pPr>
      <w:r w:rsidRPr="00BF7674">
        <w:rPr>
          <w:rFonts w:ascii="Arial" w:hAnsi="Arial" w:cs="Arial"/>
        </w:rPr>
        <w:t>27.</w:t>
      </w:r>
      <w:r w:rsidRPr="00BF7674">
        <w:rPr>
          <w:rFonts w:ascii="Arial" w:hAnsi="Arial" w:cs="Arial"/>
        </w:rPr>
        <w:tab/>
        <w:t xml:space="preserve">Iii, J. W. C., Krausman, P. R., Rosenstock, S. S. &amp; Turner, J. C. Mechanisms of Thermoregulation and Water Balance in Desert Ungulates. </w:t>
      </w:r>
      <w:r w:rsidRPr="00BF7674">
        <w:rPr>
          <w:rFonts w:ascii="Arial" w:hAnsi="Arial" w:cs="Arial"/>
          <w:i/>
          <w:iCs/>
        </w:rPr>
        <w:t>Wildl. Soc. Bull.</w:t>
      </w:r>
      <w:r w:rsidRPr="00BF7674">
        <w:rPr>
          <w:rFonts w:ascii="Arial" w:hAnsi="Arial" w:cs="Arial"/>
        </w:rPr>
        <w:t xml:space="preserve"> </w:t>
      </w:r>
      <w:r w:rsidRPr="00BF7674">
        <w:rPr>
          <w:rFonts w:ascii="Arial" w:hAnsi="Arial" w:cs="Arial"/>
          <w:b/>
          <w:bCs/>
        </w:rPr>
        <w:t>34</w:t>
      </w:r>
      <w:r w:rsidRPr="00BF7674">
        <w:rPr>
          <w:rFonts w:ascii="Arial" w:hAnsi="Arial" w:cs="Arial"/>
        </w:rPr>
        <w:t>, 570–581 (2006).</w:t>
      </w:r>
    </w:p>
    <w:p w14:paraId="1521B3A5" w14:textId="77777777" w:rsidR="002076A9" w:rsidRPr="00BF7674" w:rsidRDefault="002076A9" w:rsidP="002076A9">
      <w:pPr>
        <w:pStyle w:val="Bibliography"/>
        <w:rPr>
          <w:rFonts w:ascii="Arial" w:hAnsi="Arial" w:cs="Arial"/>
        </w:rPr>
      </w:pPr>
      <w:r w:rsidRPr="00BF7674">
        <w:rPr>
          <w:rFonts w:ascii="Arial" w:hAnsi="Arial" w:cs="Arial"/>
        </w:rPr>
        <w:lastRenderedPageBreak/>
        <w:t>28.</w:t>
      </w:r>
      <w:r w:rsidRPr="00BF7674">
        <w:rPr>
          <w:rFonts w:ascii="Arial" w:hAnsi="Arial" w:cs="Arial"/>
        </w:rPr>
        <w:tab/>
        <w:t xml:space="preserve">Tinsley Johnson, E. </w:t>
      </w:r>
      <w:r w:rsidRPr="00BF7674">
        <w:rPr>
          <w:rFonts w:ascii="Arial" w:hAnsi="Arial" w:cs="Arial"/>
          <w:i/>
          <w:iCs/>
        </w:rPr>
        <w:t>et al.</w:t>
      </w:r>
      <w:r w:rsidRPr="00BF7674">
        <w:rPr>
          <w:rFonts w:ascii="Arial" w:hAnsi="Arial" w:cs="Arial"/>
        </w:rPr>
        <w:t xml:space="preserve"> High density of white-faced capuchins (Cebus capucinus) and habitat quality in the Taboga Forest of Costa Rica. </w:t>
      </w:r>
      <w:r w:rsidRPr="00BF7674">
        <w:rPr>
          <w:rFonts w:ascii="Arial" w:hAnsi="Arial" w:cs="Arial"/>
          <w:i/>
          <w:iCs/>
        </w:rPr>
        <w:t>American Journal of Primatology</w:t>
      </w:r>
      <w:r w:rsidRPr="00BF7674">
        <w:rPr>
          <w:rFonts w:ascii="Arial" w:hAnsi="Arial" w:cs="Arial"/>
        </w:rPr>
        <w:t xml:space="preserve"> </w:t>
      </w:r>
      <w:r w:rsidRPr="00BF7674">
        <w:rPr>
          <w:rFonts w:ascii="Arial" w:hAnsi="Arial" w:cs="Arial"/>
          <w:b/>
          <w:bCs/>
        </w:rPr>
        <w:t>82</w:t>
      </w:r>
      <w:r w:rsidRPr="00BF7674">
        <w:rPr>
          <w:rFonts w:ascii="Arial" w:hAnsi="Arial" w:cs="Arial"/>
        </w:rPr>
        <w:t>, e23096 (2020).</w:t>
      </w:r>
    </w:p>
    <w:p w14:paraId="48F56AD3" w14:textId="77777777" w:rsidR="002076A9" w:rsidRPr="00BF7674" w:rsidRDefault="002076A9" w:rsidP="002076A9">
      <w:pPr>
        <w:pStyle w:val="Bibliography"/>
        <w:rPr>
          <w:rFonts w:ascii="Arial" w:hAnsi="Arial" w:cs="Arial"/>
        </w:rPr>
      </w:pPr>
      <w:r w:rsidRPr="00BF7674">
        <w:rPr>
          <w:rFonts w:ascii="Arial" w:hAnsi="Arial" w:cs="Arial"/>
        </w:rPr>
        <w:t>29.</w:t>
      </w:r>
      <w:r w:rsidRPr="00BF7674">
        <w:rPr>
          <w:rFonts w:ascii="Arial" w:hAnsi="Arial" w:cs="Arial"/>
        </w:rPr>
        <w:tab/>
        <w:t xml:space="preserve">Melin, A. D., Young, H. C., Mosdossy, K. N. &amp; Fedigan, L. M. Seasonality, extractive foraging and the evolution of primate sensorimotor intelligence. </w:t>
      </w:r>
      <w:r w:rsidRPr="00BF7674">
        <w:rPr>
          <w:rFonts w:ascii="Arial" w:hAnsi="Arial" w:cs="Arial"/>
          <w:i/>
          <w:iCs/>
        </w:rPr>
        <w:t>Journal of Human Evolution</w:t>
      </w:r>
      <w:r w:rsidRPr="00BF7674">
        <w:rPr>
          <w:rFonts w:ascii="Arial" w:hAnsi="Arial" w:cs="Arial"/>
        </w:rPr>
        <w:t xml:space="preserve"> </w:t>
      </w:r>
      <w:r w:rsidRPr="00BF7674">
        <w:rPr>
          <w:rFonts w:ascii="Arial" w:hAnsi="Arial" w:cs="Arial"/>
          <w:b/>
          <w:bCs/>
        </w:rPr>
        <w:t>71</w:t>
      </w:r>
      <w:r w:rsidRPr="00BF7674">
        <w:rPr>
          <w:rFonts w:ascii="Arial" w:hAnsi="Arial" w:cs="Arial"/>
        </w:rPr>
        <w:t>, 77–86 (2014).</w:t>
      </w:r>
    </w:p>
    <w:p w14:paraId="0A100F1A" w14:textId="77777777" w:rsidR="002076A9" w:rsidRPr="00BF7674" w:rsidRDefault="002076A9" w:rsidP="002076A9">
      <w:pPr>
        <w:pStyle w:val="Bibliography"/>
        <w:rPr>
          <w:rFonts w:ascii="Arial" w:hAnsi="Arial" w:cs="Arial"/>
        </w:rPr>
      </w:pPr>
      <w:r w:rsidRPr="00BF7674">
        <w:rPr>
          <w:rFonts w:ascii="Arial" w:hAnsi="Arial" w:cs="Arial"/>
        </w:rPr>
        <w:t>30.</w:t>
      </w:r>
      <w:r w:rsidRPr="00BF7674">
        <w:rPr>
          <w:rFonts w:ascii="Arial" w:hAnsi="Arial" w:cs="Arial"/>
        </w:rPr>
        <w:tab/>
        <w:t xml:space="preserve">Lucore, J. M. </w:t>
      </w:r>
      <w:r w:rsidRPr="00BF7674">
        <w:rPr>
          <w:rFonts w:ascii="Arial" w:hAnsi="Arial" w:cs="Arial"/>
          <w:i/>
          <w:iCs/>
        </w:rPr>
        <w:t>et al.</w:t>
      </w:r>
      <w:r w:rsidRPr="00BF7674">
        <w:rPr>
          <w:rFonts w:ascii="Arial" w:hAnsi="Arial" w:cs="Arial"/>
        </w:rPr>
        <w:t xml:space="preserve"> High temperatures are associated with decreased immune system performance in a wild primate. </w:t>
      </w:r>
      <w:r w:rsidRPr="00BF7674">
        <w:rPr>
          <w:rFonts w:ascii="Arial" w:hAnsi="Arial" w:cs="Arial"/>
          <w:i/>
          <w:iCs/>
        </w:rPr>
        <w:t>Sci. Adv.</w:t>
      </w:r>
      <w:r w:rsidRPr="00BF7674">
        <w:rPr>
          <w:rFonts w:ascii="Arial" w:hAnsi="Arial" w:cs="Arial"/>
        </w:rPr>
        <w:t xml:space="preserve"> </w:t>
      </w:r>
      <w:r w:rsidRPr="00BF7674">
        <w:rPr>
          <w:rFonts w:ascii="Arial" w:hAnsi="Arial" w:cs="Arial"/>
          <w:b/>
          <w:bCs/>
        </w:rPr>
        <w:t>10</w:t>
      </w:r>
      <w:r w:rsidRPr="00BF7674">
        <w:rPr>
          <w:rFonts w:ascii="Arial" w:hAnsi="Arial" w:cs="Arial"/>
        </w:rPr>
        <w:t>, eadq6629 (2024).</w:t>
      </w:r>
    </w:p>
    <w:p w14:paraId="252001E2" w14:textId="77777777" w:rsidR="002076A9" w:rsidRPr="00BF7674" w:rsidRDefault="002076A9" w:rsidP="002076A9">
      <w:pPr>
        <w:pStyle w:val="Bibliography"/>
        <w:rPr>
          <w:rFonts w:ascii="Arial" w:hAnsi="Arial" w:cs="Arial"/>
        </w:rPr>
      </w:pPr>
      <w:r w:rsidRPr="00BF7674">
        <w:rPr>
          <w:rFonts w:ascii="Arial" w:hAnsi="Arial" w:cs="Arial"/>
        </w:rPr>
        <w:t>31.</w:t>
      </w:r>
      <w:r w:rsidRPr="00BF7674">
        <w:rPr>
          <w:rFonts w:ascii="Arial" w:hAnsi="Arial" w:cs="Arial"/>
        </w:rPr>
        <w:tab/>
        <w:t xml:space="preserve">Bennett, J. M. </w:t>
      </w:r>
      <w:r w:rsidRPr="00BF7674">
        <w:rPr>
          <w:rFonts w:ascii="Arial" w:hAnsi="Arial" w:cs="Arial"/>
          <w:i/>
          <w:iCs/>
        </w:rPr>
        <w:t>et al.</w:t>
      </w:r>
      <w:r w:rsidRPr="00BF7674">
        <w:rPr>
          <w:rFonts w:ascii="Arial" w:hAnsi="Arial" w:cs="Arial"/>
        </w:rPr>
        <w:t xml:space="preserve"> The evolution of critical thermal limits of life on Earth. </w:t>
      </w:r>
      <w:r w:rsidRPr="00BF7674">
        <w:rPr>
          <w:rFonts w:ascii="Arial" w:hAnsi="Arial" w:cs="Arial"/>
          <w:i/>
          <w:iCs/>
        </w:rPr>
        <w:t>Nat Commun</w:t>
      </w:r>
      <w:r w:rsidRPr="00BF7674">
        <w:rPr>
          <w:rFonts w:ascii="Arial" w:hAnsi="Arial" w:cs="Arial"/>
        </w:rPr>
        <w:t xml:space="preserve"> </w:t>
      </w:r>
      <w:r w:rsidRPr="00BF7674">
        <w:rPr>
          <w:rFonts w:ascii="Arial" w:hAnsi="Arial" w:cs="Arial"/>
          <w:b/>
          <w:bCs/>
        </w:rPr>
        <w:t>12</w:t>
      </w:r>
      <w:r w:rsidRPr="00BF7674">
        <w:rPr>
          <w:rFonts w:ascii="Arial" w:hAnsi="Arial" w:cs="Arial"/>
        </w:rPr>
        <w:t>, 1198 (2021).</w:t>
      </w:r>
    </w:p>
    <w:p w14:paraId="57F4FFBC" w14:textId="77777777" w:rsidR="002076A9" w:rsidRPr="00BF7674" w:rsidRDefault="002076A9" w:rsidP="002076A9">
      <w:pPr>
        <w:pStyle w:val="Bibliography"/>
        <w:rPr>
          <w:rFonts w:ascii="Arial" w:hAnsi="Arial" w:cs="Arial"/>
        </w:rPr>
      </w:pPr>
      <w:r w:rsidRPr="00BF7674">
        <w:rPr>
          <w:rFonts w:ascii="Arial" w:hAnsi="Arial" w:cs="Arial"/>
        </w:rPr>
        <w:t>32.</w:t>
      </w:r>
      <w:r w:rsidRPr="00BF7674">
        <w:rPr>
          <w:rFonts w:ascii="Arial" w:hAnsi="Arial" w:cs="Arial"/>
        </w:rPr>
        <w:tab/>
        <w:t xml:space="preserve">Tewksbury, J. J., Huey, R. B. &amp; Deutsch, C. A. Putting the Heat on Tropical Animals. </w:t>
      </w:r>
      <w:r w:rsidRPr="00BF7674">
        <w:rPr>
          <w:rFonts w:ascii="Arial" w:hAnsi="Arial" w:cs="Arial"/>
          <w:i/>
          <w:iCs/>
        </w:rPr>
        <w:t>Science</w:t>
      </w:r>
      <w:r w:rsidRPr="00BF7674">
        <w:rPr>
          <w:rFonts w:ascii="Arial" w:hAnsi="Arial" w:cs="Arial"/>
        </w:rPr>
        <w:t xml:space="preserve"> </w:t>
      </w:r>
      <w:r w:rsidRPr="00BF7674">
        <w:rPr>
          <w:rFonts w:ascii="Arial" w:hAnsi="Arial" w:cs="Arial"/>
          <w:b/>
          <w:bCs/>
        </w:rPr>
        <w:t>320</w:t>
      </w:r>
      <w:r w:rsidRPr="00BF7674">
        <w:rPr>
          <w:rFonts w:ascii="Arial" w:hAnsi="Arial" w:cs="Arial"/>
        </w:rPr>
        <w:t>, 1296–1297 (2008).</w:t>
      </w:r>
    </w:p>
    <w:p w14:paraId="6D03B7D2" w14:textId="77777777" w:rsidR="002076A9" w:rsidRPr="00BF7674" w:rsidRDefault="002076A9" w:rsidP="002076A9">
      <w:pPr>
        <w:pStyle w:val="Bibliography"/>
        <w:rPr>
          <w:rFonts w:ascii="Arial" w:hAnsi="Arial" w:cs="Arial"/>
        </w:rPr>
      </w:pPr>
      <w:r w:rsidRPr="00BF7674">
        <w:rPr>
          <w:rFonts w:ascii="Arial" w:hAnsi="Arial" w:cs="Arial"/>
        </w:rPr>
        <w:t>33.</w:t>
      </w:r>
      <w:r w:rsidRPr="00BF7674">
        <w:rPr>
          <w:rFonts w:ascii="Arial" w:hAnsi="Arial" w:cs="Arial"/>
        </w:rPr>
        <w:tab/>
        <w:t xml:space="preserve">Fedigan, L. M. &amp; Jack, K. Neotropical Primates in a Regenerating Costa Rican Dry Forest: A Comparison of Howler and Capuchin Population Patterns. </w:t>
      </w:r>
      <w:r w:rsidRPr="00BF7674">
        <w:rPr>
          <w:rFonts w:ascii="Arial" w:hAnsi="Arial" w:cs="Arial"/>
          <w:i/>
          <w:iCs/>
        </w:rPr>
        <w:t>International Journal of Primatology</w:t>
      </w:r>
      <w:r w:rsidRPr="00BF7674">
        <w:rPr>
          <w:rFonts w:ascii="Arial" w:hAnsi="Arial" w:cs="Arial"/>
        </w:rPr>
        <w:t xml:space="preserve"> </w:t>
      </w:r>
      <w:r w:rsidRPr="00BF7674">
        <w:rPr>
          <w:rFonts w:ascii="Arial" w:hAnsi="Arial" w:cs="Arial"/>
          <w:b/>
          <w:bCs/>
        </w:rPr>
        <w:t>22</w:t>
      </w:r>
      <w:r w:rsidRPr="00BF7674">
        <w:rPr>
          <w:rFonts w:ascii="Arial" w:hAnsi="Arial" w:cs="Arial"/>
        </w:rPr>
        <w:t>, (2001).</w:t>
      </w:r>
    </w:p>
    <w:p w14:paraId="42AFDC0A" w14:textId="77777777" w:rsidR="002076A9" w:rsidRPr="00BF7674" w:rsidRDefault="002076A9" w:rsidP="002076A9">
      <w:pPr>
        <w:pStyle w:val="Bibliography"/>
        <w:rPr>
          <w:rFonts w:ascii="Arial" w:hAnsi="Arial" w:cs="Arial"/>
        </w:rPr>
      </w:pPr>
      <w:r w:rsidRPr="00BF7674">
        <w:rPr>
          <w:rFonts w:ascii="Arial" w:hAnsi="Arial" w:cs="Arial"/>
        </w:rPr>
        <w:t>34.</w:t>
      </w:r>
      <w:r w:rsidRPr="00BF7674">
        <w:rPr>
          <w:rFonts w:ascii="Arial" w:hAnsi="Arial" w:cs="Arial"/>
        </w:rPr>
        <w:tab/>
        <w:t xml:space="preserve">The Specialist Capuchin? Using Ecological Niche Models to Compare Niche Breadth in Mesoamerican Primates. in </w:t>
      </w:r>
      <w:r w:rsidRPr="00BF7674">
        <w:rPr>
          <w:rFonts w:ascii="Arial" w:hAnsi="Arial" w:cs="Arial"/>
          <w:i/>
          <w:iCs/>
        </w:rPr>
        <w:t>Primate Life Histories, Sex Roles, and Adaptability: Essays in Honour of Linda M. Fedigan</w:t>
      </w:r>
      <w:r w:rsidRPr="00BF7674">
        <w:rPr>
          <w:rFonts w:ascii="Arial" w:hAnsi="Arial" w:cs="Arial"/>
        </w:rPr>
        <w:t xml:space="preserve"> (eds Johnson, S. E. &amp; Kerry, A. B.) (Springer International Publishing, Cham, 2018). doi:10.1007/978-3-319-98285-4.</w:t>
      </w:r>
    </w:p>
    <w:p w14:paraId="6F9942EC" w14:textId="77777777" w:rsidR="002076A9" w:rsidRPr="00BF7674" w:rsidRDefault="002076A9" w:rsidP="002076A9">
      <w:pPr>
        <w:pStyle w:val="Bibliography"/>
        <w:rPr>
          <w:rFonts w:ascii="Arial" w:hAnsi="Arial" w:cs="Arial"/>
        </w:rPr>
      </w:pPr>
      <w:r w:rsidRPr="00BF7674">
        <w:rPr>
          <w:rFonts w:ascii="Arial" w:hAnsi="Arial" w:cs="Arial"/>
        </w:rPr>
        <w:t>35.</w:t>
      </w:r>
      <w:r w:rsidRPr="00BF7674">
        <w:rPr>
          <w:rFonts w:ascii="Arial" w:hAnsi="Arial" w:cs="Arial"/>
        </w:rPr>
        <w:tab/>
        <w:t xml:space="preserve">Bestion, E. </w:t>
      </w:r>
      <w:r w:rsidRPr="00BF7674">
        <w:rPr>
          <w:rFonts w:ascii="Arial" w:hAnsi="Arial" w:cs="Arial"/>
          <w:i/>
          <w:iCs/>
        </w:rPr>
        <w:t>et al.</w:t>
      </w:r>
      <w:r w:rsidRPr="00BF7674">
        <w:rPr>
          <w:rFonts w:ascii="Arial" w:hAnsi="Arial" w:cs="Arial"/>
        </w:rPr>
        <w:t xml:space="preserve"> Climate warming reduces gut microbiota diversity in a vertebrate ectotherm. </w:t>
      </w:r>
      <w:r w:rsidRPr="00BF7674">
        <w:rPr>
          <w:rFonts w:ascii="Arial" w:hAnsi="Arial" w:cs="Arial"/>
          <w:i/>
          <w:iCs/>
        </w:rPr>
        <w:t>Nat Ecol Evol</w:t>
      </w:r>
      <w:r w:rsidRPr="00BF7674">
        <w:rPr>
          <w:rFonts w:ascii="Arial" w:hAnsi="Arial" w:cs="Arial"/>
        </w:rPr>
        <w:t xml:space="preserve"> </w:t>
      </w:r>
      <w:r w:rsidRPr="00BF7674">
        <w:rPr>
          <w:rFonts w:ascii="Arial" w:hAnsi="Arial" w:cs="Arial"/>
          <w:b/>
          <w:bCs/>
        </w:rPr>
        <w:t>1</w:t>
      </w:r>
      <w:r w:rsidRPr="00BF7674">
        <w:rPr>
          <w:rFonts w:ascii="Arial" w:hAnsi="Arial" w:cs="Arial"/>
        </w:rPr>
        <w:t>, 1–3 (2017).</w:t>
      </w:r>
    </w:p>
    <w:p w14:paraId="65A94906" w14:textId="77777777" w:rsidR="002076A9" w:rsidRPr="00BF7674" w:rsidRDefault="002076A9" w:rsidP="002076A9">
      <w:pPr>
        <w:pStyle w:val="Bibliography"/>
        <w:rPr>
          <w:rFonts w:ascii="Arial" w:hAnsi="Arial" w:cs="Arial"/>
        </w:rPr>
      </w:pPr>
      <w:r w:rsidRPr="00BF7674">
        <w:rPr>
          <w:rFonts w:ascii="Arial" w:hAnsi="Arial" w:cs="Arial"/>
        </w:rPr>
        <w:lastRenderedPageBreak/>
        <w:t>36.</w:t>
      </w:r>
      <w:r w:rsidRPr="00BF7674">
        <w:rPr>
          <w:rFonts w:ascii="Arial" w:hAnsi="Arial" w:cs="Arial"/>
        </w:rPr>
        <w:tab/>
        <w:t>Shi, N., He, M., Lin, Z., Kang, X. &amp; Wu, Z. Climate warming induces age-specific gut microbiota alterations and functional metagenomic changes in captive crocodile lizards (</w:t>
      </w:r>
      <w:r w:rsidRPr="00BF7674">
        <w:rPr>
          <w:rFonts w:ascii="Arial" w:hAnsi="Arial" w:cs="Arial"/>
          <w:i/>
          <w:iCs/>
        </w:rPr>
        <w:t>Shinisaurus crocodilurus</w:t>
      </w:r>
      <w:r w:rsidRPr="00BF7674">
        <w:rPr>
          <w:rFonts w:ascii="Arial" w:hAnsi="Arial" w:cs="Arial"/>
        </w:rPr>
        <w:t xml:space="preserve">). </w:t>
      </w:r>
      <w:r w:rsidRPr="00BF7674">
        <w:rPr>
          <w:rFonts w:ascii="Arial" w:hAnsi="Arial" w:cs="Arial"/>
          <w:i/>
          <w:iCs/>
        </w:rPr>
        <w:t>Global Ecology and Conservation</w:t>
      </w:r>
      <w:r w:rsidRPr="00BF7674">
        <w:rPr>
          <w:rFonts w:ascii="Arial" w:hAnsi="Arial" w:cs="Arial"/>
        </w:rPr>
        <w:t xml:space="preserve"> </w:t>
      </w:r>
      <w:r w:rsidRPr="00BF7674">
        <w:rPr>
          <w:rFonts w:ascii="Arial" w:hAnsi="Arial" w:cs="Arial"/>
          <w:b/>
          <w:bCs/>
        </w:rPr>
        <w:t>63</w:t>
      </w:r>
      <w:r w:rsidRPr="00BF7674">
        <w:rPr>
          <w:rFonts w:ascii="Arial" w:hAnsi="Arial" w:cs="Arial"/>
        </w:rPr>
        <w:t>, e03905 (2025).</w:t>
      </w:r>
    </w:p>
    <w:p w14:paraId="2A635D99" w14:textId="77777777" w:rsidR="002076A9" w:rsidRPr="00BF7674" w:rsidRDefault="002076A9" w:rsidP="002076A9">
      <w:pPr>
        <w:pStyle w:val="Bibliography"/>
        <w:rPr>
          <w:rFonts w:ascii="Arial" w:hAnsi="Arial" w:cs="Arial"/>
        </w:rPr>
      </w:pPr>
      <w:r w:rsidRPr="00BF7674">
        <w:rPr>
          <w:rFonts w:ascii="Arial" w:hAnsi="Arial" w:cs="Arial"/>
        </w:rPr>
        <w:t>37.</w:t>
      </w:r>
      <w:r w:rsidRPr="00BF7674">
        <w:rPr>
          <w:rFonts w:ascii="Arial" w:hAnsi="Arial" w:cs="Arial"/>
        </w:rPr>
        <w:tab/>
        <w:t xml:space="preserve">He, J. </w:t>
      </w:r>
      <w:r w:rsidRPr="00BF7674">
        <w:rPr>
          <w:rFonts w:ascii="Arial" w:hAnsi="Arial" w:cs="Arial"/>
          <w:i/>
          <w:iCs/>
        </w:rPr>
        <w:t>et al.</w:t>
      </w:r>
      <w:r w:rsidRPr="00BF7674">
        <w:rPr>
          <w:rFonts w:ascii="Arial" w:hAnsi="Arial" w:cs="Arial"/>
        </w:rPr>
        <w:t xml:space="preserve"> Associations of Gut Microbiota With Heat Stress-Induced Changes of Growth, Fat Deposition, Intestinal Morphology, and Antioxidant Capacity in Ducks. </w:t>
      </w:r>
      <w:r w:rsidRPr="00BF7674">
        <w:rPr>
          <w:rFonts w:ascii="Arial" w:hAnsi="Arial" w:cs="Arial"/>
          <w:i/>
          <w:iCs/>
        </w:rPr>
        <w:t>Front. Microbiol.</w:t>
      </w:r>
      <w:r w:rsidRPr="00BF7674">
        <w:rPr>
          <w:rFonts w:ascii="Arial" w:hAnsi="Arial" w:cs="Arial"/>
        </w:rPr>
        <w:t xml:space="preserve"> </w:t>
      </w:r>
      <w:r w:rsidRPr="00BF7674">
        <w:rPr>
          <w:rFonts w:ascii="Arial" w:hAnsi="Arial" w:cs="Arial"/>
          <w:b/>
          <w:bCs/>
        </w:rPr>
        <w:t>10</w:t>
      </w:r>
      <w:r w:rsidRPr="00BF7674">
        <w:rPr>
          <w:rFonts w:ascii="Arial" w:hAnsi="Arial" w:cs="Arial"/>
        </w:rPr>
        <w:t>, (2019).</w:t>
      </w:r>
    </w:p>
    <w:p w14:paraId="410A7812" w14:textId="77777777" w:rsidR="002076A9" w:rsidRPr="00BF7674" w:rsidRDefault="002076A9" w:rsidP="002076A9">
      <w:pPr>
        <w:pStyle w:val="Bibliography"/>
        <w:rPr>
          <w:rFonts w:ascii="Arial" w:hAnsi="Arial" w:cs="Arial"/>
        </w:rPr>
      </w:pPr>
      <w:r w:rsidRPr="00BF7674">
        <w:rPr>
          <w:rFonts w:ascii="Arial" w:hAnsi="Arial" w:cs="Arial"/>
        </w:rPr>
        <w:t>38.</w:t>
      </w:r>
      <w:r w:rsidRPr="00BF7674">
        <w:rPr>
          <w:rFonts w:ascii="Arial" w:hAnsi="Arial" w:cs="Arial"/>
        </w:rPr>
        <w:tab/>
        <w:t xml:space="preserve">Mukhopadhya, I. &amp; Louis, P. Gut microbiota-derived short-chain fatty acids and their role in human health and disease. </w:t>
      </w:r>
      <w:r w:rsidRPr="00BF7674">
        <w:rPr>
          <w:rFonts w:ascii="Arial" w:hAnsi="Arial" w:cs="Arial"/>
          <w:i/>
          <w:iCs/>
        </w:rPr>
        <w:t>Nat Rev Microbiol</w:t>
      </w:r>
      <w:r w:rsidRPr="00BF7674">
        <w:rPr>
          <w:rFonts w:ascii="Arial" w:hAnsi="Arial" w:cs="Arial"/>
        </w:rPr>
        <w:t xml:space="preserve"> </w:t>
      </w:r>
      <w:r w:rsidRPr="00BF7674">
        <w:rPr>
          <w:rFonts w:ascii="Arial" w:hAnsi="Arial" w:cs="Arial"/>
          <w:b/>
          <w:bCs/>
        </w:rPr>
        <w:t>23</w:t>
      </w:r>
      <w:r w:rsidRPr="00BF7674">
        <w:rPr>
          <w:rFonts w:ascii="Arial" w:hAnsi="Arial" w:cs="Arial"/>
        </w:rPr>
        <w:t>, 635–651 (2025).</w:t>
      </w:r>
    </w:p>
    <w:p w14:paraId="49AD1AF0" w14:textId="77777777" w:rsidR="002076A9" w:rsidRPr="00BF7674" w:rsidRDefault="002076A9" w:rsidP="002076A9">
      <w:pPr>
        <w:pStyle w:val="Bibliography"/>
        <w:rPr>
          <w:rFonts w:ascii="Arial" w:hAnsi="Arial" w:cs="Arial"/>
        </w:rPr>
      </w:pPr>
      <w:r w:rsidRPr="00BF7674">
        <w:rPr>
          <w:rFonts w:ascii="Arial" w:hAnsi="Arial" w:cs="Arial"/>
        </w:rPr>
        <w:t>39.</w:t>
      </w:r>
      <w:r w:rsidRPr="00BF7674">
        <w:rPr>
          <w:rFonts w:ascii="Arial" w:hAnsi="Arial" w:cs="Arial"/>
        </w:rPr>
        <w:tab/>
        <w:t xml:space="preserve">Kaakoush, N. O., Castaño-Rodríguez, N., Mitchell, H. M. &amp; Man, S. M. Global Epidemiology of Campylobacter Infection. </w:t>
      </w:r>
      <w:r w:rsidRPr="00BF7674">
        <w:rPr>
          <w:rFonts w:ascii="Arial" w:hAnsi="Arial" w:cs="Arial"/>
          <w:i/>
          <w:iCs/>
        </w:rPr>
        <w:t>Clinical Microbiology Reviews</w:t>
      </w:r>
      <w:r w:rsidRPr="00BF7674">
        <w:rPr>
          <w:rFonts w:ascii="Arial" w:hAnsi="Arial" w:cs="Arial"/>
        </w:rPr>
        <w:t xml:space="preserve"> </w:t>
      </w:r>
      <w:r w:rsidRPr="00BF7674">
        <w:rPr>
          <w:rFonts w:ascii="Arial" w:hAnsi="Arial" w:cs="Arial"/>
          <w:b/>
          <w:bCs/>
        </w:rPr>
        <w:t>28</w:t>
      </w:r>
      <w:r w:rsidRPr="00BF7674">
        <w:rPr>
          <w:rFonts w:ascii="Arial" w:hAnsi="Arial" w:cs="Arial"/>
        </w:rPr>
        <w:t>, 687–720 (2015).</w:t>
      </w:r>
    </w:p>
    <w:p w14:paraId="10EF3F35" w14:textId="77777777" w:rsidR="002076A9" w:rsidRPr="00BF7674" w:rsidRDefault="002076A9" w:rsidP="002076A9">
      <w:pPr>
        <w:pStyle w:val="Bibliography"/>
        <w:rPr>
          <w:rFonts w:ascii="Arial" w:hAnsi="Arial" w:cs="Arial"/>
        </w:rPr>
      </w:pPr>
      <w:r w:rsidRPr="00BF7674">
        <w:rPr>
          <w:rFonts w:ascii="Arial" w:hAnsi="Arial" w:cs="Arial"/>
        </w:rPr>
        <w:t>40.</w:t>
      </w:r>
      <w:r w:rsidRPr="00BF7674">
        <w:rPr>
          <w:rFonts w:ascii="Arial" w:hAnsi="Arial" w:cs="Arial"/>
        </w:rPr>
        <w:tab/>
        <w:t xml:space="preserve">Chu, S. H., Lim, J. W., Kim, K. H. &amp; Kim, H. NF-κB and Bcl-2 in Helicobacter pylori-Induced Apoptosis in Gastric Epithelial Cells. </w:t>
      </w:r>
      <w:r w:rsidRPr="00BF7674">
        <w:rPr>
          <w:rFonts w:ascii="Arial" w:hAnsi="Arial" w:cs="Arial"/>
          <w:i/>
          <w:iCs/>
        </w:rPr>
        <w:t>Annals of the New York Academy of Sciences</w:t>
      </w:r>
      <w:r w:rsidRPr="00BF7674">
        <w:rPr>
          <w:rFonts w:ascii="Arial" w:hAnsi="Arial" w:cs="Arial"/>
        </w:rPr>
        <w:t xml:space="preserve"> </w:t>
      </w:r>
      <w:r w:rsidRPr="00BF7674">
        <w:rPr>
          <w:rFonts w:ascii="Arial" w:hAnsi="Arial" w:cs="Arial"/>
          <w:b/>
          <w:bCs/>
        </w:rPr>
        <w:t>1010</w:t>
      </w:r>
      <w:r w:rsidRPr="00BF7674">
        <w:rPr>
          <w:rFonts w:ascii="Arial" w:hAnsi="Arial" w:cs="Arial"/>
        </w:rPr>
        <w:t>, 568–572 (2003).</w:t>
      </w:r>
    </w:p>
    <w:p w14:paraId="45589BCF" w14:textId="77777777" w:rsidR="002076A9" w:rsidRPr="00BF7674" w:rsidRDefault="002076A9" w:rsidP="002076A9">
      <w:pPr>
        <w:pStyle w:val="Bibliography"/>
        <w:rPr>
          <w:rFonts w:ascii="Arial" w:hAnsi="Arial" w:cs="Arial"/>
        </w:rPr>
      </w:pPr>
      <w:r w:rsidRPr="00BF7674">
        <w:rPr>
          <w:rFonts w:ascii="Arial" w:hAnsi="Arial" w:cs="Arial"/>
        </w:rPr>
        <w:t>41.</w:t>
      </w:r>
      <w:r w:rsidRPr="00BF7674">
        <w:rPr>
          <w:rFonts w:ascii="Arial" w:hAnsi="Arial" w:cs="Arial"/>
        </w:rPr>
        <w:tab/>
        <w:t xml:space="preserve">Tailford, L. E., Crost, E. H., Kavanaugh, D. &amp; Juge, N. Mucin glycan foraging in the human gut microbiome. </w:t>
      </w:r>
      <w:r w:rsidRPr="00BF7674">
        <w:rPr>
          <w:rFonts w:ascii="Arial" w:hAnsi="Arial" w:cs="Arial"/>
          <w:i/>
          <w:iCs/>
        </w:rPr>
        <w:t>Front. Genet.</w:t>
      </w:r>
      <w:r w:rsidRPr="00BF7674">
        <w:rPr>
          <w:rFonts w:ascii="Arial" w:hAnsi="Arial" w:cs="Arial"/>
        </w:rPr>
        <w:t xml:space="preserve"> </w:t>
      </w:r>
      <w:r w:rsidRPr="00BF7674">
        <w:rPr>
          <w:rFonts w:ascii="Arial" w:hAnsi="Arial" w:cs="Arial"/>
          <w:b/>
          <w:bCs/>
        </w:rPr>
        <w:t>6</w:t>
      </w:r>
      <w:r w:rsidRPr="00BF7674">
        <w:rPr>
          <w:rFonts w:ascii="Arial" w:hAnsi="Arial" w:cs="Arial"/>
        </w:rPr>
        <w:t>, (2015).</w:t>
      </w:r>
    </w:p>
    <w:p w14:paraId="735E3FF1" w14:textId="77777777" w:rsidR="002076A9" w:rsidRPr="00BF7674" w:rsidRDefault="002076A9" w:rsidP="002076A9">
      <w:pPr>
        <w:pStyle w:val="Bibliography"/>
        <w:rPr>
          <w:rFonts w:ascii="Arial" w:hAnsi="Arial" w:cs="Arial"/>
        </w:rPr>
      </w:pPr>
      <w:r w:rsidRPr="00BF7674">
        <w:rPr>
          <w:rFonts w:ascii="Arial" w:hAnsi="Arial" w:cs="Arial"/>
        </w:rPr>
        <w:t>42.</w:t>
      </w:r>
      <w:r w:rsidRPr="00BF7674">
        <w:rPr>
          <w:rFonts w:ascii="Arial" w:hAnsi="Arial" w:cs="Arial"/>
        </w:rPr>
        <w:tab/>
        <w:t xml:space="preserve">Flint, H. J., Scott ,Karen P., Duncan ,Sylvia H., Louis ,Petra &amp; and Forano, E. Microbial degradation of complex carbohydrates in the gut. </w:t>
      </w:r>
      <w:r w:rsidRPr="00BF7674">
        <w:rPr>
          <w:rFonts w:ascii="Arial" w:hAnsi="Arial" w:cs="Arial"/>
          <w:i/>
          <w:iCs/>
        </w:rPr>
        <w:t>Gut Microbes</w:t>
      </w:r>
      <w:r w:rsidRPr="00BF7674">
        <w:rPr>
          <w:rFonts w:ascii="Arial" w:hAnsi="Arial" w:cs="Arial"/>
        </w:rPr>
        <w:t xml:space="preserve"> </w:t>
      </w:r>
      <w:r w:rsidRPr="00BF7674">
        <w:rPr>
          <w:rFonts w:ascii="Arial" w:hAnsi="Arial" w:cs="Arial"/>
          <w:b/>
          <w:bCs/>
        </w:rPr>
        <w:t>3</w:t>
      </w:r>
      <w:r w:rsidRPr="00BF7674">
        <w:rPr>
          <w:rFonts w:ascii="Arial" w:hAnsi="Arial" w:cs="Arial"/>
        </w:rPr>
        <w:t>, 289–306 (2012).</w:t>
      </w:r>
    </w:p>
    <w:p w14:paraId="01C80866" w14:textId="77777777" w:rsidR="002076A9" w:rsidRPr="00BF7674" w:rsidRDefault="002076A9" w:rsidP="002076A9">
      <w:pPr>
        <w:pStyle w:val="Bibliography"/>
        <w:rPr>
          <w:rFonts w:ascii="Arial" w:hAnsi="Arial" w:cs="Arial"/>
        </w:rPr>
      </w:pPr>
      <w:r w:rsidRPr="00BF7674">
        <w:rPr>
          <w:rFonts w:ascii="Arial" w:hAnsi="Arial" w:cs="Arial"/>
        </w:rPr>
        <w:t>43.</w:t>
      </w:r>
      <w:r w:rsidRPr="00BF7674">
        <w:rPr>
          <w:rFonts w:ascii="Arial" w:hAnsi="Arial" w:cs="Arial"/>
        </w:rPr>
        <w:tab/>
        <w:t xml:space="preserve">Hooper, L. V., Midtvedt, T. &amp; Gordon, J. I. How host-microbial interactions shape the nutrient environment of the mammalian intestine. </w:t>
      </w:r>
      <w:r w:rsidRPr="00BF7674">
        <w:rPr>
          <w:rFonts w:ascii="Arial" w:hAnsi="Arial" w:cs="Arial"/>
          <w:i/>
          <w:iCs/>
        </w:rPr>
        <w:t>Annual Review of Nutrition</w:t>
      </w:r>
      <w:r w:rsidRPr="00BF7674">
        <w:rPr>
          <w:rFonts w:ascii="Arial" w:hAnsi="Arial" w:cs="Arial"/>
        </w:rPr>
        <w:t xml:space="preserve"> </w:t>
      </w:r>
      <w:r w:rsidRPr="00BF7674">
        <w:rPr>
          <w:rFonts w:ascii="Arial" w:hAnsi="Arial" w:cs="Arial"/>
          <w:b/>
          <w:bCs/>
        </w:rPr>
        <w:t>22</w:t>
      </w:r>
      <w:r w:rsidRPr="00BF7674">
        <w:rPr>
          <w:rFonts w:ascii="Arial" w:hAnsi="Arial" w:cs="Arial"/>
        </w:rPr>
        <w:t>, 283–307 (2002).</w:t>
      </w:r>
    </w:p>
    <w:p w14:paraId="71F6F0AB" w14:textId="77777777" w:rsidR="002076A9" w:rsidRPr="00BF7674" w:rsidRDefault="002076A9" w:rsidP="002076A9">
      <w:pPr>
        <w:pStyle w:val="Bibliography"/>
        <w:rPr>
          <w:rFonts w:ascii="Arial" w:hAnsi="Arial" w:cs="Arial"/>
        </w:rPr>
      </w:pPr>
      <w:r w:rsidRPr="00BF7674">
        <w:rPr>
          <w:rFonts w:ascii="Arial" w:hAnsi="Arial" w:cs="Arial"/>
        </w:rPr>
        <w:lastRenderedPageBreak/>
        <w:t>44.</w:t>
      </w:r>
      <w:r w:rsidRPr="00BF7674">
        <w:rPr>
          <w:rFonts w:ascii="Arial" w:hAnsi="Arial" w:cs="Arial"/>
        </w:rPr>
        <w:tab/>
        <w:t xml:space="preserve">Mansilla, M. C., Cybulski, L. E., Albanesi, D. &amp; de Mendoza, D. Control of Membrane Lipid Fluidity by Molecular Thermosensors. </w:t>
      </w:r>
      <w:r w:rsidRPr="00BF7674">
        <w:rPr>
          <w:rFonts w:ascii="Arial" w:hAnsi="Arial" w:cs="Arial"/>
          <w:i/>
          <w:iCs/>
        </w:rPr>
        <w:t>Journal of Bacteriology</w:t>
      </w:r>
      <w:r w:rsidRPr="00BF7674">
        <w:rPr>
          <w:rFonts w:ascii="Arial" w:hAnsi="Arial" w:cs="Arial"/>
        </w:rPr>
        <w:t xml:space="preserve"> </w:t>
      </w:r>
      <w:r w:rsidRPr="00BF7674">
        <w:rPr>
          <w:rFonts w:ascii="Arial" w:hAnsi="Arial" w:cs="Arial"/>
          <w:b/>
          <w:bCs/>
        </w:rPr>
        <w:t>186</w:t>
      </w:r>
      <w:r w:rsidRPr="00BF7674">
        <w:rPr>
          <w:rFonts w:ascii="Arial" w:hAnsi="Arial" w:cs="Arial"/>
        </w:rPr>
        <w:t>, 6681–6688 (2004).</w:t>
      </w:r>
    </w:p>
    <w:p w14:paraId="297BB222" w14:textId="77777777" w:rsidR="002076A9" w:rsidRPr="00BF7674" w:rsidRDefault="002076A9" w:rsidP="002076A9">
      <w:pPr>
        <w:pStyle w:val="Bibliography"/>
        <w:rPr>
          <w:rFonts w:ascii="Arial" w:hAnsi="Arial" w:cs="Arial"/>
        </w:rPr>
      </w:pPr>
      <w:r w:rsidRPr="00BF7674">
        <w:rPr>
          <w:rFonts w:ascii="Arial" w:hAnsi="Arial" w:cs="Arial"/>
        </w:rPr>
        <w:t>45.</w:t>
      </w:r>
      <w:r w:rsidRPr="00BF7674">
        <w:rPr>
          <w:rFonts w:ascii="Arial" w:hAnsi="Arial" w:cs="Arial"/>
        </w:rPr>
        <w:tab/>
        <w:t xml:space="preserve">Raetz, C. R. H. &amp; Whitfield, C. Lipopolysaccharide endotoxins. </w:t>
      </w:r>
      <w:r w:rsidRPr="00BF7674">
        <w:rPr>
          <w:rFonts w:ascii="Arial" w:hAnsi="Arial" w:cs="Arial"/>
          <w:i/>
          <w:iCs/>
        </w:rPr>
        <w:t>Annual Review of Biochemistry</w:t>
      </w:r>
      <w:r w:rsidRPr="00BF7674">
        <w:rPr>
          <w:rFonts w:ascii="Arial" w:hAnsi="Arial" w:cs="Arial"/>
        </w:rPr>
        <w:t xml:space="preserve"> </w:t>
      </w:r>
      <w:r w:rsidRPr="00BF7674">
        <w:rPr>
          <w:rFonts w:ascii="Arial" w:hAnsi="Arial" w:cs="Arial"/>
          <w:b/>
          <w:bCs/>
        </w:rPr>
        <w:t>71</w:t>
      </w:r>
      <w:r w:rsidRPr="00BF7674">
        <w:rPr>
          <w:rFonts w:ascii="Arial" w:hAnsi="Arial" w:cs="Arial"/>
        </w:rPr>
        <w:t>, 635 (2002).</w:t>
      </w:r>
    </w:p>
    <w:p w14:paraId="096D7CE0" w14:textId="77777777" w:rsidR="002076A9" w:rsidRPr="00BF7674" w:rsidRDefault="002076A9" w:rsidP="002076A9">
      <w:pPr>
        <w:pStyle w:val="Bibliography"/>
        <w:rPr>
          <w:rFonts w:ascii="Arial" w:hAnsi="Arial" w:cs="Arial"/>
        </w:rPr>
      </w:pPr>
      <w:r w:rsidRPr="00BF7674">
        <w:rPr>
          <w:rFonts w:ascii="Arial" w:hAnsi="Arial" w:cs="Arial"/>
        </w:rPr>
        <w:t>46.</w:t>
      </w:r>
      <w:r w:rsidRPr="00BF7674">
        <w:rPr>
          <w:rFonts w:ascii="Arial" w:hAnsi="Arial" w:cs="Arial"/>
        </w:rPr>
        <w:tab/>
        <w:t xml:space="preserve">Paone, P. &amp; Cani, P. D. Mucus barrier, mucins and gut microbiota: the expected slimy partners? </w:t>
      </w:r>
      <w:r w:rsidRPr="00BF7674">
        <w:rPr>
          <w:rFonts w:ascii="Arial" w:hAnsi="Arial" w:cs="Arial"/>
          <w:i/>
          <w:iCs/>
        </w:rPr>
        <w:t>Gut</w:t>
      </w:r>
      <w:r w:rsidRPr="00BF7674">
        <w:rPr>
          <w:rFonts w:ascii="Arial" w:hAnsi="Arial" w:cs="Arial"/>
        </w:rPr>
        <w:t xml:space="preserve"> </w:t>
      </w:r>
      <w:r w:rsidRPr="00BF7674">
        <w:rPr>
          <w:rFonts w:ascii="Arial" w:hAnsi="Arial" w:cs="Arial"/>
          <w:b/>
          <w:bCs/>
        </w:rPr>
        <w:t>69</w:t>
      </w:r>
      <w:r w:rsidRPr="00BF7674">
        <w:rPr>
          <w:rFonts w:ascii="Arial" w:hAnsi="Arial" w:cs="Arial"/>
        </w:rPr>
        <w:t>, 2232–2243 (2020).</w:t>
      </w:r>
    </w:p>
    <w:p w14:paraId="485C4B88" w14:textId="77777777" w:rsidR="002076A9" w:rsidRPr="00BF7674" w:rsidRDefault="002076A9" w:rsidP="002076A9">
      <w:pPr>
        <w:pStyle w:val="Bibliography"/>
        <w:rPr>
          <w:rFonts w:ascii="Arial" w:hAnsi="Arial" w:cs="Arial"/>
        </w:rPr>
      </w:pPr>
      <w:r w:rsidRPr="00BF7674">
        <w:rPr>
          <w:rFonts w:ascii="Arial" w:hAnsi="Arial" w:cs="Arial"/>
        </w:rPr>
        <w:t>47.</w:t>
      </w:r>
      <w:r w:rsidRPr="00BF7674">
        <w:rPr>
          <w:rFonts w:ascii="Arial" w:hAnsi="Arial" w:cs="Arial"/>
        </w:rPr>
        <w:tab/>
        <w:t xml:space="preserve">Fang, X., Guo, Y., Huang, J. &amp; Zhang, M. Polyamines as a Universal Language of Host–Microbiota Symbiosis. </w:t>
      </w:r>
      <w:r w:rsidRPr="00BF7674">
        <w:rPr>
          <w:rFonts w:ascii="Arial" w:hAnsi="Arial" w:cs="Arial"/>
          <w:i/>
          <w:iCs/>
        </w:rPr>
        <w:t>Research</w:t>
      </w:r>
      <w:r w:rsidRPr="00BF7674">
        <w:rPr>
          <w:rFonts w:ascii="Arial" w:hAnsi="Arial" w:cs="Arial"/>
        </w:rPr>
        <w:t xml:space="preserve"> </w:t>
      </w:r>
      <w:r w:rsidRPr="00BF7674">
        <w:rPr>
          <w:rFonts w:ascii="Arial" w:hAnsi="Arial" w:cs="Arial"/>
          <w:b/>
          <w:bCs/>
        </w:rPr>
        <w:t>9</w:t>
      </w:r>
      <w:r w:rsidRPr="00BF7674">
        <w:rPr>
          <w:rFonts w:ascii="Arial" w:hAnsi="Arial" w:cs="Arial"/>
        </w:rPr>
        <w:t>, 1184 (2026).</w:t>
      </w:r>
    </w:p>
    <w:p w14:paraId="17CA760D" w14:textId="77777777" w:rsidR="002076A9" w:rsidRPr="00BF7674" w:rsidRDefault="002076A9" w:rsidP="002076A9">
      <w:pPr>
        <w:pStyle w:val="Bibliography"/>
        <w:rPr>
          <w:rFonts w:ascii="Arial" w:hAnsi="Arial" w:cs="Arial"/>
        </w:rPr>
      </w:pPr>
      <w:r w:rsidRPr="00BF7674">
        <w:rPr>
          <w:rFonts w:ascii="Arial" w:hAnsi="Arial" w:cs="Arial"/>
        </w:rPr>
        <w:t>48.</w:t>
      </w:r>
      <w:r w:rsidRPr="00BF7674">
        <w:rPr>
          <w:rFonts w:ascii="Arial" w:hAnsi="Arial" w:cs="Arial"/>
        </w:rPr>
        <w:tab/>
        <w:t xml:space="preserve">Nakamura, A. &amp; Matsumoto, M. Role of polyamines in intestinal mucosal barrier function. </w:t>
      </w:r>
      <w:r w:rsidRPr="00BF7674">
        <w:rPr>
          <w:rFonts w:ascii="Arial" w:hAnsi="Arial" w:cs="Arial"/>
          <w:i/>
          <w:iCs/>
        </w:rPr>
        <w:t>Semin Immunopathol</w:t>
      </w:r>
      <w:r w:rsidRPr="00BF7674">
        <w:rPr>
          <w:rFonts w:ascii="Arial" w:hAnsi="Arial" w:cs="Arial"/>
        </w:rPr>
        <w:t xml:space="preserve"> </w:t>
      </w:r>
      <w:r w:rsidRPr="00BF7674">
        <w:rPr>
          <w:rFonts w:ascii="Arial" w:hAnsi="Arial" w:cs="Arial"/>
          <w:b/>
          <w:bCs/>
        </w:rPr>
        <w:t>47</w:t>
      </w:r>
      <w:r w:rsidRPr="00BF7674">
        <w:rPr>
          <w:rFonts w:ascii="Arial" w:hAnsi="Arial" w:cs="Arial"/>
        </w:rPr>
        <w:t>, 9 (2025).</w:t>
      </w:r>
    </w:p>
    <w:p w14:paraId="4D1F9BCD" w14:textId="77777777" w:rsidR="002076A9" w:rsidRPr="00BF7674" w:rsidRDefault="002076A9" w:rsidP="002076A9">
      <w:pPr>
        <w:pStyle w:val="Bibliography"/>
        <w:rPr>
          <w:rFonts w:ascii="Arial" w:hAnsi="Arial" w:cs="Arial"/>
        </w:rPr>
      </w:pPr>
      <w:r w:rsidRPr="00BF7674">
        <w:rPr>
          <w:rFonts w:ascii="Arial" w:hAnsi="Arial" w:cs="Arial"/>
        </w:rPr>
        <w:t>49.</w:t>
      </w:r>
      <w:r w:rsidRPr="00BF7674">
        <w:rPr>
          <w:rFonts w:ascii="Arial" w:hAnsi="Arial" w:cs="Arial"/>
        </w:rPr>
        <w:tab/>
        <w:t xml:space="preserve">LeBlanc, J. G. </w:t>
      </w:r>
      <w:r w:rsidRPr="00BF7674">
        <w:rPr>
          <w:rFonts w:ascii="Arial" w:hAnsi="Arial" w:cs="Arial"/>
          <w:i/>
          <w:iCs/>
        </w:rPr>
        <w:t>et al.</w:t>
      </w:r>
      <w:r w:rsidRPr="00BF7674">
        <w:rPr>
          <w:rFonts w:ascii="Arial" w:hAnsi="Arial" w:cs="Arial"/>
        </w:rPr>
        <w:t xml:space="preserve"> B</w:t>
      </w:r>
      <w:r w:rsidRPr="00BF7674">
        <w:rPr>
          <w:rFonts w:ascii="Cambria Math" w:hAnsi="Cambria Math" w:cs="Cambria Math"/>
        </w:rPr>
        <w:t>‐</w:t>
      </w:r>
      <w:r w:rsidRPr="00BF7674">
        <w:rPr>
          <w:rFonts w:ascii="Arial" w:hAnsi="Arial" w:cs="Arial"/>
        </w:rPr>
        <w:t xml:space="preserve">Group vitamin production by lactic acid bacteria – current knowledge and potential applications. </w:t>
      </w:r>
      <w:r w:rsidRPr="00BF7674">
        <w:rPr>
          <w:rFonts w:ascii="Arial" w:hAnsi="Arial" w:cs="Arial"/>
          <w:i/>
          <w:iCs/>
        </w:rPr>
        <w:t>Journal of Applied Microbiology</w:t>
      </w:r>
      <w:r w:rsidRPr="00BF7674">
        <w:rPr>
          <w:rFonts w:ascii="Arial" w:hAnsi="Arial" w:cs="Arial"/>
        </w:rPr>
        <w:t xml:space="preserve"> </w:t>
      </w:r>
      <w:r w:rsidRPr="00BF7674">
        <w:rPr>
          <w:rFonts w:ascii="Arial" w:hAnsi="Arial" w:cs="Arial"/>
          <w:b/>
          <w:bCs/>
        </w:rPr>
        <w:t>111</w:t>
      </w:r>
      <w:r w:rsidRPr="00BF7674">
        <w:rPr>
          <w:rFonts w:ascii="Arial" w:hAnsi="Arial" w:cs="Arial"/>
        </w:rPr>
        <w:t>, 1297–1309 (2011).</w:t>
      </w:r>
    </w:p>
    <w:p w14:paraId="50A8E176" w14:textId="77777777" w:rsidR="002076A9" w:rsidRPr="00BF7674" w:rsidRDefault="002076A9" w:rsidP="002076A9">
      <w:pPr>
        <w:pStyle w:val="Bibliography"/>
        <w:rPr>
          <w:rFonts w:ascii="Arial" w:hAnsi="Arial" w:cs="Arial"/>
        </w:rPr>
      </w:pPr>
      <w:r w:rsidRPr="00BF7674">
        <w:rPr>
          <w:rFonts w:ascii="Arial" w:hAnsi="Arial" w:cs="Arial"/>
        </w:rPr>
        <w:t>50.</w:t>
      </w:r>
      <w:r w:rsidRPr="00BF7674">
        <w:rPr>
          <w:rFonts w:ascii="Arial" w:hAnsi="Arial" w:cs="Arial"/>
        </w:rPr>
        <w:tab/>
        <w:t xml:space="preserve">Rossi, M., Amaretti, A. &amp; Raimondi, S. Folate Production by Probiotic Bacteria. </w:t>
      </w:r>
      <w:r w:rsidRPr="00BF7674">
        <w:rPr>
          <w:rFonts w:ascii="Arial" w:hAnsi="Arial" w:cs="Arial"/>
          <w:i/>
          <w:iCs/>
        </w:rPr>
        <w:t>Nutrients</w:t>
      </w:r>
      <w:r w:rsidRPr="00BF7674">
        <w:rPr>
          <w:rFonts w:ascii="Arial" w:hAnsi="Arial" w:cs="Arial"/>
        </w:rPr>
        <w:t xml:space="preserve"> </w:t>
      </w:r>
      <w:r w:rsidRPr="00BF7674">
        <w:rPr>
          <w:rFonts w:ascii="Arial" w:hAnsi="Arial" w:cs="Arial"/>
          <w:b/>
          <w:bCs/>
        </w:rPr>
        <w:t>3</w:t>
      </w:r>
      <w:r w:rsidRPr="00BF7674">
        <w:rPr>
          <w:rFonts w:ascii="Arial" w:hAnsi="Arial" w:cs="Arial"/>
        </w:rPr>
        <w:t>, 118–134 (2011).</w:t>
      </w:r>
    </w:p>
    <w:p w14:paraId="79DE4B79" w14:textId="77777777" w:rsidR="002076A9" w:rsidRPr="00BF7674" w:rsidRDefault="002076A9" w:rsidP="002076A9">
      <w:pPr>
        <w:pStyle w:val="Bibliography"/>
        <w:rPr>
          <w:rFonts w:ascii="Arial" w:hAnsi="Arial" w:cs="Arial"/>
        </w:rPr>
      </w:pPr>
      <w:r w:rsidRPr="00BF7674">
        <w:rPr>
          <w:rFonts w:ascii="Arial" w:hAnsi="Arial" w:cs="Arial"/>
        </w:rPr>
        <w:t>51.</w:t>
      </w:r>
      <w:r w:rsidRPr="00BF7674">
        <w:rPr>
          <w:rFonts w:ascii="Arial" w:hAnsi="Arial" w:cs="Arial"/>
        </w:rPr>
        <w:tab/>
        <w:t xml:space="preserve">Hodgkinson, K. </w:t>
      </w:r>
      <w:r w:rsidRPr="00BF7674">
        <w:rPr>
          <w:rFonts w:ascii="Arial" w:hAnsi="Arial" w:cs="Arial"/>
          <w:i/>
          <w:iCs/>
        </w:rPr>
        <w:t>et al.</w:t>
      </w:r>
      <w:r w:rsidRPr="00BF7674">
        <w:rPr>
          <w:rFonts w:ascii="Arial" w:hAnsi="Arial" w:cs="Arial"/>
        </w:rPr>
        <w:t xml:space="preserve"> Butyrate’s role in human health and the current progress towards its clinical application to treat gastrointestinal disease. </w:t>
      </w:r>
      <w:r w:rsidRPr="00BF7674">
        <w:rPr>
          <w:rFonts w:ascii="Arial" w:hAnsi="Arial" w:cs="Arial"/>
          <w:i/>
          <w:iCs/>
        </w:rPr>
        <w:t>Clinical Nutrition</w:t>
      </w:r>
      <w:r w:rsidRPr="00BF7674">
        <w:rPr>
          <w:rFonts w:ascii="Arial" w:hAnsi="Arial" w:cs="Arial"/>
        </w:rPr>
        <w:t xml:space="preserve"> </w:t>
      </w:r>
      <w:r w:rsidRPr="00BF7674">
        <w:rPr>
          <w:rFonts w:ascii="Arial" w:hAnsi="Arial" w:cs="Arial"/>
          <w:b/>
          <w:bCs/>
        </w:rPr>
        <w:t>42</w:t>
      </w:r>
      <w:r w:rsidRPr="00BF7674">
        <w:rPr>
          <w:rFonts w:ascii="Arial" w:hAnsi="Arial" w:cs="Arial"/>
        </w:rPr>
        <w:t>, 61–75 (2023).</w:t>
      </w:r>
    </w:p>
    <w:p w14:paraId="60025877" w14:textId="77777777" w:rsidR="002076A9" w:rsidRPr="00BF7674" w:rsidRDefault="002076A9" w:rsidP="002076A9">
      <w:pPr>
        <w:pStyle w:val="Bibliography"/>
        <w:rPr>
          <w:rFonts w:ascii="Arial" w:hAnsi="Arial" w:cs="Arial"/>
        </w:rPr>
      </w:pPr>
      <w:r w:rsidRPr="00BF7674">
        <w:rPr>
          <w:rFonts w:ascii="Arial" w:hAnsi="Arial" w:cs="Arial"/>
        </w:rPr>
        <w:t>52.</w:t>
      </w:r>
      <w:r w:rsidRPr="00BF7674">
        <w:rPr>
          <w:rFonts w:ascii="Arial" w:hAnsi="Arial" w:cs="Arial"/>
        </w:rPr>
        <w:tab/>
        <w:t xml:space="preserve">Singh, V. </w:t>
      </w:r>
      <w:r w:rsidRPr="00BF7674">
        <w:rPr>
          <w:rFonts w:ascii="Arial" w:hAnsi="Arial" w:cs="Arial"/>
          <w:i/>
          <w:iCs/>
        </w:rPr>
        <w:t>et al.</w:t>
      </w:r>
      <w:r w:rsidRPr="00BF7674">
        <w:rPr>
          <w:rFonts w:ascii="Arial" w:hAnsi="Arial" w:cs="Arial"/>
        </w:rPr>
        <w:t xml:space="preserve"> Butyrate producers, “The Sentinel of Gut”: Their intestinal significance with and beyond butyrate, and prospective use as microbial therapeutics. </w:t>
      </w:r>
      <w:r w:rsidRPr="00BF7674">
        <w:rPr>
          <w:rFonts w:ascii="Arial" w:hAnsi="Arial" w:cs="Arial"/>
          <w:i/>
          <w:iCs/>
        </w:rPr>
        <w:t>Front. Microbiol.</w:t>
      </w:r>
      <w:r w:rsidRPr="00BF7674">
        <w:rPr>
          <w:rFonts w:ascii="Arial" w:hAnsi="Arial" w:cs="Arial"/>
        </w:rPr>
        <w:t xml:space="preserve"> </w:t>
      </w:r>
      <w:r w:rsidRPr="00BF7674">
        <w:rPr>
          <w:rFonts w:ascii="Arial" w:hAnsi="Arial" w:cs="Arial"/>
          <w:b/>
          <w:bCs/>
        </w:rPr>
        <w:t>13</w:t>
      </w:r>
      <w:r w:rsidRPr="00BF7674">
        <w:rPr>
          <w:rFonts w:ascii="Arial" w:hAnsi="Arial" w:cs="Arial"/>
        </w:rPr>
        <w:t>, (2023).</w:t>
      </w:r>
    </w:p>
    <w:p w14:paraId="5508C2A4" w14:textId="77777777" w:rsidR="002076A9" w:rsidRPr="00BF7674" w:rsidRDefault="002076A9" w:rsidP="002076A9">
      <w:pPr>
        <w:pStyle w:val="Bibliography"/>
        <w:rPr>
          <w:rFonts w:ascii="Arial" w:hAnsi="Arial" w:cs="Arial"/>
        </w:rPr>
      </w:pPr>
      <w:r w:rsidRPr="00BF7674">
        <w:rPr>
          <w:rFonts w:ascii="Arial" w:hAnsi="Arial" w:cs="Arial"/>
        </w:rPr>
        <w:lastRenderedPageBreak/>
        <w:t>53.</w:t>
      </w:r>
      <w:r w:rsidRPr="00BF7674">
        <w:rPr>
          <w:rFonts w:ascii="Arial" w:hAnsi="Arial" w:cs="Arial"/>
        </w:rPr>
        <w:tab/>
        <w:t xml:space="preserve">Hall, D. M. </w:t>
      </w:r>
      <w:r w:rsidRPr="00BF7674">
        <w:rPr>
          <w:rFonts w:ascii="Arial" w:hAnsi="Arial" w:cs="Arial"/>
          <w:i/>
          <w:iCs/>
        </w:rPr>
        <w:t>et al.</w:t>
      </w:r>
      <w:r w:rsidRPr="00BF7674">
        <w:rPr>
          <w:rFonts w:ascii="Arial" w:hAnsi="Arial" w:cs="Arial"/>
        </w:rPr>
        <w:t xml:space="preserve"> Mechanisms of circulatory and intestinal barrier dysfunction during whole body hyperthermia. </w:t>
      </w:r>
      <w:r w:rsidRPr="00BF7674">
        <w:rPr>
          <w:rFonts w:ascii="Arial" w:hAnsi="Arial" w:cs="Arial"/>
          <w:i/>
          <w:iCs/>
        </w:rPr>
        <w:t>American Journal of Physiology-Heart and Circulatory Physiology</w:t>
      </w:r>
      <w:r w:rsidRPr="00BF7674">
        <w:rPr>
          <w:rFonts w:ascii="Arial" w:hAnsi="Arial" w:cs="Arial"/>
        </w:rPr>
        <w:t xml:space="preserve"> </w:t>
      </w:r>
      <w:r w:rsidRPr="00BF7674">
        <w:rPr>
          <w:rFonts w:ascii="Arial" w:hAnsi="Arial" w:cs="Arial"/>
          <w:b/>
          <w:bCs/>
        </w:rPr>
        <w:t>280</w:t>
      </w:r>
      <w:r w:rsidRPr="00BF7674">
        <w:rPr>
          <w:rFonts w:ascii="Arial" w:hAnsi="Arial" w:cs="Arial"/>
        </w:rPr>
        <w:t>, H509–H521 (2001).</w:t>
      </w:r>
    </w:p>
    <w:p w14:paraId="4C1FFF9E" w14:textId="77777777" w:rsidR="002076A9" w:rsidRPr="00BF7674" w:rsidRDefault="002076A9" w:rsidP="002076A9">
      <w:pPr>
        <w:pStyle w:val="Bibliography"/>
        <w:rPr>
          <w:rFonts w:ascii="Arial" w:hAnsi="Arial" w:cs="Arial"/>
        </w:rPr>
      </w:pPr>
      <w:r w:rsidRPr="00BF7674">
        <w:rPr>
          <w:rFonts w:ascii="Arial" w:hAnsi="Arial" w:cs="Arial"/>
        </w:rPr>
        <w:t>54.</w:t>
      </w:r>
      <w:r w:rsidRPr="00BF7674">
        <w:rPr>
          <w:rFonts w:ascii="Arial" w:hAnsi="Arial" w:cs="Arial"/>
        </w:rPr>
        <w:tab/>
        <w:t xml:space="preserve">Lu, Z., Sethu, R. &amp; Imlay, J. A. Endogenous superoxide is a key effector of the oxygen sensitivity of a model obligate anaerobe. </w:t>
      </w:r>
      <w:r w:rsidRPr="00BF7674">
        <w:rPr>
          <w:rFonts w:ascii="Arial" w:hAnsi="Arial" w:cs="Arial"/>
          <w:i/>
          <w:iCs/>
        </w:rPr>
        <w:t>Proceedings of the National Academy of Sciences</w:t>
      </w:r>
      <w:r w:rsidRPr="00BF7674">
        <w:rPr>
          <w:rFonts w:ascii="Arial" w:hAnsi="Arial" w:cs="Arial"/>
        </w:rPr>
        <w:t xml:space="preserve"> </w:t>
      </w:r>
      <w:r w:rsidRPr="00BF7674">
        <w:rPr>
          <w:rFonts w:ascii="Arial" w:hAnsi="Arial" w:cs="Arial"/>
          <w:b/>
          <w:bCs/>
        </w:rPr>
        <w:t>115</w:t>
      </w:r>
      <w:r w:rsidRPr="00BF7674">
        <w:rPr>
          <w:rFonts w:ascii="Arial" w:hAnsi="Arial" w:cs="Arial"/>
        </w:rPr>
        <w:t>, E3266–E3275 (2018).</w:t>
      </w:r>
    </w:p>
    <w:p w14:paraId="029E3BC6" w14:textId="77777777" w:rsidR="002076A9" w:rsidRPr="00BF7674" w:rsidRDefault="002076A9" w:rsidP="002076A9">
      <w:pPr>
        <w:pStyle w:val="Bibliography"/>
        <w:rPr>
          <w:rFonts w:ascii="Arial" w:hAnsi="Arial" w:cs="Arial"/>
        </w:rPr>
      </w:pPr>
      <w:r w:rsidRPr="00BF7674">
        <w:rPr>
          <w:rFonts w:ascii="Arial" w:hAnsi="Arial" w:cs="Arial"/>
        </w:rPr>
        <w:t>55.</w:t>
      </w:r>
      <w:r w:rsidRPr="00BF7674">
        <w:rPr>
          <w:rFonts w:ascii="Arial" w:hAnsi="Arial" w:cs="Arial"/>
        </w:rPr>
        <w:tab/>
        <w:t xml:space="preserve">Winter, S. E. </w:t>
      </w:r>
      <w:r w:rsidRPr="00BF7674">
        <w:rPr>
          <w:rFonts w:ascii="Arial" w:hAnsi="Arial" w:cs="Arial"/>
          <w:i/>
          <w:iCs/>
        </w:rPr>
        <w:t>et al.</w:t>
      </w:r>
      <w:r w:rsidRPr="00BF7674">
        <w:rPr>
          <w:rFonts w:ascii="Arial" w:hAnsi="Arial" w:cs="Arial"/>
        </w:rPr>
        <w:t xml:space="preserve"> Gut inflammation provides a respiratory electron acceptor for Salmonella. </w:t>
      </w:r>
      <w:r w:rsidRPr="00BF7674">
        <w:rPr>
          <w:rFonts w:ascii="Arial" w:hAnsi="Arial" w:cs="Arial"/>
          <w:i/>
          <w:iCs/>
        </w:rPr>
        <w:t>Nature</w:t>
      </w:r>
      <w:r w:rsidRPr="00BF7674">
        <w:rPr>
          <w:rFonts w:ascii="Arial" w:hAnsi="Arial" w:cs="Arial"/>
        </w:rPr>
        <w:t xml:space="preserve"> </w:t>
      </w:r>
      <w:r w:rsidRPr="00BF7674">
        <w:rPr>
          <w:rFonts w:ascii="Arial" w:hAnsi="Arial" w:cs="Arial"/>
          <w:b/>
          <w:bCs/>
        </w:rPr>
        <w:t>467</w:t>
      </w:r>
      <w:r w:rsidRPr="00BF7674">
        <w:rPr>
          <w:rFonts w:ascii="Arial" w:hAnsi="Arial" w:cs="Arial"/>
        </w:rPr>
        <w:t>, 426–429 (2010).</w:t>
      </w:r>
    </w:p>
    <w:p w14:paraId="0B67D993" w14:textId="77777777" w:rsidR="002076A9" w:rsidRPr="00BF7674" w:rsidRDefault="002076A9" w:rsidP="002076A9">
      <w:pPr>
        <w:pStyle w:val="Bibliography"/>
        <w:rPr>
          <w:rFonts w:ascii="Arial" w:hAnsi="Arial" w:cs="Arial"/>
        </w:rPr>
      </w:pPr>
      <w:r w:rsidRPr="00BF7674">
        <w:rPr>
          <w:rFonts w:ascii="Arial" w:hAnsi="Arial" w:cs="Arial"/>
        </w:rPr>
        <w:t>56.</w:t>
      </w:r>
      <w:r w:rsidRPr="00BF7674">
        <w:rPr>
          <w:rFonts w:ascii="Arial" w:hAnsi="Arial" w:cs="Arial"/>
        </w:rPr>
        <w:tab/>
        <w:t xml:space="preserve">Winter, S. E. </w:t>
      </w:r>
      <w:r w:rsidRPr="00BF7674">
        <w:rPr>
          <w:rFonts w:ascii="Arial" w:hAnsi="Arial" w:cs="Arial"/>
          <w:i/>
          <w:iCs/>
        </w:rPr>
        <w:t>et al.</w:t>
      </w:r>
      <w:r w:rsidRPr="00BF7674">
        <w:rPr>
          <w:rFonts w:ascii="Arial" w:hAnsi="Arial" w:cs="Arial"/>
        </w:rPr>
        <w:t xml:space="preserve"> Host-Derived Nitrate Boosts Growth of </w:t>
      </w:r>
      <w:r w:rsidRPr="00BF7674">
        <w:rPr>
          <w:rFonts w:ascii="Arial" w:hAnsi="Arial" w:cs="Arial"/>
          <w:i/>
          <w:iCs/>
        </w:rPr>
        <w:t>E. coli</w:t>
      </w:r>
      <w:r w:rsidRPr="00BF7674">
        <w:rPr>
          <w:rFonts w:ascii="Arial" w:hAnsi="Arial" w:cs="Arial"/>
        </w:rPr>
        <w:t xml:space="preserve"> in the Inflamed Gut. </w:t>
      </w:r>
      <w:r w:rsidRPr="00BF7674">
        <w:rPr>
          <w:rFonts w:ascii="Arial" w:hAnsi="Arial" w:cs="Arial"/>
          <w:i/>
          <w:iCs/>
        </w:rPr>
        <w:t>Science</w:t>
      </w:r>
      <w:r w:rsidRPr="00BF7674">
        <w:rPr>
          <w:rFonts w:ascii="Arial" w:hAnsi="Arial" w:cs="Arial"/>
        </w:rPr>
        <w:t xml:space="preserve"> </w:t>
      </w:r>
      <w:r w:rsidRPr="00BF7674">
        <w:rPr>
          <w:rFonts w:ascii="Arial" w:hAnsi="Arial" w:cs="Arial"/>
          <w:b/>
          <w:bCs/>
        </w:rPr>
        <w:t>339</w:t>
      </w:r>
      <w:r w:rsidRPr="00BF7674">
        <w:rPr>
          <w:rFonts w:ascii="Arial" w:hAnsi="Arial" w:cs="Arial"/>
        </w:rPr>
        <w:t>, 708–711 (2013).</w:t>
      </w:r>
    </w:p>
    <w:p w14:paraId="2A128A30" w14:textId="77777777" w:rsidR="002076A9" w:rsidRPr="00BF7674" w:rsidRDefault="002076A9" w:rsidP="002076A9">
      <w:pPr>
        <w:pStyle w:val="Bibliography"/>
        <w:rPr>
          <w:rFonts w:ascii="Arial" w:hAnsi="Arial" w:cs="Arial"/>
        </w:rPr>
      </w:pPr>
      <w:r w:rsidRPr="00BF7674">
        <w:rPr>
          <w:rFonts w:ascii="Arial" w:hAnsi="Arial" w:cs="Arial"/>
        </w:rPr>
        <w:t>57.</w:t>
      </w:r>
      <w:r w:rsidRPr="00BF7674">
        <w:rPr>
          <w:rFonts w:ascii="Arial" w:hAnsi="Arial" w:cs="Arial"/>
        </w:rPr>
        <w:tab/>
        <w:t xml:space="preserve">Rigottier-Gois, L. Dysbiosis in inflammatory bowel diseases: the oxygen hypothesis. </w:t>
      </w:r>
      <w:r w:rsidRPr="00BF7674">
        <w:rPr>
          <w:rFonts w:ascii="Arial" w:hAnsi="Arial" w:cs="Arial"/>
          <w:i/>
          <w:iCs/>
        </w:rPr>
        <w:t>ISME J</w:t>
      </w:r>
      <w:r w:rsidRPr="00BF7674">
        <w:rPr>
          <w:rFonts w:ascii="Arial" w:hAnsi="Arial" w:cs="Arial"/>
        </w:rPr>
        <w:t xml:space="preserve"> </w:t>
      </w:r>
      <w:r w:rsidRPr="00BF7674">
        <w:rPr>
          <w:rFonts w:ascii="Arial" w:hAnsi="Arial" w:cs="Arial"/>
          <w:b/>
          <w:bCs/>
        </w:rPr>
        <w:t>7</w:t>
      </w:r>
      <w:r w:rsidRPr="00BF7674">
        <w:rPr>
          <w:rFonts w:ascii="Arial" w:hAnsi="Arial" w:cs="Arial"/>
        </w:rPr>
        <w:t>, 1256–1261 (2013).</w:t>
      </w:r>
    </w:p>
    <w:p w14:paraId="244C1D3C" w14:textId="77777777" w:rsidR="002076A9" w:rsidRPr="00BF7674" w:rsidRDefault="002076A9" w:rsidP="002076A9">
      <w:pPr>
        <w:pStyle w:val="Bibliography"/>
        <w:rPr>
          <w:rFonts w:ascii="Arial" w:hAnsi="Arial" w:cs="Arial"/>
        </w:rPr>
      </w:pPr>
      <w:r w:rsidRPr="00BF7674">
        <w:rPr>
          <w:rFonts w:ascii="Arial" w:hAnsi="Arial" w:cs="Arial"/>
        </w:rPr>
        <w:t>58.</w:t>
      </w:r>
      <w:r w:rsidRPr="00BF7674">
        <w:rPr>
          <w:rFonts w:ascii="Arial" w:hAnsi="Arial" w:cs="Arial"/>
        </w:rPr>
        <w:tab/>
        <w:t xml:space="preserve">Shang, T., Zhang, R., Liu, Y. &amp; Shi, S. Intestinal oxygen and microbiota crosstalk: implications for pathogenesis of gastrointestinal diseases and emerging therapeutic strategies. </w:t>
      </w:r>
      <w:r w:rsidRPr="00BF7674">
        <w:rPr>
          <w:rFonts w:ascii="Arial" w:hAnsi="Arial" w:cs="Arial"/>
          <w:i/>
          <w:iCs/>
        </w:rPr>
        <w:t>Gut Pathog</w:t>
      </w:r>
      <w:r w:rsidRPr="00BF7674">
        <w:rPr>
          <w:rFonts w:ascii="Arial" w:hAnsi="Arial" w:cs="Arial"/>
        </w:rPr>
        <w:t xml:space="preserve"> </w:t>
      </w:r>
      <w:r w:rsidRPr="00BF7674">
        <w:rPr>
          <w:rFonts w:ascii="Arial" w:hAnsi="Arial" w:cs="Arial"/>
          <w:b/>
          <w:bCs/>
        </w:rPr>
        <w:t>17</w:t>
      </w:r>
      <w:r w:rsidRPr="00BF7674">
        <w:rPr>
          <w:rFonts w:ascii="Arial" w:hAnsi="Arial" w:cs="Arial"/>
        </w:rPr>
        <w:t>, 100 (2025).</w:t>
      </w:r>
    </w:p>
    <w:p w14:paraId="170A4E2B" w14:textId="77777777" w:rsidR="002076A9" w:rsidRPr="00BF7674" w:rsidRDefault="002076A9" w:rsidP="002076A9">
      <w:pPr>
        <w:pStyle w:val="Bibliography"/>
        <w:rPr>
          <w:rFonts w:ascii="Arial" w:hAnsi="Arial" w:cs="Arial"/>
        </w:rPr>
      </w:pPr>
      <w:r w:rsidRPr="00BF7674">
        <w:rPr>
          <w:rFonts w:ascii="Arial" w:hAnsi="Arial" w:cs="Arial"/>
        </w:rPr>
        <w:t>59.</w:t>
      </w:r>
      <w:r w:rsidRPr="00BF7674">
        <w:rPr>
          <w:rFonts w:ascii="Arial" w:hAnsi="Arial" w:cs="Arial"/>
        </w:rPr>
        <w:tab/>
        <w:t xml:space="preserve">Desai, M. S. </w:t>
      </w:r>
      <w:r w:rsidRPr="00BF7674">
        <w:rPr>
          <w:rFonts w:ascii="Arial" w:hAnsi="Arial" w:cs="Arial"/>
          <w:i/>
          <w:iCs/>
        </w:rPr>
        <w:t>et al.</w:t>
      </w:r>
      <w:r w:rsidRPr="00BF7674">
        <w:rPr>
          <w:rFonts w:ascii="Arial" w:hAnsi="Arial" w:cs="Arial"/>
        </w:rPr>
        <w:t xml:space="preserve"> A Dietary Fiber-Deprived Gut Microbiota Degrades the Colonic Mucus Barrier and Enhances Pathogen Susceptibility. </w:t>
      </w:r>
      <w:r w:rsidRPr="00BF7674">
        <w:rPr>
          <w:rFonts w:ascii="Arial" w:hAnsi="Arial" w:cs="Arial"/>
          <w:i/>
          <w:iCs/>
        </w:rPr>
        <w:t>Cell</w:t>
      </w:r>
      <w:r w:rsidRPr="00BF7674">
        <w:rPr>
          <w:rFonts w:ascii="Arial" w:hAnsi="Arial" w:cs="Arial"/>
        </w:rPr>
        <w:t xml:space="preserve"> </w:t>
      </w:r>
      <w:r w:rsidRPr="00BF7674">
        <w:rPr>
          <w:rFonts w:ascii="Arial" w:hAnsi="Arial" w:cs="Arial"/>
          <w:b/>
          <w:bCs/>
        </w:rPr>
        <w:t>167</w:t>
      </w:r>
      <w:r w:rsidRPr="00BF7674">
        <w:rPr>
          <w:rFonts w:ascii="Arial" w:hAnsi="Arial" w:cs="Arial"/>
        </w:rPr>
        <w:t>, 1339-1353.e21 (2016).</w:t>
      </w:r>
    </w:p>
    <w:p w14:paraId="01658EC5" w14:textId="77777777" w:rsidR="002076A9" w:rsidRPr="00BF7674" w:rsidRDefault="002076A9" w:rsidP="002076A9">
      <w:pPr>
        <w:pStyle w:val="Bibliography"/>
        <w:rPr>
          <w:rFonts w:ascii="Arial" w:hAnsi="Arial" w:cs="Arial"/>
        </w:rPr>
      </w:pPr>
      <w:r w:rsidRPr="00BF7674">
        <w:rPr>
          <w:rFonts w:ascii="Arial" w:hAnsi="Arial" w:cs="Arial"/>
        </w:rPr>
        <w:t>60.</w:t>
      </w:r>
      <w:r w:rsidRPr="00BF7674">
        <w:rPr>
          <w:rFonts w:ascii="Arial" w:hAnsi="Arial" w:cs="Arial"/>
        </w:rPr>
        <w:tab/>
        <w:t xml:space="preserve">Lucore, J. M., Marshall, A. J., Brosnan, S. F. &amp; Benítez, M. E. Validating Urinary Neopterin as a Biomarker of Immune Response in Captive and Wild Capuchin Monkeys. </w:t>
      </w:r>
      <w:r w:rsidRPr="00BF7674">
        <w:rPr>
          <w:rFonts w:ascii="Arial" w:hAnsi="Arial" w:cs="Arial"/>
          <w:i/>
          <w:iCs/>
        </w:rPr>
        <w:t>Front. Vet. Sci.</w:t>
      </w:r>
      <w:r w:rsidRPr="00BF7674">
        <w:rPr>
          <w:rFonts w:ascii="Arial" w:hAnsi="Arial" w:cs="Arial"/>
        </w:rPr>
        <w:t xml:space="preserve"> </w:t>
      </w:r>
      <w:r w:rsidRPr="00BF7674">
        <w:rPr>
          <w:rFonts w:ascii="Arial" w:hAnsi="Arial" w:cs="Arial"/>
          <w:b/>
          <w:bCs/>
        </w:rPr>
        <w:t>9</w:t>
      </w:r>
      <w:r w:rsidRPr="00BF7674">
        <w:rPr>
          <w:rFonts w:ascii="Arial" w:hAnsi="Arial" w:cs="Arial"/>
        </w:rPr>
        <w:t>, (2022).</w:t>
      </w:r>
    </w:p>
    <w:p w14:paraId="3022CDCF" w14:textId="77777777" w:rsidR="002076A9" w:rsidRPr="00BF7674" w:rsidRDefault="002076A9" w:rsidP="002076A9">
      <w:pPr>
        <w:pStyle w:val="Bibliography"/>
        <w:rPr>
          <w:rFonts w:ascii="Arial" w:hAnsi="Arial" w:cs="Arial"/>
        </w:rPr>
      </w:pPr>
      <w:r w:rsidRPr="00BF7674">
        <w:rPr>
          <w:rFonts w:ascii="Arial" w:hAnsi="Arial" w:cs="Arial"/>
        </w:rPr>
        <w:lastRenderedPageBreak/>
        <w:t>61.</w:t>
      </w:r>
      <w:r w:rsidRPr="00BF7674">
        <w:rPr>
          <w:rFonts w:ascii="Arial" w:hAnsi="Arial" w:cs="Arial"/>
        </w:rPr>
        <w:tab/>
        <w:t xml:space="preserve">Higham, J. P., Stahl-Hennig, C. &amp; Heistermann, M. Urinary suPAR: a non-invasive biomarker of infection and tissue inflammation for use in studies of large free-ranging mammals. </w:t>
      </w:r>
      <w:r w:rsidRPr="00BF7674">
        <w:rPr>
          <w:rFonts w:ascii="Arial" w:hAnsi="Arial" w:cs="Arial"/>
          <w:i/>
          <w:iCs/>
        </w:rPr>
        <w:t>R Soc Open Sci.</w:t>
      </w:r>
      <w:r w:rsidRPr="00BF7674">
        <w:rPr>
          <w:rFonts w:ascii="Arial" w:hAnsi="Arial" w:cs="Arial"/>
        </w:rPr>
        <w:t xml:space="preserve"> </w:t>
      </w:r>
      <w:r w:rsidRPr="00BF7674">
        <w:rPr>
          <w:rFonts w:ascii="Arial" w:hAnsi="Arial" w:cs="Arial"/>
          <w:b/>
          <w:bCs/>
        </w:rPr>
        <w:t>7</w:t>
      </w:r>
      <w:r w:rsidRPr="00BF7674">
        <w:rPr>
          <w:rFonts w:ascii="Arial" w:hAnsi="Arial" w:cs="Arial"/>
        </w:rPr>
        <w:t>, 191825 (2020).</w:t>
      </w:r>
    </w:p>
    <w:p w14:paraId="423E3CCE" w14:textId="77777777" w:rsidR="002076A9" w:rsidRPr="00BF7674" w:rsidRDefault="002076A9" w:rsidP="002076A9">
      <w:pPr>
        <w:pStyle w:val="Bibliography"/>
        <w:rPr>
          <w:rFonts w:ascii="Arial" w:hAnsi="Arial" w:cs="Arial"/>
        </w:rPr>
      </w:pPr>
      <w:r w:rsidRPr="00BF7674">
        <w:rPr>
          <w:rFonts w:ascii="Arial" w:hAnsi="Arial" w:cs="Arial"/>
        </w:rPr>
        <w:t>62.</w:t>
      </w:r>
      <w:r w:rsidRPr="00BF7674">
        <w:rPr>
          <w:rFonts w:ascii="Arial" w:hAnsi="Arial" w:cs="Arial"/>
        </w:rPr>
        <w:tab/>
        <w:t xml:space="preserve">González, N. T. </w:t>
      </w:r>
      <w:r w:rsidRPr="00BF7674">
        <w:rPr>
          <w:rFonts w:ascii="Arial" w:hAnsi="Arial" w:cs="Arial"/>
          <w:i/>
          <w:iCs/>
        </w:rPr>
        <w:t>et al.</w:t>
      </w:r>
      <w:r w:rsidRPr="00BF7674">
        <w:rPr>
          <w:rFonts w:ascii="Arial" w:hAnsi="Arial" w:cs="Arial"/>
        </w:rPr>
        <w:t xml:space="preserve"> Urinary markers of oxidative stress respond to infection and late-life in wild chimpanzees. </w:t>
      </w:r>
      <w:r w:rsidRPr="00BF7674">
        <w:rPr>
          <w:rFonts w:ascii="Arial" w:hAnsi="Arial" w:cs="Arial"/>
          <w:i/>
          <w:iCs/>
        </w:rPr>
        <w:t>PLOS ONE</w:t>
      </w:r>
      <w:r w:rsidRPr="00BF7674">
        <w:rPr>
          <w:rFonts w:ascii="Arial" w:hAnsi="Arial" w:cs="Arial"/>
        </w:rPr>
        <w:t xml:space="preserve"> </w:t>
      </w:r>
      <w:r w:rsidRPr="00BF7674">
        <w:rPr>
          <w:rFonts w:ascii="Arial" w:hAnsi="Arial" w:cs="Arial"/>
          <w:b/>
          <w:bCs/>
        </w:rPr>
        <w:t>15</w:t>
      </w:r>
      <w:r w:rsidRPr="00BF7674">
        <w:rPr>
          <w:rFonts w:ascii="Arial" w:hAnsi="Arial" w:cs="Arial"/>
        </w:rPr>
        <w:t>, e0238066 (2020).</w:t>
      </w:r>
    </w:p>
    <w:p w14:paraId="68AF73D0" w14:textId="77777777" w:rsidR="002076A9" w:rsidRPr="00BF7674" w:rsidRDefault="002076A9" w:rsidP="002076A9">
      <w:pPr>
        <w:pStyle w:val="Bibliography"/>
        <w:rPr>
          <w:rFonts w:ascii="Arial" w:hAnsi="Arial" w:cs="Arial"/>
        </w:rPr>
      </w:pPr>
      <w:r w:rsidRPr="00BF7674">
        <w:rPr>
          <w:rFonts w:ascii="Arial" w:hAnsi="Arial" w:cs="Arial"/>
        </w:rPr>
        <w:t>63.</w:t>
      </w:r>
      <w:r w:rsidRPr="00BF7674">
        <w:rPr>
          <w:rFonts w:ascii="Arial" w:hAnsi="Arial" w:cs="Arial"/>
        </w:rPr>
        <w:tab/>
        <w:t xml:space="preserve">Amato, K. R. </w:t>
      </w:r>
      <w:r w:rsidRPr="00BF7674">
        <w:rPr>
          <w:rFonts w:ascii="Arial" w:hAnsi="Arial" w:cs="Arial"/>
          <w:i/>
          <w:iCs/>
        </w:rPr>
        <w:t>et al.</w:t>
      </w:r>
      <w:r w:rsidRPr="00BF7674">
        <w:rPr>
          <w:rFonts w:ascii="Arial" w:hAnsi="Arial" w:cs="Arial"/>
        </w:rPr>
        <w:t xml:space="preserve"> Habitat degradation impacts black howler monkey (Alouatta pigra) gastrointestinal microbiomes. </w:t>
      </w:r>
      <w:r w:rsidRPr="00BF7674">
        <w:rPr>
          <w:rFonts w:ascii="Arial" w:hAnsi="Arial" w:cs="Arial"/>
          <w:i/>
          <w:iCs/>
        </w:rPr>
        <w:t>ISME J</w:t>
      </w:r>
      <w:r w:rsidRPr="00BF7674">
        <w:rPr>
          <w:rFonts w:ascii="Arial" w:hAnsi="Arial" w:cs="Arial"/>
        </w:rPr>
        <w:t xml:space="preserve"> </w:t>
      </w:r>
      <w:r w:rsidRPr="00BF7674">
        <w:rPr>
          <w:rFonts w:ascii="Arial" w:hAnsi="Arial" w:cs="Arial"/>
          <w:b/>
          <w:bCs/>
        </w:rPr>
        <w:t>7</w:t>
      </w:r>
      <w:r w:rsidRPr="00BF7674">
        <w:rPr>
          <w:rFonts w:ascii="Arial" w:hAnsi="Arial" w:cs="Arial"/>
        </w:rPr>
        <w:t>, 1344–1353 (2013).</w:t>
      </w:r>
    </w:p>
    <w:p w14:paraId="2DFAEF9F" w14:textId="77777777" w:rsidR="002076A9" w:rsidRPr="00BF7674" w:rsidRDefault="002076A9" w:rsidP="002076A9">
      <w:pPr>
        <w:pStyle w:val="Bibliography"/>
        <w:rPr>
          <w:rFonts w:ascii="Arial" w:hAnsi="Arial" w:cs="Arial"/>
        </w:rPr>
      </w:pPr>
      <w:r w:rsidRPr="00BF7674">
        <w:rPr>
          <w:rFonts w:ascii="Arial" w:hAnsi="Arial" w:cs="Arial"/>
        </w:rPr>
        <w:t>64.</w:t>
      </w:r>
      <w:r w:rsidRPr="00BF7674">
        <w:rPr>
          <w:rFonts w:ascii="Arial" w:hAnsi="Arial" w:cs="Arial"/>
        </w:rPr>
        <w:tab/>
        <w:t xml:space="preserve">Bergstrom, M. L., Emery Thompson, M., Melin, A. D. &amp; Fedigan, L. M. Using urinary parameters to estimate seasonal variation in the physical condition of female white-faced capuchin monkeys (Cebus capucinus imitator). </w:t>
      </w:r>
      <w:r w:rsidRPr="00BF7674">
        <w:rPr>
          <w:rFonts w:ascii="Arial" w:hAnsi="Arial" w:cs="Arial"/>
          <w:i/>
          <w:iCs/>
        </w:rPr>
        <w:t>American Journal of Physical Anthropology</w:t>
      </w:r>
      <w:r w:rsidRPr="00BF7674">
        <w:rPr>
          <w:rFonts w:ascii="Arial" w:hAnsi="Arial" w:cs="Arial"/>
        </w:rPr>
        <w:t xml:space="preserve"> </w:t>
      </w:r>
      <w:r w:rsidRPr="00BF7674">
        <w:rPr>
          <w:rFonts w:ascii="Arial" w:hAnsi="Arial" w:cs="Arial"/>
          <w:b/>
          <w:bCs/>
        </w:rPr>
        <w:t>163</w:t>
      </w:r>
      <w:r w:rsidRPr="00BF7674">
        <w:rPr>
          <w:rFonts w:ascii="Arial" w:hAnsi="Arial" w:cs="Arial"/>
        </w:rPr>
        <w:t>, 707–715 (2017).</w:t>
      </w:r>
    </w:p>
    <w:p w14:paraId="0EC7604F" w14:textId="77777777" w:rsidR="002076A9" w:rsidRPr="00BF7674" w:rsidRDefault="002076A9" w:rsidP="002076A9">
      <w:pPr>
        <w:pStyle w:val="Bibliography"/>
        <w:rPr>
          <w:rFonts w:ascii="Arial" w:hAnsi="Arial" w:cs="Arial"/>
        </w:rPr>
      </w:pPr>
      <w:r w:rsidRPr="00BF7674">
        <w:rPr>
          <w:rFonts w:ascii="Arial" w:hAnsi="Arial" w:cs="Arial"/>
        </w:rPr>
        <w:t>65.</w:t>
      </w:r>
      <w:r w:rsidRPr="00BF7674">
        <w:rPr>
          <w:rFonts w:ascii="Arial" w:hAnsi="Arial" w:cs="Arial"/>
        </w:rPr>
        <w:tab/>
        <w:t xml:space="preserve">Beehner, J. C. </w:t>
      </w:r>
      <w:r w:rsidRPr="00BF7674">
        <w:rPr>
          <w:rFonts w:ascii="Arial" w:hAnsi="Arial" w:cs="Arial"/>
          <w:i/>
          <w:iCs/>
        </w:rPr>
        <w:t>et al.</w:t>
      </w:r>
      <w:r w:rsidRPr="00BF7674">
        <w:rPr>
          <w:rFonts w:ascii="Arial" w:hAnsi="Arial" w:cs="Arial"/>
        </w:rPr>
        <w:t xml:space="preserve"> Using an on-site laboratory for fecal steroid analysis in wild white-faced capuchins. </w:t>
      </w:r>
      <w:r w:rsidRPr="00BF7674">
        <w:rPr>
          <w:rFonts w:ascii="Arial" w:hAnsi="Arial" w:cs="Arial"/>
          <w:i/>
          <w:iCs/>
        </w:rPr>
        <w:t>General and Comparative Endocrinology</w:t>
      </w:r>
      <w:r w:rsidRPr="00BF7674">
        <w:rPr>
          <w:rFonts w:ascii="Arial" w:hAnsi="Arial" w:cs="Arial"/>
        </w:rPr>
        <w:t xml:space="preserve"> </w:t>
      </w:r>
      <w:r w:rsidRPr="00BF7674">
        <w:rPr>
          <w:rFonts w:ascii="Arial" w:hAnsi="Arial" w:cs="Arial"/>
          <w:b/>
          <w:bCs/>
        </w:rPr>
        <w:t>329</w:t>
      </w:r>
      <w:r w:rsidRPr="00BF7674">
        <w:rPr>
          <w:rFonts w:ascii="Arial" w:hAnsi="Arial" w:cs="Arial"/>
        </w:rPr>
        <w:t>, 114109 (2022).</w:t>
      </w:r>
    </w:p>
    <w:p w14:paraId="11C67D5C" w14:textId="77777777" w:rsidR="002076A9" w:rsidRPr="00BF7674" w:rsidRDefault="002076A9" w:rsidP="002076A9">
      <w:pPr>
        <w:pStyle w:val="Bibliography"/>
        <w:rPr>
          <w:rFonts w:ascii="Arial" w:hAnsi="Arial" w:cs="Arial"/>
        </w:rPr>
      </w:pPr>
      <w:r w:rsidRPr="00BF7674">
        <w:rPr>
          <w:rFonts w:ascii="Arial" w:hAnsi="Arial" w:cs="Arial"/>
        </w:rPr>
        <w:t>66.</w:t>
      </w:r>
      <w:r w:rsidRPr="00BF7674">
        <w:rPr>
          <w:rFonts w:ascii="Arial" w:hAnsi="Arial" w:cs="Arial"/>
        </w:rPr>
        <w:tab/>
        <w:t xml:space="preserve">Stern, M., Quesada, M. &amp; Stoner, K. E. Changes in composition and structure of a tropical dry forest following intermittent Cattle grazing. </w:t>
      </w:r>
      <w:r w:rsidRPr="00BF7674">
        <w:rPr>
          <w:rFonts w:ascii="Arial" w:hAnsi="Arial" w:cs="Arial"/>
          <w:i/>
          <w:iCs/>
        </w:rPr>
        <w:t>Revista de Biología Tropical</w:t>
      </w:r>
      <w:r w:rsidRPr="00BF7674">
        <w:rPr>
          <w:rFonts w:ascii="Arial" w:hAnsi="Arial" w:cs="Arial"/>
        </w:rPr>
        <w:t xml:space="preserve"> </w:t>
      </w:r>
      <w:r w:rsidRPr="00BF7674">
        <w:rPr>
          <w:rFonts w:ascii="Arial" w:hAnsi="Arial" w:cs="Arial"/>
          <w:b/>
          <w:bCs/>
        </w:rPr>
        <w:t>50</w:t>
      </w:r>
      <w:r w:rsidRPr="00BF7674">
        <w:rPr>
          <w:rFonts w:ascii="Arial" w:hAnsi="Arial" w:cs="Arial"/>
        </w:rPr>
        <w:t>, 1021–1034 (2002).</w:t>
      </w:r>
    </w:p>
    <w:p w14:paraId="06C3F0EA" w14:textId="77777777" w:rsidR="002076A9" w:rsidRPr="00BF7674" w:rsidRDefault="002076A9" w:rsidP="002076A9">
      <w:pPr>
        <w:pStyle w:val="Bibliography"/>
        <w:rPr>
          <w:rFonts w:ascii="Arial" w:hAnsi="Arial" w:cs="Arial"/>
        </w:rPr>
      </w:pPr>
      <w:r w:rsidRPr="00BF7674">
        <w:rPr>
          <w:rFonts w:ascii="Arial" w:hAnsi="Arial" w:cs="Arial"/>
        </w:rPr>
        <w:t>67.</w:t>
      </w:r>
      <w:r w:rsidRPr="00BF7674">
        <w:rPr>
          <w:rFonts w:ascii="Arial" w:hAnsi="Arial" w:cs="Arial"/>
        </w:rPr>
        <w:tab/>
        <w:t xml:space="preserve">Amato, K. R. </w:t>
      </w:r>
      <w:r w:rsidRPr="00BF7674">
        <w:rPr>
          <w:rFonts w:ascii="Arial" w:hAnsi="Arial" w:cs="Arial"/>
          <w:i/>
          <w:iCs/>
        </w:rPr>
        <w:t>et al.</w:t>
      </w:r>
      <w:r w:rsidRPr="00BF7674">
        <w:rPr>
          <w:rFonts w:ascii="Arial" w:hAnsi="Arial" w:cs="Arial"/>
        </w:rPr>
        <w:t xml:space="preserve"> Gut microbiome, diet, and conservation of endangered langurs in Sri Lanka. </w:t>
      </w:r>
      <w:r w:rsidRPr="00BF7674">
        <w:rPr>
          <w:rFonts w:ascii="Arial" w:hAnsi="Arial" w:cs="Arial"/>
          <w:i/>
          <w:iCs/>
        </w:rPr>
        <w:t>Biotropica</w:t>
      </w:r>
      <w:r w:rsidRPr="00BF7674">
        <w:rPr>
          <w:rFonts w:ascii="Arial" w:hAnsi="Arial" w:cs="Arial"/>
        </w:rPr>
        <w:t xml:space="preserve"> </w:t>
      </w:r>
      <w:r w:rsidRPr="00BF7674">
        <w:rPr>
          <w:rFonts w:ascii="Arial" w:hAnsi="Arial" w:cs="Arial"/>
          <w:b/>
          <w:bCs/>
        </w:rPr>
        <w:t>52</w:t>
      </w:r>
      <w:r w:rsidRPr="00BF7674">
        <w:rPr>
          <w:rFonts w:ascii="Arial" w:hAnsi="Arial" w:cs="Arial"/>
        </w:rPr>
        <w:t>, 981–990 (2020).</w:t>
      </w:r>
    </w:p>
    <w:p w14:paraId="25FE0738" w14:textId="77777777" w:rsidR="002076A9" w:rsidRPr="00BF7674" w:rsidRDefault="002076A9" w:rsidP="002076A9">
      <w:pPr>
        <w:pStyle w:val="Bibliography"/>
        <w:rPr>
          <w:rFonts w:ascii="Arial" w:hAnsi="Arial" w:cs="Arial"/>
        </w:rPr>
      </w:pPr>
      <w:r w:rsidRPr="00BF7674">
        <w:rPr>
          <w:rFonts w:ascii="Arial" w:hAnsi="Arial" w:cs="Arial"/>
        </w:rPr>
        <w:t>68.</w:t>
      </w:r>
      <w:r w:rsidRPr="00BF7674">
        <w:rPr>
          <w:rFonts w:ascii="Arial" w:hAnsi="Arial" w:cs="Arial"/>
        </w:rPr>
        <w:tab/>
        <w:t xml:space="preserve">Caporaso, J. G. </w:t>
      </w:r>
      <w:r w:rsidRPr="00BF7674">
        <w:rPr>
          <w:rFonts w:ascii="Arial" w:hAnsi="Arial" w:cs="Arial"/>
          <w:i/>
          <w:iCs/>
        </w:rPr>
        <w:t>et al.</w:t>
      </w:r>
      <w:r w:rsidRPr="00BF7674">
        <w:rPr>
          <w:rFonts w:ascii="Arial" w:hAnsi="Arial" w:cs="Arial"/>
        </w:rPr>
        <w:t xml:space="preserve"> QIIME allows analysis of high-throughput community sequencing data. </w:t>
      </w:r>
      <w:r w:rsidRPr="00BF7674">
        <w:rPr>
          <w:rFonts w:ascii="Arial" w:hAnsi="Arial" w:cs="Arial"/>
          <w:i/>
          <w:iCs/>
        </w:rPr>
        <w:t>Nat Methods</w:t>
      </w:r>
      <w:r w:rsidRPr="00BF7674">
        <w:rPr>
          <w:rFonts w:ascii="Arial" w:hAnsi="Arial" w:cs="Arial"/>
        </w:rPr>
        <w:t xml:space="preserve"> </w:t>
      </w:r>
      <w:r w:rsidRPr="00BF7674">
        <w:rPr>
          <w:rFonts w:ascii="Arial" w:hAnsi="Arial" w:cs="Arial"/>
          <w:b/>
          <w:bCs/>
        </w:rPr>
        <w:t>7</w:t>
      </w:r>
      <w:r w:rsidRPr="00BF7674">
        <w:rPr>
          <w:rFonts w:ascii="Arial" w:hAnsi="Arial" w:cs="Arial"/>
        </w:rPr>
        <w:t>, 335–336 (2010).</w:t>
      </w:r>
    </w:p>
    <w:p w14:paraId="1D67AA64" w14:textId="77777777" w:rsidR="002076A9" w:rsidRPr="00BF7674" w:rsidRDefault="002076A9" w:rsidP="002076A9">
      <w:pPr>
        <w:pStyle w:val="Bibliography"/>
        <w:rPr>
          <w:rFonts w:ascii="Arial" w:hAnsi="Arial" w:cs="Arial"/>
        </w:rPr>
      </w:pPr>
      <w:r w:rsidRPr="00BF7674">
        <w:rPr>
          <w:rFonts w:ascii="Arial" w:hAnsi="Arial" w:cs="Arial"/>
        </w:rPr>
        <w:t>69.</w:t>
      </w:r>
      <w:r w:rsidRPr="00BF7674">
        <w:rPr>
          <w:rFonts w:ascii="Arial" w:hAnsi="Arial" w:cs="Arial"/>
        </w:rPr>
        <w:tab/>
        <w:t xml:space="preserve">Callahan, B. J. </w:t>
      </w:r>
      <w:r w:rsidRPr="00BF7674">
        <w:rPr>
          <w:rFonts w:ascii="Arial" w:hAnsi="Arial" w:cs="Arial"/>
          <w:i/>
          <w:iCs/>
        </w:rPr>
        <w:t>et al.</w:t>
      </w:r>
      <w:r w:rsidRPr="00BF7674">
        <w:rPr>
          <w:rFonts w:ascii="Arial" w:hAnsi="Arial" w:cs="Arial"/>
        </w:rPr>
        <w:t xml:space="preserve"> DADA2: High-resolution sample inference from Illumina amplicon data. </w:t>
      </w:r>
      <w:r w:rsidRPr="00BF7674">
        <w:rPr>
          <w:rFonts w:ascii="Arial" w:hAnsi="Arial" w:cs="Arial"/>
          <w:i/>
          <w:iCs/>
        </w:rPr>
        <w:t>Nat Methods</w:t>
      </w:r>
      <w:r w:rsidRPr="00BF7674">
        <w:rPr>
          <w:rFonts w:ascii="Arial" w:hAnsi="Arial" w:cs="Arial"/>
        </w:rPr>
        <w:t xml:space="preserve"> </w:t>
      </w:r>
      <w:r w:rsidRPr="00BF7674">
        <w:rPr>
          <w:rFonts w:ascii="Arial" w:hAnsi="Arial" w:cs="Arial"/>
          <w:b/>
          <w:bCs/>
        </w:rPr>
        <w:t>13</w:t>
      </w:r>
      <w:r w:rsidRPr="00BF7674">
        <w:rPr>
          <w:rFonts w:ascii="Arial" w:hAnsi="Arial" w:cs="Arial"/>
        </w:rPr>
        <w:t>, 581–583 (2016).</w:t>
      </w:r>
    </w:p>
    <w:p w14:paraId="2D0076E7" w14:textId="77777777" w:rsidR="002076A9" w:rsidRPr="00BF7674" w:rsidRDefault="002076A9" w:rsidP="002076A9">
      <w:pPr>
        <w:pStyle w:val="Bibliography"/>
        <w:rPr>
          <w:rFonts w:ascii="Arial" w:hAnsi="Arial" w:cs="Arial"/>
        </w:rPr>
      </w:pPr>
      <w:r w:rsidRPr="00BF7674">
        <w:rPr>
          <w:rFonts w:ascii="Arial" w:hAnsi="Arial" w:cs="Arial"/>
        </w:rPr>
        <w:lastRenderedPageBreak/>
        <w:t>70.</w:t>
      </w:r>
      <w:r w:rsidRPr="00BF7674">
        <w:rPr>
          <w:rFonts w:ascii="Arial" w:hAnsi="Arial" w:cs="Arial"/>
        </w:rPr>
        <w:tab/>
        <w:t xml:space="preserve">Bokulich, N. A. </w:t>
      </w:r>
      <w:r w:rsidRPr="00BF7674">
        <w:rPr>
          <w:rFonts w:ascii="Arial" w:hAnsi="Arial" w:cs="Arial"/>
          <w:i/>
          <w:iCs/>
        </w:rPr>
        <w:t>et al.</w:t>
      </w:r>
      <w:r w:rsidRPr="00BF7674">
        <w:rPr>
          <w:rFonts w:ascii="Arial" w:hAnsi="Arial" w:cs="Arial"/>
        </w:rPr>
        <w:t xml:space="preserve"> Optimizing taxonomic classification of marker-gene amplicon sequences with QIIME 2’s q2-feature-classifier plugin. </w:t>
      </w:r>
      <w:r w:rsidRPr="00BF7674">
        <w:rPr>
          <w:rFonts w:ascii="Arial" w:hAnsi="Arial" w:cs="Arial"/>
          <w:i/>
          <w:iCs/>
        </w:rPr>
        <w:t>Microbiome</w:t>
      </w:r>
      <w:r w:rsidRPr="00BF7674">
        <w:rPr>
          <w:rFonts w:ascii="Arial" w:hAnsi="Arial" w:cs="Arial"/>
        </w:rPr>
        <w:t xml:space="preserve"> </w:t>
      </w:r>
      <w:r w:rsidRPr="00BF7674">
        <w:rPr>
          <w:rFonts w:ascii="Arial" w:hAnsi="Arial" w:cs="Arial"/>
          <w:b/>
          <w:bCs/>
        </w:rPr>
        <w:t>6</w:t>
      </w:r>
      <w:r w:rsidRPr="00BF7674">
        <w:rPr>
          <w:rFonts w:ascii="Arial" w:hAnsi="Arial" w:cs="Arial"/>
        </w:rPr>
        <w:t>, 90 (2018).</w:t>
      </w:r>
    </w:p>
    <w:p w14:paraId="05DE34B8" w14:textId="77777777" w:rsidR="002076A9" w:rsidRPr="00BF7674" w:rsidRDefault="002076A9" w:rsidP="002076A9">
      <w:pPr>
        <w:pStyle w:val="Bibliography"/>
        <w:rPr>
          <w:rFonts w:ascii="Arial" w:hAnsi="Arial" w:cs="Arial"/>
        </w:rPr>
      </w:pPr>
      <w:r w:rsidRPr="00BF7674">
        <w:rPr>
          <w:rFonts w:ascii="Arial" w:hAnsi="Arial" w:cs="Arial"/>
        </w:rPr>
        <w:t>71.</w:t>
      </w:r>
      <w:r w:rsidRPr="00BF7674">
        <w:rPr>
          <w:rFonts w:ascii="Arial" w:hAnsi="Arial" w:cs="Arial"/>
        </w:rPr>
        <w:tab/>
        <w:t xml:space="preserve">McDonald, D. </w:t>
      </w:r>
      <w:r w:rsidRPr="00BF7674">
        <w:rPr>
          <w:rFonts w:ascii="Arial" w:hAnsi="Arial" w:cs="Arial"/>
          <w:i/>
          <w:iCs/>
        </w:rPr>
        <w:t>et al.</w:t>
      </w:r>
      <w:r w:rsidRPr="00BF7674">
        <w:rPr>
          <w:rFonts w:ascii="Arial" w:hAnsi="Arial" w:cs="Arial"/>
        </w:rPr>
        <w:t xml:space="preserve"> An improved Greengenes taxonomy with explicit ranks for ecological and evolutionary analyses of bacteria and archaea. </w:t>
      </w:r>
      <w:r w:rsidRPr="00BF7674">
        <w:rPr>
          <w:rFonts w:ascii="Arial" w:hAnsi="Arial" w:cs="Arial"/>
          <w:i/>
          <w:iCs/>
        </w:rPr>
        <w:t>ISME J</w:t>
      </w:r>
      <w:r w:rsidRPr="00BF7674">
        <w:rPr>
          <w:rFonts w:ascii="Arial" w:hAnsi="Arial" w:cs="Arial"/>
        </w:rPr>
        <w:t xml:space="preserve"> </w:t>
      </w:r>
      <w:r w:rsidRPr="00BF7674">
        <w:rPr>
          <w:rFonts w:ascii="Arial" w:hAnsi="Arial" w:cs="Arial"/>
          <w:b/>
          <w:bCs/>
        </w:rPr>
        <w:t>6</w:t>
      </w:r>
      <w:r w:rsidRPr="00BF7674">
        <w:rPr>
          <w:rFonts w:ascii="Arial" w:hAnsi="Arial" w:cs="Arial"/>
        </w:rPr>
        <w:t>, 610–618 (2012).</w:t>
      </w:r>
    </w:p>
    <w:p w14:paraId="38991E2F" w14:textId="77777777" w:rsidR="002076A9" w:rsidRPr="00BF7674" w:rsidRDefault="002076A9" w:rsidP="002076A9">
      <w:pPr>
        <w:pStyle w:val="Bibliography"/>
        <w:rPr>
          <w:rFonts w:ascii="Arial" w:hAnsi="Arial" w:cs="Arial"/>
        </w:rPr>
      </w:pPr>
      <w:r w:rsidRPr="00BF7674">
        <w:rPr>
          <w:rFonts w:ascii="Arial" w:hAnsi="Arial" w:cs="Arial"/>
        </w:rPr>
        <w:t>72.</w:t>
      </w:r>
      <w:r w:rsidRPr="00BF7674">
        <w:rPr>
          <w:rFonts w:ascii="Arial" w:hAnsi="Arial" w:cs="Arial"/>
        </w:rPr>
        <w:tab/>
        <w:t xml:space="preserve">McDonald, D. </w:t>
      </w:r>
      <w:r w:rsidRPr="00BF7674">
        <w:rPr>
          <w:rFonts w:ascii="Arial" w:hAnsi="Arial" w:cs="Arial"/>
          <w:i/>
          <w:iCs/>
        </w:rPr>
        <w:t>et al.</w:t>
      </w:r>
      <w:r w:rsidRPr="00BF7674">
        <w:rPr>
          <w:rFonts w:ascii="Arial" w:hAnsi="Arial" w:cs="Arial"/>
        </w:rPr>
        <w:t xml:space="preserve"> Greengenes2 unifies microbial data in a single reference tree. </w:t>
      </w:r>
      <w:r w:rsidRPr="00BF7674">
        <w:rPr>
          <w:rFonts w:ascii="Arial" w:hAnsi="Arial" w:cs="Arial"/>
          <w:i/>
          <w:iCs/>
        </w:rPr>
        <w:t>Nat Biotechnol</w:t>
      </w:r>
      <w:r w:rsidRPr="00BF7674">
        <w:rPr>
          <w:rFonts w:ascii="Arial" w:hAnsi="Arial" w:cs="Arial"/>
        </w:rPr>
        <w:t xml:space="preserve"> </w:t>
      </w:r>
      <w:r w:rsidRPr="00BF7674">
        <w:rPr>
          <w:rFonts w:ascii="Arial" w:hAnsi="Arial" w:cs="Arial"/>
          <w:b/>
          <w:bCs/>
        </w:rPr>
        <w:t>42</w:t>
      </w:r>
      <w:r w:rsidRPr="00BF7674">
        <w:rPr>
          <w:rFonts w:ascii="Arial" w:hAnsi="Arial" w:cs="Arial"/>
        </w:rPr>
        <w:t>, 715–718 (2024).</w:t>
      </w:r>
    </w:p>
    <w:p w14:paraId="6527B269" w14:textId="77777777" w:rsidR="002076A9" w:rsidRPr="00BF7674" w:rsidRDefault="002076A9" w:rsidP="002076A9">
      <w:pPr>
        <w:pStyle w:val="Bibliography"/>
        <w:rPr>
          <w:rFonts w:ascii="Arial" w:hAnsi="Arial" w:cs="Arial"/>
        </w:rPr>
      </w:pPr>
      <w:r w:rsidRPr="00BF7674">
        <w:rPr>
          <w:rFonts w:ascii="Arial" w:hAnsi="Arial" w:cs="Arial"/>
        </w:rPr>
        <w:t>73.</w:t>
      </w:r>
      <w:r w:rsidRPr="00BF7674">
        <w:rPr>
          <w:rFonts w:ascii="Arial" w:hAnsi="Arial" w:cs="Arial"/>
        </w:rPr>
        <w:tab/>
        <w:t xml:space="preserve">Bisanz, J. qiime2R: importing QIIME2 artifacts and associated data into R sessions. </w:t>
      </w:r>
      <w:r w:rsidRPr="00BF7674">
        <w:rPr>
          <w:rFonts w:ascii="Arial" w:hAnsi="Arial" w:cs="Arial"/>
          <w:i/>
          <w:iCs/>
        </w:rPr>
        <w:t>R Package version 0.99</w:t>
      </w:r>
      <w:r w:rsidRPr="00BF7674">
        <w:rPr>
          <w:rFonts w:ascii="Arial" w:hAnsi="Arial" w:cs="Arial"/>
        </w:rPr>
        <w:t xml:space="preserve"> (2018).</w:t>
      </w:r>
    </w:p>
    <w:p w14:paraId="3EF44EF8" w14:textId="77777777" w:rsidR="002076A9" w:rsidRPr="00BF7674" w:rsidRDefault="002076A9" w:rsidP="002076A9">
      <w:pPr>
        <w:pStyle w:val="Bibliography"/>
        <w:rPr>
          <w:rFonts w:ascii="Arial" w:hAnsi="Arial" w:cs="Arial"/>
        </w:rPr>
      </w:pPr>
      <w:r w:rsidRPr="00BF7674">
        <w:rPr>
          <w:rFonts w:ascii="Arial" w:hAnsi="Arial" w:cs="Arial"/>
        </w:rPr>
        <w:t>74.</w:t>
      </w:r>
      <w:r w:rsidRPr="00BF7674">
        <w:rPr>
          <w:rFonts w:ascii="Arial" w:hAnsi="Arial" w:cs="Arial"/>
        </w:rPr>
        <w:tab/>
        <w:t xml:space="preserve">McMurdie, P. J. &amp; Holmes, S. phyloseq: An R Package for Reproducible Interactive Analysis and Graphics of Microbiome Census Data. </w:t>
      </w:r>
      <w:r w:rsidRPr="00BF7674">
        <w:rPr>
          <w:rFonts w:ascii="Arial" w:hAnsi="Arial" w:cs="Arial"/>
          <w:i/>
          <w:iCs/>
        </w:rPr>
        <w:t>PLoS ONE</w:t>
      </w:r>
      <w:r w:rsidRPr="00BF7674">
        <w:rPr>
          <w:rFonts w:ascii="Arial" w:hAnsi="Arial" w:cs="Arial"/>
        </w:rPr>
        <w:t xml:space="preserve"> </w:t>
      </w:r>
      <w:r w:rsidRPr="00BF7674">
        <w:rPr>
          <w:rFonts w:ascii="Arial" w:hAnsi="Arial" w:cs="Arial"/>
          <w:b/>
          <w:bCs/>
        </w:rPr>
        <w:t>8</w:t>
      </w:r>
      <w:r w:rsidRPr="00BF7674">
        <w:rPr>
          <w:rFonts w:ascii="Arial" w:hAnsi="Arial" w:cs="Arial"/>
        </w:rPr>
        <w:t>, e61217 (2013).</w:t>
      </w:r>
    </w:p>
    <w:p w14:paraId="3D865E5B" w14:textId="77777777" w:rsidR="002076A9" w:rsidRPr="00BF7674" w:rsidRDefault="002076A9" w:rsidP="002076A9">
      <w:pPr>
        <w:pStyle w:val="Bibliography"/>
        <w:rPr>
          <w:rFonts w:ascii="Arial" w:hAnsi="Arial" w:cs="Arial"/>
        </w:rPr>
      </w:pPr>
      <w:r w:rsidRPr="00BF7674">
        <w:rPr>
          <w:rFonts w:ascii="Arial" w:hAnsi="Arial" w:cs="Arial"/>
        </w:rPr>
        <w:t>75.</w:t>
      </w:r>
      <w:r w:rsidRPr="00BF7674">
        <w:rPr>
          <w:rFonts w:ascii="Arial" w:hAnsi="Arial" w:cs="Arial"/>
        </w:rPr>
        <w:tab/>
        <w:t xml:space="preserve">Beghini, F. </w:t>
      </w:r>
      <w:r w:rsidRPr="00BF7674">
        <w:rPr>
          <w:rFonts w:ascii="Arial" w:hAnsi="Arial" w:cs="Arial"/>
          <w:i/>
          <w:iCs/>
        </w:rPr>
        <w:t>et al.</w:t>
      </w:r>
      <w:r w:rsidRPr="00BF7674">
        <w:rPr>
          <w:rFonts w:ascii="Arial" w:hAnsi="Arial" w:cs="Arial"/>
        </w:rPr>
        <w:t xml:space="preserve"> Integrating taxonomic, functional, and strain-level profiling of diverse microbial communities with bioBakery 3. </w:t>
      </w:r>
      <w:r w:rsidRPr="00BF7674">
        <w:rPr>
          <w:rFonts w:ascii="Arial" w:hAnsi="Arial" w:cs="Arial"/>
          <w:i/>
          <w:iCs/>
        </w:rPr>
        <w:t>eLife</w:t>
      </w:r>
      <w:r w:rsidRPr="00BF7674">
        <w:rPr>
          <w:rFonts w:ascii="Arial" w:hAnsi="Arial" w:cs="Arial"/>
        </w:rPr>
        <w:t xml:space="preserve"> </w:t>
      </w:r>
      <w:r w:rsidRPr="00BF7674">
        <w:rPr>
          <w:rFonts w:ascii="Arial" w:hAnsi="Arial" w:cs="Arial"/>
          <w:b/>
          <w:bCs/>
        </w:rPr>
        <w:t>10</w:t>
      </w:r>
      <w:r w:rsidRPr="00BF7674">
        <w:rPr>
          <w:rFonts w:ascii="Arial" w:hAnsi="Arial" w:cs="Arial"/>
        </w:rPr>
        <w:t>, e65088 (2021).</w:t>
      </w:r>
    </w:p>
    <w:p w14:paraId="66DE8FDD" w14:textId="77777777" w:rsidR="002076A9" w:rsidRPr="00BF7674" w:rsidRDefault="002076A9" w:rsidP="002076A9">
      <w:pPr>
        <w:pStyle w:val="Bibliography"/>
        <w:rPr>
          <w:rFonts w:ascii="Arial" w:hAnsi="Arial" w:cs="Arial"/>
        </w:rPr>
      </w:pPr>
      <w:r w:rsidRPr="00BF7674">
        <w:rPr>
          <w:rFonts w:ascii="Arial" w:hAnsi="Arial" w:cs="Arial"/>
        </w:rPr>
        <w:t>76.</w:t>
      </w:r>
      <w:r w:rsidRPr="00BF7674">
        <w:rPr>
          <w:rFonts w:ascii="Arial" w:hAnsi="Arial" w:cs="Arial"/>
        </w:rPr>
        <w:tab/>
        <w:t xml:space="preserve">Orkin, J. D. </w:t>
      </w:r>
      <w:r w:rsidRPr="00BF7674">
        <w:rPr>
          <w:rFonts w:ascii="Arial" w:hAnsi="Arial" w:cs="Arial"/>
          <w:i/>
          <w:iCs/>
        </w:rPr>
        <w:t>et al.</w:t>
      </w:r>
      <w:r w:rsidRPr="00BF7674">
        <w:rPr>
          <w:rFonts w:ascii="Arial" w:hAnsi="Arial" w:cs="Arial"/>
        </w:rPr>
        <w:t xml:space="preserve"> Seasonality of the gut microbiota of free-ranging white-faced capuchins in a tropical dry forest. </w:t>
      </w:r>
      <w:r w:rsidRPr="00BF7674">
        <w:rPr>
          <w:rFonts w:ascii="Arial" w:hAnsi="Arial" w:cs="Arial"/>
          <w:i/>
          <w:iCs/>
        </w:rPr>
        <w:t>The ISME Journal</w:t>
      </w:r>
      <w:r w:rsidRPr="00BF7674">
        <w:rPr>
          <w:rFonts w:ascii="Arial" w:hAnsi="Arial" w:cs="Arial"/>
        </w:rPr>
        <w:t xml:space="preserve"> </w:t>
      </w:r>
      <w:r w:rsidRPr="00BF7674">
        <w:rPr>
          <w:rFonts w:ascii="Arial" w:hAnsi="Arial" w:cs="Arial"/>
          <w:b/>
          <w:bCs/>
        </w:rPr>
        <w:t>13</w:t>
      </w:r>
      <w:r w:rsidRPr="00BF7674">
        <w:rPr>
          <w:rFonts w:ascii="Arial" w:hAnsi="Arial" w:cs="Arial"/>
        </w:rPr>
        <w:t>, 183–196 (2019).</w:t>
      </w:r>
    </w:p>
    <w:p w14:paraId="03420414" w14:textId="77777777" w:rsidR="002076A9" w:rsidRPr="00BF7674" w:rsidRDefault="002076A9" w:rsidP="002076A9">
      <w:pPr>
        <w:pStyle w:val="Bibliography"/>
        <w:rPr>
          <w:rFonts w:ascii="Arial" w:hAnsi="Arial" w:cs="Arial"/>
        </w:rPr>
      </w:pPr>
      <w:r w:rsidRPr="00BF7674">
        <w:rPr>
          <w:rFonts w:ascii="Arial" w:hAnsi="Arial" w:cs="Arial"/>
        </w:rPr>
        <w:t>77.</w:t>
      </w:r>
      <w:r w:rsidRPr="00BF7674">
        <w:rPr>
          <w:rFonts w:ascii="Arial" w:hAnsi="Arial" w:cs="Arial"/>
        </w:rPr>
        <w:tab/>
        <w:t xml:space="preserve">Mallott, E. K., Amato, K. R., Garber, P. A. &amp; Malhi, R. S. Influence of fruit and invertebrate consumption on the gut microbiota of wild white-faced capuchins (Cebus capucinus). </w:t>
      </w:r>
      <w:r w:rsidRPr="00BF7674">
        <w:rPr>
          <w:rFonts w:ascii="Arial" w:hAnsi="Arial" w:cs="Arial"/>
          <w:i/>
          <w:iCs/>
        </w:rPr>
        <w:t>American Journal of Physical Anthropology</w:t>
      </w:r>
      <w:r w:rsidRPr="00BF7674">
        <w:rPr>
          <w:rFonts w:ascii="Arial" w:hAnsi="Arial" w:cs="Arial"/>
        </w:rPr>
        <w:t xml:space="preserve"> </w:t>
      </w:r>
      <w:r w:rsidRPr="00BF7674">
        <w:rPr>
          <w:rFonts w:ascii="Arial" w:hAnsi="Arial" w:cs="Arial"/>
          <w:b/>
          <w:bCs/>
        </w:rPr>
        <w:t>165</w:t>
      </w:r>
      <w:r w:rsidRPr="00BF7674">
        <w:rPr>
          <w:rFonts w:ascii="Arial" w:hAnsi="Arial" w:cs="Arial"/>
        </w:rPr>
        <w:t>, 576–588 (2018).</w:t>
      </w:r>
    </w:p>
    <w:p w14:paraId="16A3313C" w14:textId="77777777" w:rsidR="002076A9" w:rsidRPr="00BF7674" w:rsidRDefault="002076A9" w:rsidP="002076A9">
      <w:pPr>
        <w:pStyle w:val="Bibliography"/>
        <w:rPr>
          <w:rFonts w:ascii="Arial" w:hAnsi="Arial" w:cs="Arial"/>
        </w:rPr>
      </w:pPr>
      <w:r w:rsidRPr="00BF7674">
        <w:rPr>
          <w:rFonts w:ascii="Arial" w:hAnsi="Arial" w:cs="Arial"/>
        </w:rPr>
        <w:t>78.</w:t>
      </w:r>
      <w:r w:rsidRPr="00BF7674">
        <w:rPr>
          <w:rFonts w:ascii="Arial" w:hAnsi="Arial" w:cs="Arial"/>
        </w:rPr>
        <w:tab/>
        <w:t xml:space="preserve">Marshall, A. J., Meijaard, E. &amp; Leighton, M. Extreme ecological specialisation in a rainforest mammal, the Bornean tufted ground squirrel, Rheithrosciurus macrotis Gray, 1857. </w:t>
      </w:r>
      <w:r w:rsidRPr="00BF7674">
        <w:rPr>
          <w:rFonts w:ascii="Arial" w:hAnsi="Arial" w:cs="Arial"/>
          <w:i/>
          <w:iCs/>
        </w:rPr>
        <w:t>Raffles Bulletin of Zoology</w:t>
      </w:r>
      <w:r w:rsidRPr="00BF7674">
        <w:rPr>
          <w:rFonts w:ascii="Arial" w:hAnsi="Arial" w:cs="Arial"/>
        </w:rPr>
        <w:t xml:space="preserve"> </w:t>
      </w:r>
      <w:r w:rsidRPr="00BF7674">
        <w:rPr>
          <w:rFonts w:ascii="Arial" w:hAnsi="Arial" w:cs="Arial"/>
          <w:b/>
          <w:bCs/>
        </w:rPr>
        <w:t>69</w:t>
      </w:r>
      <w:r w:rsidRPr="00BF7674">
        <w:rPr>
          <w:rFonts w:ascii="Arial" w:hAnsi="Arial" w:cs="Arial"/>
        </w:rPr>
        <w:t>, 497506 (2021).</w:t>
      </w:r>
    </w:p>
    <w:p w14:paraId="0DA48698" w14:textId="77777777" w:rsidR="002076A9" w:rsidRPr="00BF7674" w:rsidRDefault="002076A9" w:rsidP="002076A9">
      <w:pPr>
        <w:pStyle w:val="Bibliography"/>
        <w:rPr>
          <w:rFonts w:ascii="Arial" w:hAnsi="Arial" w:cs="Arial"/>
        </w:rPr>
      </w:pPr>
      <w:r w:rsidRPr="00BF7674">
        <w:rPr>
          <w:rFonts w:ascii="Arial" w:hAnsi="Arial" w:cs="Arial"/>
        </w:rPr>
        <w:lastRenderedPageBreak/>
        <w:t>79.</w:t>
      </w:r>
      <w:r w:rsidRPr="00BF7674">
        <w:rPr>
          <w:rFonts w:ascii="Arial" w:hAnsi="Arial" w:cs="Arial"/>
        </w:rPr>
        <w:tab/>
        <w:t xml:space="preserve">Gloor, G. B., Macklaim, J. M., Pawlowsky-Glahn, V. &amp; Egozcue, J. J. Microbiome Datasets Are Compositional: And This Is Not Optional. </w:t>
      </w:r>
      <w:r w:rsidRPr="00BF7674">
        <w:rPr>
          <w:rFonts w:ascii="Arial" w:hAnsi="Arial" w:cs="Arial"/>
          <w:i/>
          <w:iCs/>
        </w:rPr>
        <w:t>Front. Microbiol.</w:t>
      </w:r>
      <w:r w:rsidRPr="00BF7674">
        <w:rPr>
          <w:rFonts w:ascii="Arial" w:hAnsi="Arial" w:cs="Arial"/>
        </w:rPr>
        <w:t xml:space="preserve"> </w:t>
      </w:r>
      <w:r w:rsidRPr="00BF7674">
        <w:rPr>
          <w:rFonts w:ascii="Arial" w:hAnsi="Arial" w:cs="Arial"/>
          <w:b/>
          <w:bCs/>
        </w:rPr>
        <w:t>8</w:t>
      </w:r>
      <w:r w:rsidRPr="00BF7674">
        <w:rPr>
          <w:rFonts w:ascii="Arial" w:hAnsi="Arial" w:cs="Arial"/>
        </w:rPr>
        <w:t>, (2017).</w:t>
      </w:r>
    </w:p>
    <w:p w14:paraId="7BCC3DBF" w14:textId="77777777" w:rsidR="002076A9" w:rsidRPr="00BF7674" w:rsidRDefault="002076A9" w:rsidP="002076A9">
      <w:pPr>
        <w:pStyle w:val="Bibliography"/>
        <w:rPr>
          <w:rFonts w:ascii="Arial" w:hAnsi="Arial" w:cs="Arial"/>
        </w:rPr>
      </w:pPr>
      <w:r w:rsidRPr="00BF7674">
        <w:rPr>
          <w:rFonts w:ascii="Arial" w:hAnsi="Arial" w:cs="Arial"/>
        </w:rPr>
        <w:t>80.</w:t>
      </w:r>
      <w:r w:rsidRPr="00BF7674">
        <w:rPr>
          <w:rFonts w:ascii="Arial" w:hAnsi="Arial" w:cs="Arial"/>
        </w:rPr>
        <w:tab/>
        <w:t xml:space="preserve">Gloor, G. B. &amp; Reid, G. Compositional analysis: a valid approach to analyze microbiome high-throughput sequencing data. </w:t>
      </w:r>
      <w:r w:rsidRPr="00BF7674">
        <w:rPr>
          <w:rFonts w:ascii="Arial" w:hAnsi="Arial" w:cs="Arial"/>
          <w:i/>
          <w:iCs/>
        </w:rPr>
        <w:t>Can. J. Microbiol.</w:t>
      </w:r>
      <w:r w:rsidRPr="00BF7674">
        <w:rPr>
          <w:rFonts w:ascii="Arial" w:hAnsi="Arial" w:cs="Arial"/>
        </w:rPr>
        <w:t xml:space="preserve"> </w:t>
      </w:r>
      <w:r w:rsidRPr="00BF7674">
        <w:rPr>
          <w:rFonts w:ascii="Arial" w:hAnsi="Arial" w:cs="Arial"/>
          <w:b/>
          <w:bCs/>
        </w:rPr>
        <w:t>62</w:t>
      </w:r>
      <w:r w:rsidRPr="00BF7674">
        <w:rPr>
          <w:rFonts w:ascii="Arial" w:hAnsi="Arial" w:cs="Arial"/>
        </w:rPr>
        <w:t>, 692–703 (2016).</w:t>
      </w:r>
    </w:p>
    <w:p w14:paraId="6569C1FE" w14:textId="77777777" w:rsidR="002076A9" w:rsidRPr="00BF7674" w:rsidRDefault="002076A9" w:rsidP="002076A9">
      <w:pPr>
        <w:pStyle w:val="Bibliography"/>
        <w:rPr>
          <w:rFonts w:ascii="Arial" w:hAnsi="Arial" w:cs="Arial"/>
        </w:rPr>
      </w:pPr>
      <w:r w:rsidRPr="00BF7674">
        <w:rPr>
          <w:rFonts w:ascii="Arial" w:hAnsi="Arial" w:cs="Arial"/>
        </w:rPr>
        <w:t>81.</w:t>
      </w:r>
      <w:r w:rsidRPr="00BF7674">
        <w:rPr>
          <w:rFonts w:ascii="Arial" w:hAnsi="Arial" w:cs="Arial"/>
        </w:rPr>
        <w:tab/>
        <w:t xml:space="preserve">Aitchison, J. &amp; Greenacre, M. Biplots of Compositional Data. </w:t>
      </w:r>
      <w:r w:rsidRPr="00BF7674">
        <w:rPr>
          <w:rFonts w:ascii="Arial" w:hAnsi="Arial" w:cs="Arial"/>
          <w:i/>
          <w:iCs/>
        </w:rPr>
        <w:t>Journal of the Royal Statistical Society Series C: Applied Statistics</w:t>
      </w:r>
      <w:r w:rsidRPr="00BF7674">
        <w:rPr>
          <w:rFonts w:ascii="Arial" w:hAnsi="Arial" w:cs="Arial"/>
        </w:rPr>
        <w:t xml:space="preserve"> </w:t>
      </w:r>
      <w:r w:rsidRPr="00BF7674">
        <w:rPr>
          <w:rFonts w:ascii="Arial" w:hAnsi="Arial" w:cs="Arial"/>
          <w:b/>
          <w:bCs/>
        </w:rPr>
        <w:t>51</w:t>
      </w:r>
      <w:r w:rsidRPr="00BF7674">
        <w:rPr>
          <w:rFonts w:ascii="Arial" w:hAnsi="Arial" w:cs="Arial"/>
        </w:rPr>
        <w:t>, 375–392 (2002).</w:t>
      </w:r>
    </w:p>
    <w:p w14:paraId="254425FC" w14:textId="77777777" w:rsidR="002076A9" w:rsidRPr="00BF7674" w:rsidRDefault="002076A9" w:rsidP="002076A9">
      <w:pPr>
        <w:pStyle w:val="Bibliography"/>
        <w:rPr>
          <w:rFonts w:ascii="Arial" w:hAnsi="Arial" w:cs="Arial"/>
        </w:rPr>
      </w:pPr>
      <w:r w:rsidRPr="00BF7674">
        <w:rPr>
          <w:rFonts w:ascii="Arial" w:hAnsi="Arial" w:cs="Arial"/>
        </w:rPr>
        <w:t>82.</w:t>
      </w:r>
      <w:r w:rsidRPr="00BF7674">
        <w:rPr>
          <w:rFonts w:ascii="Arial" w:hAnsi="Arial" w:cs="Arial"/>
        </w:rPr>
        <w:tab/>
        <w:t xml:space="preserve">Palarea-Albaladejo, J. &amp; Martín-Fernández, J. A. zCompositions — R package for multivariate imputation of left-censored data under a compositional approach. </w:t>
      </w:r>
      <w:r w:rsidRPr="00BF7674">
        <w:rPr>
          <w:rFonts w:ascii="Arial" w:hAnsi="Arial" w:cs="Arial"/>
          <w:i/>
          <w:iCs/>
        </w:rPr>
        <w:t>Chemometrics and Intelligent Laboratory Systems</w:t>
      </w:r>
      <w:r w:rsidRPr="00BF7674">
        <w:rPr>
          <w:rFonts w:ascii="Arial" w:hAnsi="Arial" w:cs="Arial"/>
        </w:rPr>
        <w:t xml:space="preserve"> </w:t>
      </w:r>
      <w:r w:rsidRPr="00BF7674">
        <w:rPr>
          <w:rFonts w:ascii="Arial" w:hAnsi="Arial" w:cs="Arial"/>
          <w:b/>
          <w:bCs/>
        </w:rPr>
        <w:t>143</w:t>
      </w:r>
      <w:r w:rsidRPr="00BF7674">
        <w:rPr>
          <w:rFonts w:ascii="Arial" w:hAnsi="Arial" w:cs="Arial"/>
        </w:rPr>
        <w:t>, 85–96 (2015).</w:t>
      </w:r>
    </w:p>
    <w:p w14:paraId="4271FFED" w14:textId="77777777" w:rsidR="002076A9" w:rsidRPr="00BF7674" w:rsidRDefault="002076A9" w:rsidP="002076A9">
      <w:pPr>
        <w:pStyle w:val="Bibliography"/>
        <w:rPr>
          <w:rFonts w:ascii="Arial" w:hAnsi="Arial" w:cs="Arial"/>
        </w:rPr>
      </w:pPr>
      <w:r w:rsidRPr="00BF7674">
        <w:rPr>
          <w:rFonts w:ascii="Arial" w:hAnsi="Arial" w:cs="Arial"/>
        </w:rPr>
        <w:t>83.</w:t>
      </w:r>
      <w:r w:rsidRPr="00BF7674">
        <w:rPr>
          <w:rFonts w:ascii="Arial" w:hAnsi="Arial" w:cs="Arial"/>
        </w:rPr>
        <w:tab/>
        <w:t xml:space="preserve">Akaike, H. Information Theory and an Extension of the Maximum Likelihood Principle. in </w:t>
      </w:r>
      <w:r w:rsidRPr="00BF7674">
        <w:rPr>
          <w:rFonts w:ascii="Arial" w:hAnsi="Arial" w:cs="Arial"/>
          <w:i/>
          <w:iCs/>
        </w:rPr>
        <w:t>Selected Papers of Hirotugu Akaike</w:t>
      </w:r>
      <w:r w:rsidRPr="00BF7674">
        <w:rPr>
          <w:rFonts w:ascii="Arial" w:hAnsi="Arial" w:cs="Arial"/>
        </w:rPr>
        <w:t xml:space="preserve"> (eds Parzen, E., Tanabe, K. &amp; Kitagawa, G.) 199–213 (Springer New York, New York, NY, 1998). doi:10.1007/978-1-4612-1694-0_15.</w:t>
      </w:r>
    </w:p>
    <w:p w14:paraId="2A73F699" w14:textId="77777777" w:rsidR="002076A9" w:rsidRPr="00BF7674" w:rsidRDefault="002076A9" w:rsidP="002076A9">
      <w:pPr>
        <w:pStyle w:val="Bibliography"/>
        <w:rPr>
          <w:rFonts w:ascii="Arial" w:hAnsi="Arial" w:cs="Arial"/>
        </w:rPr>
      </w:pPr>
      <w:r w:rsidRPr="00BF7674">
        <w:rPr>
          <w:rFonts w:ascii="Arial" w:hAnsi="Arial" w:cs="Arial"/>
        </w:rPr>
        <w:t>84.</w:t>
      </w:r>
      <w:r w:rsidRPr="00BF7674">
        <w:rPr>
          <w:rFonts w:ascii="Arial" w:hAnsi="Arial" w:cs="Arial"/>
        </w:rPr>
        <w:tab/>
        <w:t xml:space="preserve">Hurvich, C. M. &amp; Tsai, C.-L. Regression and time series model selection in small samples. </w:t>
      </w:r>
      <w:r w:rsidRPr="00BF7674">
        <w:rPr>
          <w:rFonts w:ascii="Arial" w:hAnsi="Arial" w:cs="Arial"/>
          <w:i/>
          <w:iCs/>
        </w:rPr>
        <w:t>Biometrika</w:t>
      </w:r>
      <w:r w:rsidRPr="00BF7674">
        <w:rPr>
          <w:rFonts w:ascii="Arial" w:hAnsi="Arial" w:cs="Arial"/>
        </w:rPr>
        <w:t xml:space="preserve"> </w:t>
      </w:r>
      <w:r w:rsidRPr="00BF7674">
        <w:rPr>
          <w:rFonts w:ascii="Arial" w:hAnsi="Arial" w:cs="Arial"/>
          <w:b/>
          <w:bCs/>
        </w:rPr>
        <w:t>76</w:t>
      </w:r>
      <w:r w:rsidRPr="00BF7674">
        <w:rPr>
          <w:rFonts w:ascii="Arial" w:hAnsi="Arial" w:cs="Arial"/>
        </w:rPr>
        <w:t>, 297–307 (1989).</w:t>
      </w:r>
    </w:p>
    <w:p w14:paraId="3DC81AB5" w14:textId="77777777" w:rsidR="002076A9" w:rsidRPr="00BF7674" w:rsidRDefault="002076A9" w:rsidP="002076A9">
      <w:pPr>
        <w:pStyle w:val="Bibliography"/>
        <w:rPr>
          <w:rFonts w:ascii="Arial" w:hAnsi="Arial" w:cs="Arial"/>
        </w:rPr>
      </w:pPr>
      <w:r w:rsidRPr="00BF7674">
        <w:rPr>
          <w:rFonts w:ascii="Arial" w:hAnsi="Arial" w:cs="Arial"/>
        </w:rPr>
        <w:t>85.</w:t>
      </w:r>
      <w:r w:rsidRPr="00BF7674">
        <w:rPr>
          <w:rFonts w:ascii="Arial" w:hAnsi="Arial" w:cs="Arial"/>
        </w:rPr>
        <w:tab/>
        <w:t xml:space="preserve">Zhang, X. </w:t>
      </w:r>
      <w:r w:rsidRPr="00BF7674">
        <w:rPr>
          <w:rFonts w:ascii="Arial" w:hAnsi="Arial" w:cs="Arial"/>
          <w:i/>
          <w:iCs/>
        </w:rPr>
        <w:t>et al.</w:t>
      </w:r>
      <w:r w:rsidRPr="00BF7674">
        <w:rPr>
          <w:rFonts w:ascii="Arial" w:hAnsi="Arial" w:cs="Arial"/>
        </w:rPr>
        <w:t xml:space="preserve"> Negative Binomial Mixed Models for Analyzing Longitudinal Microbiome Data. </w:t>
      </w:r>
      <w:r w:rsidRPr="00BF7674">
        <w:rPr>
          <w:rFonts w:ascii="Arial" w:hAnsi="Arial" w:cs="Arial"/>
          <w:i/>
          <w:iCs/>
        </w:rPr>
        <w:t>Front. Microbiol.</w:t>
      </w:r>
      <w:r w:rsidRPr="00BF7674">
        <w:rPr>
          <w:rFonts w:ascii="Arial" w:hAnsi="Arial" w:cs="Arial"/>
        </w:rPr>
        <w:t xml:space="preserve"> </w:t>
      </w:r>
      <w:r w:rsidRPr="00BF7674">
        <w:rPr>
          <w:rFonts w:ascii="Arial" w:hAnsi="Arial" w:cs="Arial"/>
          <w:b/>
          <w:bCs/>
        </w:rPr>
        <w:t>9</w:t>
      </w:r>
      <w:r w:rsidRPr="00BF7674">
        <w:rPr>
          <w:rFonts w:ascii="Arial" w:hAnsi="Arial" w:cs="Arial"/>
        </w:rPr>
        <w:t>, (2018).</w:t>
      </w:r>
    </w:p>
    <w:p w14:paraId="08F8A0DB" w14:textId="40B56466" w:rsidR="00DB6D13" w:rsidRPr="00BF7674" w:rsidRDefault="00DB6D13" w:rsidP="002076A9">
      <w:pPr>
        <w:pStyle w:val="Bibliography"/>
        <w:rPr>
          <w:rFonts w:ascii="Arial" w:hAnsi="Arial" w:cs="Arial"/>
        </w:rPr>
      </w:pPr>
      <w:r w:rsidRPr="00BF7674">
        <w:rPr>
          <w:rFonts w:ascii="Arial" w:hAnsi="Arial" w:cs="Arial"/>
        </w:rPr>
        <w:fldChar w:fldCharType="end"/>
      </w:r>
    </w:p>
    <w:p w14:paraId="6EAE6F85" w14:textId="2B083E94" w:rsidR="009F7B11" w:rsidRPr="00BF7674" w:rsidRDefault="006823A6" w:rsidP="009F7B11">
      <w:pPr>
        <w:rPr>
          <w:rFonts w:ascii="Arial" w:hAnsi="Arial" w:cs="Arial"/>
        </w:rPr>
      </w:pPr>
      <w:r w:rsidRPr="00BF7674">
        <w:rPr>
          <w:rFonts w:ascii="Arial" w:hAnsi="Arial" w:cs="Arial"/>
          <w:noProof/>
        </w:rPr>
        <w:lastRenderedPageBreak/>
        <w:drawing>
          <wp:anchor distT="0" distB="0" distL="114300" distR="114300" simplePos="0" relativeHeight="251658240" behindDoc="0" locked="0" layoutInCell="1" allowOverlap="1" wp14:anchorId="2E36103C" wp14:editId="5EE2D96C">
            <wp:simplePos x="0" y="0"/>
            <wp:positionH relativeFrom="column">
              <wp:posOffset>28575</wp:posOffset>
            </wp:positionH>
            <wp:positionV relativeFrom="paragraph">
              <wp:posOffset>271953</wp:posOffset>
            </wp:positionV>
            <wp:extent cx="5943600" cy="2560955"/>
            <wp:effectExtent l="0" t="0" r="0" b="4445"/>
            <wp:wrapTopAndBottom/>
            <wp:docPr id="19" name="Picture 18">
              <a:extLst xmlns:a="http://schemas.openxmlformats.org/drawingml/2006/main">
                <a:ext uri="{FF2B5EF4-FFF2-40B4-BE49-F238E27FC236}">
                  <a16:creationId xmlns:a16="http://schemas.microsoft.com/office/drawing/2014/main" id="{7BA1CD74-8A8A-5459-4CB5-6695CA8C2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BA1CD74-8A8A-5459-4CB5-6695CA8C25B8}"/>
                        </a:ext>
                      </a:extLst>
                    </pic:cNvPr>
                    <pic:cNvPicPr>
                      <a:picLocks noChangeAspect="1"/>
                    </pic:cNvPicPr>
                  </pic:nvPicPr>
                  <pic:blipFill>
                    <a:blip r:embed="rId14"/>
                    <a:stretch>
                      <a:fillRect/>
                    </a:stretch>
                  </pic:blipFill>
                  <pic:spPr>
                    <a:xfrm>
                      <a:off x="0" y="0"/>
                      <a:ext cx="5943600" cy="2560955"/>
                    </a:xfrm>
                    <a:prstGeom prst="rect">
                      <a:avLst/>
                    </a:prstGeom>
                  </pic:spPr>
                </pic:pic>
              </a:graphicData>
            </a:graphic>
            <wp14:sizeRelH relativeFrom="page">
              <wp14:pctWidth>0</wp14:pctWidth>
            </wp14:sizeRelH>
            <wp14:sizeRelV relativeFrom="page">
              <wp14:pctHeight>0</wp14:pctHeight>
            </wp14:sizeRelV>
          </wp:anchor>
        </w:drawing>
      </w:r>
      <w:r w:rsidR="009F7B11" w:rsidRPr="00BF7674">
        <w:rPr>
          <w:rFonts w:ascii="Arial" w:hAnsi="Arial" w:cs="Arial"/>
        </w:rPr>
        <w:t xml:space="preserve">Supplemental information: </w:t>
      </w:r>
    </w:p>
    <w:p w14:paraId="7FADDC11" w14:textId="3A1C182B" w:rsidR="009F7B11" w:rsidRPr="00BF7674" w:rsidRDefault="009F7B11">
      <w:pPr>
        <w:rPr>
          <w:rFonts w:ascii="Arial" w:hAnsi="Arial" w:cs="Arial"/>
        </w:rPr>
      </w:pPr>
      <w:r w:rsidRPr="00BF7674">
        <w:rPr>
          <w:rFonts w:ascii="Arial" w:hAnsi="Arial" w:cs="Arial"/>
          <w:noProof/>
        </w:rPr>
        <w:drawing>
          <wp:anchor distT="0" distB="0" distL="114300" distR="114300" simplePos="0" relativeHeight="251659264" behindDoc="0" locked="0" layoutInCell="1" allowOverlap="1" wp14:anchorId="3A727253" wp14:editId="0F3EA6D5">
            <wp:simplePos x="0" y="0"/>
            <wp:positionH relativeFrom="column">
              <wp:posOffset>-7216</wp:posOffset>
            </wp:positionH>
            <wp:positionV relativeFrom="paragraph">
              <wp:posOffset>3970771</wp:posOffset>
            </wp:positionV>
            <wp:extent cx="5361708" cy="2680854"/>
            <wp:effectExtent l="0" t="0" r="0" b="0"/>
            <wp:wrapTopAndBottom/>
            <wp:docPr id="18492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8800" name="Picture 1849258800"/>
                    <pic:cNvPicPr/>
                  </pic:nvPicPr>
                  <pic:blipFill>
                    <a:blip r:embed="rId15"/>
                    <a:stretch>
                      <a:fillRect/>
                    </a:stretch>
                  </pic:blipFill>
                  <pic:spPr>
                    <a:xfrm>
                      <a:off x="0" y="0"/>
                      <a:ext cx="5361708" cy="2680854"/>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b/>
          <w:bCs/>
        </w:rPr>
        <w:t xml:space="preserve">Figure </w:t>
      </w:r>
      <w:commentRangeStart w:id="29"/>
      <w:del w:id="30" w:author="Marshall, Andrew" w:date="2026-05-15T13:42:00Z" w16du:dateUtc="2026-05-15T17:42:00Z">
        <w:r w:rsidRPr="00BF7674" w:rsidDel="00295030">
          <w:rPr>
            <w:rFonts w:ascii="Arial" w:hAnsi="Arial" w:cs="Arial"/>
            <w:b/>
            <w:bCs/>
          </w:rPr>
          <w:delText>1</w:delText>
        </w:r>
      </w:del>
      <w:r w:rsidRPr="00BF7674">
        <w:rPr>
          <w:rFonts w:ascii="Arial" w:hAnsi="Arial" w:cs="Arial"/>
          <w:b/>
          <w:bCs/>
        </w:rPr>
        <w:t>S</w:t>
      </w:r>
      <w:commentRangeEnd w:id="29"/>
      <w:r w:rsidR="00CA0F92">
        <w:rPr>
          <w:rStyle w:val="CommentReference"/>
          <w:rFonts w:ascii="Arial" w:hAnsi="Arial" w:cs="Arial"/>
          <w:b/>
          <w:bCs/>
          <w:sz w:val="24"/>
          <w:szCs w:val="24"/>
        </w:rPr>
        <w:commentReference w:id="29"/>
      </w:r>
      <w:ins w:id="31" w:author="Marshall, Andrew" w:date="2026-05-15T13:42:00Z" w16du:dateUtc="2026-05-15T17:42:00Z">
        <w:r w:rsidR="00295030">
          <w:rPr>
            <w:rFonts w:ascii="Arial" w:hAnsi="Arial" w:cs="Arial"/>
            <w:b/>
            <w:bCs/>
          </w:rPr>
          <w:t>1</w:t>
        </w:r>
      </w:ins>
      <w:r w:rsidRPr="00BF7674">
        <w:rPr>
          <w:rFonts w:ascii="Arial" w:hAnsi="Arial" w:cs="Arial"/>
          <w:b/>
          <w:bCs/>
        </w:rPr>
        <w:t>:</w:t>
      </w:r>
      <w:r w:rsidRPr="00BF7674">
        <w:rPr>
          <w:rFonts w:ascii="Arial" w:hAnsi="Arial" w:cs="Arial"/>
        </w:rP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diversity analysis</w:t>
      </w:r>
      <w:r w:rsidR="00AA04FE" w:rsidRPr="00BF7674">
        <w:rPr>
          <w:rFonts w:ascii="Arial" w:hAnsi="Arial" w:cs="Arial"/>
        </w:rPr>
        <w:t xml:space="preserve"> </w:t>
      </w:r>
      <w:r w:rsidRPr="00BF7674">
        <w:rPr>
          <w:rFonts w:ascii="Arial" w:hAnsi="Arial" w:cs="Arial"/>
        </w:rPr>
        <w:t xml:space="preserve">used the same model structure for both data types, the models for the differential abundance analysis differed by data type. </w:t>
      </w:r>
    </w:p>
    <w:p w14:paraId="2DCBD144" w14:textId="748EDFBE" w:rsidR="009F7B11" w:rsidRPr="00BF7674" w:rsidRDefault="009F7B11" w:rsidP="009F7B11">
      <w:pPr>
        <w:rPr>
          <w:rFonts w:ascii="Arial" w:hAnsi="Arial" w:cs="Arial"/>
        </w:rPr>
      </w:pPr>
      <w:r w:rsidRPr="00BF7674">
        <w:rPr>
          <w:rFonts w:ascii="Arial" w:hAnsi="Arial" w:cs="Arial"/>
          <w:b/>
          <w:bCs/>
        </w:rPr>
        <w:t xml:space="preserve">Figure </w:t>
      </w:r>
      <w:del w:id="32" w:author="Marshall, Andrew" w:date="2026-05-15T13:42:00Z" w16du:dateUtc="2026-05-15T17:42:00Z">
        <w:r w:rsidRPr="00BF7674" w:rsidDel="00295030">
          <w:rPr>
            <w:rFonts w:ascii="Arial" w:hAnsi="Arial" w:cs="Arial"/>
            <w:b/>
            <w:bCs/>
          </w:rPr>
          <w:delText>2</w:delText>
        </w:r>
      </w:del>
      <w:r w:rsidRPr="00BF7674">
        <w:rPr>
          <w:rFonts w:ascii="Arial" w:hAnsi="Arial" w:cs="Arial"/>
          <w:b/>
          <w:bCs/>
        </w:rPr>
        <w:t>S</w:t>
      </w:r>
      <w:ins w:id="33" w:author="Marshall, Andrew" w:date="2026-05-15T13:42:00Z" w16du:dateUtc="2026-05-15T17:42:00Z">
        <w:r w:rsidR="00295030">
          <w:rPr>
            <w:rFonts w:ascii="Arial" w:hAnsi="Arial" w:cs="Arial"/>
            <w:b/>
            <w:bCs/>
          </w:rPr>
          <w:t>2</w:t>
        </w:r>
      </w:ins>
      <w:r w:rsidRPr="00BF7674">
        <w:rPr>
          <w:rFonts w:ascii="Arial" w:hAnsi="Arial" w:cs="Arial"/>
          <w:b/>
          <w:bCs/>
        </w:rPr>
        <w:t>:</w:t>
      </w:r>
      <w:r w:rsidRPr="00BF7674">
        <w:rPr>
          <w:rFonts w:ascii="Arial" w:hAnsi="Arial" w:cs="Arial"/>
        </w:rPr>
        <w:t xml:space="preserve"> Plotted model results showing the relationship between taxonomic alpha diversity and temperature. Panel (</w:t>
      </w:r>
      <w:r w:rsidRPr="00BF7674">
        <w:rPr>
          <w:rFonts w:ascii="Arial" w:hAnsi="Arial" w:cs="Arial"/>
          <w:b/>
          <w:bCs/>
        </w:rPr>
        <w:t>A</w:t>
      </w:r>
      <w:r w:rsidRPr="00BF7674">
        <w:rPr>
          <w:rFonts w:ascii="Arial" w:hAnsi="Arial" w:cs="Arial"/>
        </w:rPr>
        <w:t xml:space="preserve">) measures alpha diversity using </w:t>
      </w:r>
      <w:r w:rsidR="00AA04FE" w:rsidRPr="00BF7674">
        <w:rPr>
          <w:rFonts w:ascii="Arial" w:hAnsi="Arial" w:cs="Arial"/>
        </w:rPr>
        <w:t xml:space="preserve">the </w:t>
      </w:r>
      <w:r w:rsidRPr="00BF7674">
        <w:rPr>
          <w:rFonts w:ascii="Arial" w:hAnsi="Arial" w:cs="Arial"/>
        </w:rPr>
        <w:t>Shannon Index, while panel (</w:t>
      </w:r>
      <w:r w:rsidRPr="00BF7674">
        <w:rPr>
          <w:rFonts w:ascii="Arial" w:hAnsi="Arial" w:cs="Arial"/>
          <w:b/>
          <w:bCs/>
        </w:rPr>
        <w:t>B</w:t>
      </w:r>
      <w:r w:rsidRPr="00BF7674">
        <w:rPr>
          <w:rFonts w:ascii="Arial" w:hAnsi="Arial" w:cs="Arial"/>
        </w:rPr>
        <w:t>) uses the total number of ASVs. Both metrics demonstrate a reliable decrease in taxonomic alpha diversity as temperature increases.</w:t>
      </w:r>
    </w:p>
    <w:p w14:paraId="37C9C9C7" w14:textId="423CEE45" w:rsidR="009F7B11" w:rsidRPr="00BF7674" w:rsidRDefault="009F7B11" w:rsidP="009F7B11">
      <w:pPr>
        <w:rPr>
          <w:rFonts w:ascii="Arial" w:hAnsi="Arial" w:cs="Arial"/>
        </w:rPr>
      </w:pPr>
      <w:r w:rsidRPr="00BF7674">
        <w:rPr>
          <w:rFonts w:ascii="Arial" w:hAnsi="Arial" w:cs="Arial"/>
          <w:noProof/>
        </w:rPr>
        <w:lastRenderedPageBreak/>
        <w:drawing>
          <wp:anchor distT="0" distB="0" distL="114300" distR="114300" simplePos="0" relativeHeight="251660288" behindDoc="0" locked="0" layoutInCell="1" allowOverlap="1" wp14:anchorId="368D97EC" wp14:editId="6988EAA2">
            <wp:simplePos x="0" y="0"/>
            <wp:positionH relativeFrom="column">
              <wp:posOffset>0</wp:posOffset>
            </wp:positionH>
            <wp:positionV relativeFrom="paragraph">
              <wp:posOffset>0</wp:posOffset>
            </wp:positionV>
            <wp:extent cx="4876800" cy="8229600"/>
            <wp:effectExtent l="0" t="0" r="0" b="0"/>
            <wp:wrapTopAndBottom/>
            <wp:docPr id="5325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38" name="Picture 53258538"/>
                    <pic:cNvPicPr/>
                  </pic:nvPicPr>
                  <pic:blipFill>
                    <a:blip r:embed="rId16"/>
                    <a:stretch>
                      <a:fillRect/>
                    </a:stretch>
                  </pic:blipFill>
                  <pic:spPr>
                    <a:xfrm>
                      <a:off x="0" y="0"/>
                      <a:ext cx="4876800" cy="8229600"/>
                    </a:xfrm>
                    <a:prstGeom prst="rect">
                      <a:avLst/>
                    </a:prstGeom>
                  </pic:spPr>
                </pic:pic>
              </a:graphicData>
            </a:graphic>
            <wp14:sizeRelH relativeFrom="page">
              <wp14:pctWidth>0</wp14:pctWidth>
            </wp14:sizeRelH>
            <wp14:sizeRelV relativeFrom="page">
              <wp14:pctHeight>0</wp14:pctHeight>
            </wp14:sizeRelV>
          </wp:anchor>
        </w:drawing>
      </w:r>
    </w:p>
    <w:p w14:paraId="5DF1F7A7" w14:textId="1F994430" w:rsidR="009F7B11" w:rsidRPr="00BF7674" w:rsidRDefault="009F7B11" w:rsidP="009F7B11">
      <w:pPr>
        <w:rPr>
          <w:rFonts w:ascii="Arial" w:hAnsi="Arial" w:cs="Arial"/>
        </w:rPr>
      </w:pPr>
      <w:commentRangeStart w:id="34"/>
      <w:commentRangeStart w:id="35"/>
      <w:r w:rsidRPr="00BF7674">
        <w:rPr>
          <w:rFonts w:ascii="Arial" w:hAnsi="Arial" w:cs="Arial"/>
          <w:b/>
          <w:bCs/>
        </w:rPr>
        <w:lastRenderedPageBreak/>
        <w:t xml:space="preserve">Fig </w:t>
      </w:r>
      <w:del w:id="36" w:author="Marshall, Andrew" w:date="2026-05-15T13:42:00Z" w16du:dateUtc="2026-05-15T17:42:00Z">
        <w:r w:rsidRPr="00BF7674" w:rsidDel="00295030">
          <w:rPr>
            <w:rFonts w:ascii="Arial" w:hAnsi="Arial" w:cs="Arial"/>
            <w:b/>
            <w:bCs/>
          </w:rPr>
          <w:delText>3</w:delText>
        </w:r>
      </w:del>
      <w:r w:rsidRPr="00BF7674">
        <w:rPr>
          <w:rFonts w:ascii="Arial" w:hAnsi="Arial" w:cs="Arial"/>
          <w:b/>
          <w:bCs/>
        </w:rPr>
        <w:t>S</w:t>
      </w:r>
      <w:ins w:id="37" w:author="Marshall, Andrew" w:date="2026-05-15T13:42:00Z" w16du:dateUtc="2026-05-15T17:42:00Z">
        <w:r w:rsidR="00295030">
          <w:rPr>
            <w:rFonts w:ascii="Arial" w:hAnsi="Arial" w:cs="Arial"/>
            <w:b/>
            <w:bCs/>
          </w:rPr>
          <w:t>3</w:t>
        </w:r>
      </w:ins>
      <w:r w:rsidRPr="00BF7674">
        <w:rPr>
          <w:rFonts w:ascii="Arial" w:hAnsi="Arial" w:cs="Arial"/>
          <w:b/>
          <w:bCs/>
        </w:rPr>
        <w:t>.</w:t>
      </w:r>
      <w:r w:rsidRPr="00BF7674">
        <w:rPr>
          <w:rFonts w:ascii="Arial" w:hAnsi="Arial" w:cs="Arial"/>
        </w:rPr>
        <w:t xml:space="preserve"> </w:t>
      </w:r>
      <w:commentRangeEnd w:id="34"/>
      <w:r w:rsidRPr="00BF7674">
        <w:rPr>
          <w:rStyle w:val="CommentReference"/>
          <w:rFonts w:ascii="Arial" w:hAnsi="Arial" w:cs="Arial"/>
          <w:sz w:val="24"/>
          <w:szCs w:val="24"/>
        </w:rPr>
        <w:commentReference w:id="34"/>
      </w:r>
      <w:commentRangeEnd w:id="35"/>
      <w:r w:rsidR="00295030" w:rsidRPr="00BF7674">
        <w:rPr>
          <w:rStyle w:val="CommentReference"/>
          <w:rFonts w:ascii="Arial" w:hAnsi="Arial" w:cs="Arial"/>
          <w:sz w:val="24"/>
          <w:szCs w:val="24"/>
        </w:rPr>
        <w:commentReference w:id="35"/>
      </w:r>
      <w:r w:rsidRPr="00BF7674">
        <w:rPr>
          <w:rFonts w:ascii="Arial" w:hAnsi="Arial" w:cs="Arial"/>
        </w:rPr>
        <w:t>Cladogram showing ancestral state reconstruction of temperature sensitivity for 9</w:t>
      </w:r>
      <w:r w:rsidR="00DF74B0" w:rsidRPr="00BF7674">
        <w:rPr>
          <w:rFonts w:ascii="Arial" w:hAnsi="Arial" w:cs="Arial"/>
        </w:rPr>
        <w:t>1</w:t>
      </w:r>
      <w:r w:rsidRPr="00BF7674">
        <w:rPr>
          <w:rFonts w:ascii="Arial" w:hAnsi="Arial" w:cs="Arial"/>
        </w:rPr>
        <w:t xml:space="preserve">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Bacteroidota phyla. In contrast, Proteobacteria and Campylobacterota appear less temperature sensitive compared to the other phyla. </w:t>
      </w:r>
    </w:p>
    <w:p w14:paraId="35BDAEE9" w14:textId="435ADC3B" w:rsidR="00940475" w:rsidRPr="00BF7674" w:rsidRDefault="00940475" w:rsidP="00940475">
      <w:pPr>
        <w:rPr>
          <w:rFonts w:ascii="Arial" w:hAnsi="Arial" w:cs="Arial"/>
        </w:rPr>
      </w:pPr>
      <w:r w:rsidRPr="00BF7674">
        <w:rPr>
          <w:rFonts w:ascii="Arial" w:hAnsi="Arial" w:cs="Arial"/>
          <w:noProof/>
        </w:rPr>
        <w:drawing>
          <wp:anchor distT="0" distB="0" distL="114300" distR="114300" simplePos="0" relativeHeight="251661312" behindDoc="0" locked="0" layoutInCell="1" allowOverlap="1" wp14:anchorId="0FB26299" wp14:editId="4BD19C02">
            <wp:simplePos x="0" y="0"/>
            <wp:positionH relativeFrom="column">
              <wp:posOffset>-635</wp:posOffset>
            </wp:positionH>
            <wp:positionV relativeFrom="paragraph">
              <wp:posOffset>319405</wp:posOffset>
            </wp:positionV>
            <wp:extent cx="6206490" cy="1939290"/>
            <wp:effectExtent l="0" t="0" r="3810" b="3810"/>
            <wp:wrapTopAndBottom/>
            <wp:docPr id="704407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7042" name="Picture 704407042"/>
                    <pic:cNvPicPr/>
                  </pic:nvPicPr>
                  <pic:blipFill>
                    <a:blip r:embed="rId17"/>
                    <a:stretch>
                      <a:fillRect/>
                    </a:stretch>
                  </pic:blipFill>
                  <pic:spPr>
                    <a:xfrm>
                      <a:off x="0" y="0"/>
                      <a:ext cx="6206490" cy="1939290"/>
                    </a:xfrm>
                    <a:prstGeom prst="rect">
                      <a:avLst/>
                    </a:prstGeom>
                  </pic:spPr>
                </pic:pic>
              </a:graphicData>
            </a:graphic>
            <wp14:sizeRelH relativeFrom="page">
              <wp14:pctWidth>0</wp14:pctWidth>
            </wp14:sizeRelH>
            <wp14:sizeRelV relativeFrom="page">
              <wp14:pctHeight>0</wp14:pctHeight>
            </wp14:sizeRelV>
          </wp:anchor>
        </w:drawing>
      </w:r>
    </w:p>
    <w:p w14:paraId="0B5723CC" w14:textId="02CFDBDF" w:rsidR="00940475" w:rsidRPr="00BF7674" w:rsidRDefault="00940475" w:rsidP="00940475">
      <w:pPr>
        <w:rPr>
          <w:rFonts w:ascii="Arial" w:hAnsi="Arial" w:cs="Arial"/>
        </w:rPr>
      </w:pPr>
      <w:commentRangeStart w:id="38"/>
      <w:r w:rsidRPr="00BF7674">
        <w:rPr>
          <w:rFonts w:ascii="Arial" w:hAnsi="Arial" w:cs="Arial"/>
          <w:b/>
          <w:bCs/>
        </w:rPr>
        <w:t xml:space="preserve">Fig. </w:t>
      </w:r>
      <w:del w:id="39" w:author="Marshall, Andrew" w:date="2026-05-15T13:42:00Z" w16du:dateUtc="2026-05-15T17:42:00Z">
        <w:r w:rsidRPr="00BF7674" w:rsidDel="00295030">
          <w:rPr>
            <w:rFonts w:ascii="Arial" w:hAnsi="Arial" w:cs="Arial"/>
            <w:b/>
            <w:bCs/>
          </w:rPr>
          <w:delText>4</w:delText>
        </w:r>
      </w:del>
      <w:r w:rsidRPr="00BF7674">
        <w:rPr>
          <w:rFonts w:ascii="Arial" w:hAnsi="Arial" w:cs="Arial"/>
          <w:b/>
          <w:bCs/>
        </w:rPr>
        <w:t>S</w:t>
      </w:r>
      <w:commentRangeEnd w:id="38"/>
      <w:r w:rsidR="00DC27D7">
        <w:rPr>
          <w:rStyle w:val="CommentReference"/>
          <w:rFonts w:ascii="Arial" w:hAnsi="Arial" w:cs="Arial"/>
          <w:b/>
          <w:bCs/>
          <w:sz w:val="24"/>
          <w:szCs w:val="24"/>
        </w:rPr>
        <w:commentReference w:id="38"/>
      </w:r>
      <w:ins w:id="40" w:author="Marshall, Andrew" w:date="2026-05-15T13:42:00Z" w16du:dateUtc="2026-05-15T17:42:00Z">
        <w:r w:rsidR="00295030">
          <w:rPr>
            <w:rFonts w:ascii="Arial" w:hAnsi="Arial" w:cs="Arial"/>
            <w:b/>
            <w:bCs/>
          </w:rPr>
          <w:t>4</w:t>
        </w:r>
      </w:ins>
      <w:r w:rsidRPr="00BF7674">
        <w:rPr>
          <w:rFonts w:ascii="Arial" w:hAnsi="Arial" w:cs="Arial"/>
          <w:b/>
          <w:bCs/>
        </w:rPr>
        <w:t xml:space="preserve">: </w:t>
      </w:r>
      <w:r w:rsidRPr="00BF7674">
        <w:rPr>
          <w:rFonts w:ascii="Arial" w:hAnsi="Arial" w:cs="Arial"/>
        </w:rPr>
        <w:t xml:space="preserve">Model selection results for lipid metabolism pathways from the differential abundance pathway-level analysis. Panel </w:t>
      </w:r>
      <w:r w:rsidRPr="00BF7674">
        <w:rPr>
          <w:rFonts w:ascii="Arial" w:hAnsi="Arial" w:cs="Arial"/>
          <w:b/>
          <w:bCs/>
        </w:rPr>
        <w:t>A</w:t>
      </w:r>
      <w:r w:rsidRPr="00BF7674">
        <w:rPr>
          <w:rFonts w:ascii="Arial" w:hAnsi="Arial" w:cs="Arial"/>
        </w:rPr>
        <w:t xml:space="preserve"> shows the coefficient estimates for the effect of temperature on the relative abundance of each listed metabolic pathway. Thick bars represent 50% confidence intervals (CI), while thin bars represent 95% CI. Red and blue annotations summarize the functional roles of pathways within each group. Panel B compares the model weights of the base model (green) and the temperature model (yellow). The two model weights sum to 100%. Overall, rising temperatures predicted coordinated shifts in lipid metabolism, including decreases in pathways involved in lipid catabolism alongside increases in lipid biosynthesis pathways. These patterns suggest microbial investment in membrane remodeling and maintenance in response to the destabilizing effects of heat on membrane integrit</w:t>
      </w:r>
      <w:r w:rsidR="00AA04FE" w:rsidRPr="00BF7674">
        <w:rPr>
          <w:rFonts w:ascii="Arial" w:hAnsi="Arial" w:cs="Arial"/>
        </w:rPr>
        <w:t>y</w:t>
      </w:r>
      <w:r w:rsidRPr="00BF7674">
        <w:rPr>
          <w:rFonts w:ascii="Arial" w:hAnsi="Arial" w:cs="Arial"/>
        </w:rPr>
        <w:t>.</w:t>
      </w:r>
    </w:p>
    <w:p w14:paraId="6E365A0F" w14:textId="5CC4C193" w:rsidR="003055C7" w:rsidRPr="00BF7674" w:rsidRDefault="00655227" w:rsidP="00940475">
      <w:pPr>
        <w:rPr>
          <w:rFonts w:ascii="Arial" w:hAnsi="Arial" w:cs="Arial"/>
        </w:rPr>
      </w:pPr>
      <w:r w:rsidRPr="00BF7674">
        <w:rPr>
          <w:rFonts w:ascii="Arial" w:hAnsi="Arial" w:cs="Arial"/>
          <w:noProof/>
        </w:rPr>
        <w:lastRenderedPageBreak/>
        <w:drawing>
          <wp:anchor distT="0" distB="0" distL="114300" distR="114300" simplePos="0" relativeHeight="251663360" behindDoc="0" locked="0" layoutInCell="1" allowOverlap="1" wp14:anchorId="5F776A98" wp14:editId="11FDD231">
            <wp:simplePos x="0" y="0"/>
            <wp:positionH relativeFrom="column">
              <wp:posOffset>0</wp:posOffset>
            </wp:positionH>
            <wp:positionV relativeFrom="paragraph">
              <wp:posOffset>3588443</wp:posOffset>
            </wp:positionV>
            <wp:extent cx="3089275" cy="3089275"/>
            <wp:effectExtent l="0" t="0" r="0" b="0"/>
            <wp:wrapTopAndBottom/>
            <wp:docPr id="1772629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9499" name="Picture 1772629499"/>
                    <pic:cNvPicPr/>
                  </pic:nvPicPr>
                  <pic:blipFill>
                    <a:blip r:embed="rId18"/>
                    <a:stretch>
                      <a:fillRect/>
                    </a:stretch>
                  </pic:blipFill>
                  <pic:spPr>
                    <a:xfrm>
                      <a:off x="0" y="0"/>
                      <a:ext cx="3089275" cy="3089275"/>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noProof/>
        </w:rPr>
        <w:drawing>
          <wp:anchor distT="0" distB="0" distL="114300" distR="114300" simplePos="0" relativeHeight="251662336" behindDoc="0" locked="0" layoutInCell="1" allowOverlap="1" wp14:anchorId="1EF4DA81" wp14:editId="2D8E0823">
            <wp:simplePos x="0" y="0"/>
            <wp:positionH relativeFrom="column">
              <wp:posOffset>0</wp:posOffset>
            </wp:positionH>
            <wp:positionV relativeFrom="paragraph">
              <wp:posOffset>116</wp:posOffset>
            </wp:positionV>
            <wp:extent cx="2770505" cy="2770505"/>
            <wp:effectExtent l="0" t="0" r="0" b="0"/>
            <wp:wrapTopAndBottom/>
            <wp:docPr id="1188334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34104" name="Picture 1188334104"/>
                    <pic:cNvPicPr/>
                  </pic:nvPicPr>
                  <pic:blipFill>
                    <a:blip r:embed="rId19"/>
                    <a:stretch>
                      <a:fillRect/>
                    </a:stretch>
                  </pic:blipFill>
                  <pic:spPr>
                    <a:xfrm>
                      <a:off x="0" y="0"/>
                      <a:ext cx="2770505" cy="2770505"/>
                    </a:xfrm>
                    <a:prstGeom prst="rect">
                      <a:avLst/>
                    </a:prstGeom>
                  </pic:spPr>
                </pic:pic>
              </a:graphicData>
            </a:graphic>
            <wp14:sizeRelH relativeFrom="page">
              <wp14:pctWidth>0</wp14:pctWidth>
            </wp14:sizeRelH>
            <wp14:sizeRelV relativeFrom="page">
              <wp14:pctHeight>0</wp14:pctHeight>
            </wp14:sizeRelV>
          </wp:anchor>
        </w:drawing>
      </w:r>
      <w:r w:rsidR="003055C7" w:rsidRPr="00BF7674">
        <w:rPr>
          <w:rFonts w:ascii="Arial" w:hAnsi="Arial" w:cs="Arial"/>
          <w:b/>
          <w:bCs/>
        </w:rPr>
        <w:t xml:space="preserve">Fig </w:t>
      </w:r>
      <w:del w:id="41" w:author="Marshall, Andrew" w:date="2026-05-15T13:53:00Z" w16du:dateUtc="2026-05-15T17:53:00Z">
        <w:r w:rsidR="003055C7" w:rsidRPr="00BF7674" w:rsidDel="00897857">
          <w:rPr>
            <w:rFonts w:ascii="Arial" w:hAnsi="Arial" w:cs="Arial"/>
            <w:b/>
            <w:bCs/>
          </w:rPr>
          <w:delText>5</w:delText>
        </w:r>
      </w:del>
      <w:r w:rsidR="003055C7" w:rsidRPr="00BF7674">
        <w:rPr>
          <w:rFonts w:ascii="Arial" w:hAnsi="Arial" w:cs="Arial"/>
          <w:b/>
          <w:bCs/>
        </w:rPr>
        <w:t>S</w:t>
      </w:r>
      <w:ins w:id="42" w:author="Marshall, Andrew" w:date="2026-05-15T13:53:00Z" w16du:dateUtc="2026-05-15T17:53:00Z">
        <w:r w:rsidR="00897857">
          <w:rPr>
            <w:rFonts w:ascii="Arial" w:hAnsi="Arial" w:cs="Arial"/>
            <w:b/>
            <w:bCs/>
          </w:rPr>
          <w:t>5</w:t>
        </w:r>
      </w:ins>
      <w:r w:rsidR="003055C7" w:rsidRPr="00BF7674">
        <w:rPr>
          <w:rFonts w:ascii="Arial" w:hAnsi="Arial" w:cs="Arial"/>
          <w:b/>
          <w:bCs/>
        </w:rPr>
        <w:t>.</w:t>
      </w:r>
      <w:r w:rsidR="003055C7" w:rsidRPr="00BF7674">
        <w:rPr>
          <w:rFonts w:ascii="Arial" w:hAnsi="Arial" w:cs="Arial"/>
        </w:rPr>
        <w:t xml:space="preserve"> </w:t>
      </w:r>
      <w:r w:rsidRPr="00BF7674">
        <w:rPr>
          <w:rFonts w:ascii="Arial" w:hAnsi="Arial" w:cs="Arial"/>
        </w:rPr>
        <w:t>Visualization of the eigenvalues of the taxonomic data for each principal component in descending order. Principal components 1 through 3 were used for analysis because they explain &gt;4% of the variation.</w:t>
      </w:r>
    </w:p>
    <w:p w14:paraId="20E78385" w14:textId="5E4A3E9B" w:rsidR="00655227" w:rsidRPr="00BF7674" w:rsidRDefault="003055C7" w:rsidP="00655227">
      <w:pPr>
        <w:rPr>
          <w:rFonts w:ascii="Arial" w:hAnsi="Arial" w:cs="Arial"/>
        </w:rPr>
      </w:pPr>
      <w:r w:rsidRPr="00BF7674">
        <w:rPr>
          <w:rFonts w:ascii="Arial" w:hAnsi="Arial" w:cs="Arial"/>
          <w:b/>
          <w:bCs/>
        </w:rPr>
        <w:t xml:space="preserve">Fig </w:t>
      </w:r>
      <w:commentRangeStart w:id="43"/>
      <w:del w:id="44" w:author="Marshall, Andrew" w:date="2026-05-15T13:53:00Z" w16du:dateUtc="2026-05-15T17:53:00Z">
        <w:r w:rsidRPr="00BF7674" w:rsidDel="00897857">
          <w:rPr>
            <w:rFonts w:ascii="Arial" w:hAnsi="Arial" w:cs="Arial"/>
            <w:b/>
            <w:bCs/>
          </w:rPr>
          <w:delText>6</w:delText>
        </w:r>
      </w:del>
      <w:r w:rsidR="00655227" w:rsidRPr="00BF7674">
        <w:rPr>
          <w:rFonts w:ascii="Arial" w:hAnsi="Arial" w:cs="Arial"/>
          <w:b/>
          <w:bCs/>
        </w:rPr>
        <w:t>S</w:t>
      </w:r>
      <w:ins w:id="45" w:author="Marshall, Andrew" w:date="2026-05-15T13:54:00Z" w16du:dateUtc="2026-05-15T17:54:00Z">
        <w:r w:rsidR="00897857">
          <w:rPr>
            <w:rFonts w:ascii="Arial" w:hAnsi="Arial" w:cs="Arial"/>
            <w:b/>
            <w:bCs/>
          </w:rPr>
          <w:t>5</w:t>
        </w:r>
      </w:ins>
      <w:commentRangeEnd w:id="43"/>
      <w:r w:rsidR="00897857" w:rsidRPr="00BF7674">
        <w:rPr>
          <w:rStyle w:val="CommentReference"/>
          <w:rFonts w:ascii="Arial" w:hAnsi="Arial" w:cs="Arial"/>
          <w:b/>
          <w:bCs/>
          <w:sz w:val="24"/>
          <w:szCs w:val="24"/>
        </w:rPr>
        <w:commentReference w:id="43"/>
      </w:r>
      <w:r w:rsidRPr="00BF7674">
        <w:rPr>
          <w:rFonts w:ascii="Arial" w:hAnsi="Arial" w:cs="Arial"/>
          <w:b/>
          <w:bCs/>
        </w:rPr>
        <w:t>.</w:t>
      </w:r>
      <w:r w:rsidRPr="00BF7674">
        <w:rPr>
          <w:rFonts w:ascii="Arial" w:hAnsi="Arial" w:cs="Arial"/>
        </w:rPr>
        <w:t xml:space="preserve"> </w:t>
      </w:r>
      <w:r w:rsidR="00655227" w:rsidRPr="00BF7674">
        <w:rPr>
          <w:rFonts w:ascii="Arial" w:hAnsi="Arial" w:cs="Arial"/>
        </w:rPr>
        <w:t xml:space="preserve">Scatter plot of the count of fruit feeding observations two weeks before sample collection and its relationship with temperature. The plot demonstrates a clear positive relationship where fruit consumption increases with rising temperatures. </w:t>
      </w:r>
    </w:p>
    <w:p w14:paraId="6295EFBC" w14:textId="77777777" w:rsidR="00CF2280" w:rsidRPr="00BF7674" w:rsidRDefault="00CF2280" w:rsidP="00655227">
      <w:pPr>
        <w:rPr>
          <w:rFonts w:ascii="Arial" w:hAnsi="Arial" w:cs="Arial"/>
        </w:rPr>
      </w:pPr>
    </w:p>
    <w:p w14:paraId="00457B25" w14:textId="7E25C16D" w:rsidR="003055C7" w:rsidRPr="00BF7674" w:rsidRDefault="003055C7" w:rsidP="00940475">
      <w:pPr>
        <w:rPr>
          <w:rFonts w:ascii="Arial" w:hAnsi="Arial" w:cs="Arial"/>
        </w:rPr>
      </w:pPr>
    </w:p>
    <w:p w14:paraId="1E42EC2C" w14:textId="51180E48" w:rsidR="008C42B1" w:rsidRPr="00BF7674" w:rsidRDefault="008C42B1" w:rsidP="00940475">
      <w:pPr>
        <w:rPr>
          <w:rFonts w:ascii="Arial" w:hAnsi="Arial" w:cs="Arial"/>
        </w:rPr>
      </w:pPr>
      <w:commentRangeStart w:id="46"/>
      <w:r w:rsidRPr="00BF7674">
        <w:rPr>
          <w:rFonts w:ascii="Arial" w:hAnsi="Arial" w:cs="Arial"/>
          <w:b/>
          <w:bCs/>
        </w:rPr>
        <w:lastRenderedPageBreak/>
        <w:t>Table</w:t>
      </w:r>
      <w:commentRangeEnd w:id="46"/>
      <w:r w:rsidR="00295030" w:rsidRPr="00BF7674">
        <w:rPr>
          <w:rStyle w:val="CommentReference"/>
          <w:rFonts w:ascii="Arial" w:hAnsi="Arial" w:cs="Arial"/>
          <w:b/>
          <w:bCs/>
          <w:sz w:val="24"/>
          <w:szCs w:val="24"/>
        </w:rPr>
        <w:commentReference w:id="46"/>
      </w:r>
      <w:r w:rsidRPr="00BF7674">
        <w:rPr>
          <w:rFonts w:ascii="Arial" w:hAnsi="Arial" w:cs="Arial"/>
          <w:b/>
          <w:bCs/>
        </w:rPr>
        <w:t xml:space="preserve"> </w:t>
      </w:r>
      <w:r w:rsidR="007E5A64" w:rsidRPr="00BF7674">
        <w:rPr>
          <w:rFonts w:ascii="Arial" w:hAnsi="Arial" w:cs="Arial"/>
          <w:b/>
          <w:bCs/>
        </w:rPr>
        <w:t>1S:</w:t>
      </w:r>
      <w:r w:rsidR="007E5A64" w:rsidRPr="00BF7674">
        <w:rPr>
          <w:rFonts w:ascii="Arial" w:hAnsi="Arial" w:cs="Arial"/>
        </w:rPr>
        <w:t xml:space="preserve"> Genera included in the log-ratio comparing facultative and pathobiont taxa to obligate commensals. Explanations and citations are included for each category. </w:t>
      </w:r>
    </w:p>
    <w:p w14:paraId="3D793A32" w14:textId="2E5C9FA6" w:rsidR="007E5A64" w:rsidRPr="00BF7674" w:rsidRDefault="007E5A64" w:rsidP="007E5A64">
      <w:pPr>
        <w:rPr>
          <w:rFonts w:ascii="Arial" w:hAnsi="Arial" w:cs="Arial"/>
        </w:rPr>
      </w:pPr>
      <w:r w:rsidRPr="00BF7674">
        <w:rPr>
          <w:rFonts w:ascii="Arial" w:hAnsi="Arial" w:cs="Arial"/>
          <w:b/>
          <w:bCs/>
        </w:rPr>
        <w:t>Table 2S:</w:t>
      </w:r>
      <w:r w:rsidRPr="00BF7674">
        <w:rPr>
          <w:rFonts w:ascii="Arial" w:hAnsi="Arial" w:cs="Arial"/>
        </w:rPr>
        <w:t xml:space="preserve"> Csv file containing results from the differential abundance analysis of 152 microbial taxa to evaluate their relationship with temperature. The analysis compares a baseline model, </w:t>
      </w:r>
      <w:r w:rsidRPr="00BF7674">
        <w:rPr>
          <w:rFonts w:ascii="Arial" w:hAnsi="Arial" w:cs="Arial"/>
          <w:i/>
          <w:iCs/>
        </w:rPr>
        <w:t>m_main</w:t>
      </w:r>
      <w:r w:rsidRPr="00BF7674">
        <w:rPr>
          <w:rFonts w:ascii="Arial" w:hAnsi="Arial" w:cs="Arial"/>
        </w:rPr>
        <w:t xml:space="preserve">, which includes predictors for social group, age, sex, rainfall, and </w:t>
      </w:r>
      <w:r w:rsidR="00AA04FE" w:rsidRPr="00BF7674">
        <w:rPr>
          <w:rFonts w:ascii="Arial" w:hAnsi="Arial" w:cs="Arial"/>
        </w:rPr>
        <w:t>diet</w:t>
      </w:r>
      <w:r w:rsidRPr="00BF7674">
        <w:rPr>
          <w:rFonts w:ascii="Arial" w:hAnsi="Arial" w:cs="Arial"/>
        </w:rPr>
        <w:t xml:space="preserve">, to a full model, </w:t>
      </w:r>
      <w:r w:rsidRPr="00BF7674">
        <w:rPr>
          <w:rFonts w:ascii="Arial" w:hAnsi="Arial" w:cs="Arial"/>
          <w:i/>
          <w:iCs/>
        </w:rPr>
        <w:t>m_full</w:t>
      </w:r>
      <w:r w:rsidRPr="00BF7674">
        <w:rPr>
          <w:rFonts w:ascii="Arial" w:hAnsi="Arial" w:cs="Arial"/>
        </w:rPr>
        <w:t xml:space="preserve">, that includes all the same predictors plus temperature. The column contents are as follows: </w:t>
      </w:r>
    </w:p>
    <w:p w14:paraId="6EBA6248"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1: Taxon name</w:t>
      </w:r>
    </w:p>
    <w:p w14:paraId="7F59675A"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2: Temperature coefficient from the </w:t>
      </w:r>
      <w:r w:rsidRPr="00BF7674">
        <w:rPr>
          <w:rFonts w:ascii="Arial" w:hAnsi="Arial" w:cs="Arial"/>
          <w:i/>
          <w:iCs/>
        </w:rPr>
        <w:t>m_full</w:t>
      </w:r>
      <w:r w:rsidRPr="00BF7674">
        <w:rPr>
          <w:rFonts w:ascii="Arial" w:hAnsi="Arial" w:cs="Arial"/>
        </w:rPr>
        <w:t xml:space="preserve"> model</w:t>
      </w:r>
    </w:p>
    <w:p w14:paraId="23DEE9FF"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3-7: Standard error and 50% and 95% confidence intervals for the temperature coefficient</w:t>
      </w:r>
    </w:p>
    <w:p w14:paraId="39C3B0AE"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8-9: Taxonomic classification</w:t>
      </w:r>
    </w:p>
    <w:p w14:paraId="235DE345"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10: Model weight for the </w:t>
      </w:r>
      <w:r w:rsidRPr="00BF7674">
        <w:rPr>
          <w:rFonts w:ascii="Arial" w:hAnsi="Arial" w:cs="Arial"/>
          <w:i/>
          <w:iCs/>
        </w:rPr>
        <w:t>m_full</w:t>
      </w:r>
      <w:r w:rsidRPr="00BF7674">
        <w:rPr>
          <w:rFonts w:ascii="Arial" w:hAnsi="Arial" w:cs="Arial"/>
        </w:rPr>
        <w:t xml:space="preserve"> model</w:t>
      </w:r>
    </w:p>
    <w:p w14:paraId="63E4A2A9"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11: Direction of the temperature coefficient (positive or negative)</w:t>
      </w:r>
    </w:p>
    <w:p w14:paraId="71658728" w14:textId="0C6F0D02" w:rsidR="007E5A64" w:rsidRPr="00BF7674" w:rsidRDefault="007E5A64" w:rsidP="00940475">
      <w:pPr>
        <w:pStyle w:val="ListParagraph"/>
        <w:numPr>
          <w:ilvl w:val="0"/>
          <w:numId w:val="2"/>
        </w:numPr>
        <w:spacing w:after="0" w:line="240" w:lineRule="auto"/>
        <w:rPr>
          <w:rFonts w:ascii="Arial" w:hAnsi="Arial" w:cs="Arial"/>
        </w:rPr>
      </w:pPr>
      <w:r w:rsidRPr="00BF7674">
        <w:rPr>
          <w:rFonts w:ascii="Arial" w:hAnsi="Arial" w:cs="Arial"/>
        </w:rPr>
        <w:t>Column 12: Classification of the taxon as temperature-sensitive (model weight &gt; 0.5) or neutral (model weight ≤ 0.5)</w:t>
      </w:r>
    </w:p>
    <w:p w14:paraId="4FB49045" w14:textId="77777777" w:rsidR="00AA04FE" w:rsidRPr="00BF7674" w:rsidRDefault="00AA04FE" w:rsidP="00AA04FE">
      <w:pPr>
        <w:pStyle w:val="ListParagraph"/>
        <w:spacing w:after="0" w:line="240" w:lineRule="auto"/>
        <w:rPr>
          <w:rFonts w:ascii="Arial" w:hAnsi="Arial" w:cs="Arial"/>
        </w:rPr>
      </w:pPr>
    </w:p>
    <w:p w14:paraId="51EC9397" w14:textId="0F283D96" w:rsidR="007E5A64" w:rsidRPr="00BF7674" w:rsidRDefault="007E5A64" w:rsidP="00940475">
      <w:pPr>
        <w:rPr>
          <w:rFonts w:ascii="Arial" w:hAnsi="Arial" w:cs="Arial"/>
        </w:rPr>
      </w:pPr>
      <w:r w:rsidRPr="00BF7674">
        <w:rPr>
          <w:rFonts w:ascii="Arial" w:hAnsi="Arial" w:cs="Arial"/>
          <w:b/>
          <w:bCs/>
        </w:rPr>
        <w:t>Table 3S:</w:t>
      </w:r>
      <w:r w:rsidRPr="00BF7674">
        <w:rPr>
          <w:rFonts w:ascii="Arial" w:hAnsi="Arial" w:cs="Arial"/>
        </w:rPr>
        <w:t xml:space="preserve"> Pathways included in the log-ratio comparing opportunistic carbon metabolism to fermentative metabolism. Explanations and citations are included for each category.</w:t>
      </w:r>
    </w:p>
    <w:p w14:paraId="3BCF54B4" w14:textId="0434DFDF" w:rsidR="007E5A64" w:rsidRPr="00BF7674" w:rsidRDefault="007E5A64" w:rsidP="007E5A64">
      <w:pPr>
        <w:rPr>
          <w:rFonts w:ascii="Arial" w:hAnsi="Arial" w:cs="Arial"/>
        </w:rPr>
      </w:pPr>
      <w:r w:rsidRPr="00BF7674">
        <w:rPr>
          <w:rFonts w:ascii="Arial" w:hAnsi="Arial" w:cs="Arial"/>
          <w:b/>
          <w:bCs/>
        </w:rPr>
        <w:t>Table 4S:</w:t>
      </w:r>
      <w:r w:rsidRPr="00BF7674">
        <w:rPr>
          <w:rFonts w:ascii="Arial" w:hAnsi="Arial" w:cs="Arial"/>
        </w:rPr>
        <w:t xml:space="preserve"> Csv file containing results from the differential abundance analysis of 272 metabolic pathways to evaluate their relationship with temperature. The analysis compares a baseline model, </w:t>
      </w:r>
      <w:r w:rsidRPr="00BF7674">
        <w:rPr>
          <w:rFonts w:ascii="Arial" w:hAnsi="Arial" w:cs="Arial"/>
          <w:i/>
          <w:iCs/>
        </w:rPr>
        <w:t>m_main</w:t>
      </w:r>
      <w:r w:rsidRPr="00BF7674">
        <w:rPr>
          <w:rFonts w:ascii="Arial" w:hAnsi="Arial" w:cs="Arial"/>
        </w:rPr>
        <w:t xml:space="preserve">, which includes predictors for social group, age, sex, rainfall, and </w:t>
      </w:r>
      <w:r w:rsidR="00AA04FE" w:rsidRPr="00BF7674">
        <w:rPr>
          <w:rFonts w:ascii="Arial" w:hAnsi="Arial" w:cs="Arial"/>
        </w:rPr>
        <w:t>diet</w:t>
      </w:r>
      <w:r w:rsidRPr="00BF7674">
        <w:rPr>
          <w:rFonts w:ascii="Arial" w:hAnsi="Arial" w:cs="Arial"/>
        </w:rPr>
        <w:t xml:space="preserve">, to a full model, </w:t>
      </w:r>
      <w:r w:rsidRPr="00BF7674">
        <w:rPr>
          <w:rFonts w:ascii="Arial" w:hAnsi="Arial" w:cs="Arial"/>
          <w:i/>
          <w:iCs/>
        </w:rPr>
        <w:t>m_full</w:t>
      </w:r>
      <w:r w:rsidRPr="00BF7674">
        <w:rPr>
          <w:rFonts w:ascii="Arial" w:hAnsi="Arial" w:cs="Arial"/>
        </w:rPr>
        <w:t xml:space="preserve">, that includes all the same predictors plus temperature. The column contents are as follows: </w:t>
      </w:r>
    </w:p>
    <w:p w14:paraId="1BF1439A"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1: pathway Metacyc ID</w:t>
      </w:r>
    </w:p>
    <w:p w14:paraId="11BB25FE"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2: Temperature coefficient from the </w:t>
      </w:r>
      <w:r w:rsidRPr="00BF7674">
        <w:rPr>
          <w:rFonts w:ascii="Arial" w:hAnsi="Arial" w:cs="Arial"/>
          <w:i/>
          <w:iCs/>
        </w:rPr>
        <w:t>m_full</w:t>
      </w:r>
      <w:r w:rsidRPr="00BF7674">
        <w:rPr>
          <w:rFonts w:ascii="Arial" w:hAnsi="Arial" w:cs="Arial"/>
        </w:rPr>
        <w:t xml:space="preserve"> model</w:t>
      </w:r>
    </w:p>
    <w:p w14:paraId="53AD39D8"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3–7: Standard error and 50% and 95% confidence intervals for the temperature coefficient</w:t>
      </w:r>
    </w:p>
    <w:p w14:paraId="4EB8D830" w14:textId="7C8B4D3F"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8: Model weight for the m_full model</w:t>
      </w:r>
    </w:p>
    <w:p w14:paraId="244A9124" w14:textId="18FEBCFF"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9: Direction of the temperature coefficient (positive or negative)</w:t>
      </w:r>
    </w:p>
    <w:p w14:paraId="2332F452" w14:textId="43F10561" w:rsidR="007E5A64" w:rsidRPr="00BF7674" w:rsidRDefault="007E5A64" w:rsidP="00940475">
      <w:pPr>
        <w:pStyle w:val="ListParagraph"/>
        <w:numPr>
          <w:ilvl w:val="0"/>
          <w:numId w:val="2"/>
        </w:numPr>
        <w:spacing w:after="0" w:line="240" w:lineRule="auto"/>
        <w:rPr>
          <w:rFonts w:ascii="Arial" w:hAnsi="Arial" w:cs="Arial"/>
        </w:rPr>
      </w:pPr>
      <w:r w:rsidRPr="00BF7674">
        <w:rPr>
          <w:rFonts w:ascii="Arial" w:hAnsi="Arial" w:cs="Arial"/>
        </w:rPr>
        <w:t>Column 10: Classification of the pathway as temperature-sensitive (model weight &gt; 0.5) or neutral (model weight ≤ 0.5)</w:t>
      </w:r>
    </w:p>
    <w:p w14:paraId="2BAEC54C" w14:textId="77777777" w:rsidR="007E5A64" w:rsidRPr="00BF7674" w:rsidRDefault="007E5A64" w:rsidP="007E5A64">
      <w:pPr>
        <w:pStyle w:val="ListParagraph"/>
        <w:spacing w:after="0" w:line="240" w:lineRule="auto"/>
        <w:rPr>
          <w:rFonts w:ascii="Arial" w:hAnsi="Arial" w:cs="Arial"/>
        </w:rPr>
      </w:pPr>
    </w:p>
    <w:p w14:paraId="2ABF36F9" w14:textId="38AF74C0" w:rsidR="008C42B1" w:rsidRPr="00BF7674" w:rsidRDefault="007E5A64" w:rsidP="00940475">
      <w:pPr>
        <w:rPr>
          <w:rFonts w:ascii="Arial" w:hAnsi="Arial" w:cs="Arial"/>
        </w:rPr>
      </w:pPr>
      <w:r w:rsidRPr="00BF7674">
        <w:rPr>
          <w:rFonts w:ascii="Arial" w:hAnsi="Arial" w:cs="Arial"/>
          <w:b/>
          <w:bCs/>
        </w:rPr>
        <w:t>Table 5S:</w:t>
      </w:r>
      <w:r w:rsidRPr="00BF7674">
        <w:rPr>
          <w:rFonts w:ascii="Arial" w:hAnsi="Arial" w:cs="Arial"/>
        </w:rPr>
        <w:t xml:space="preserve"> Pathways included in the log-ratio comparing metabolism characteristic of pathobionts to beneficial metabolic processes typical of commensals. Explanations and citations are included for each category.  </w:t>
      </w:r>
    </w:p>
    <w:p w14:paraId="0520CCA9" w14:textId="7B7D2BE6" w:rsidR="00940475" w:rsidRDefault="00940475" w:rsidP="00AA04FE">
      <w:pPr>
        <w:pStyle w:val="Bibliography"/>
        <w:ind w:left="0" w:firstLine="0"/>
      </w:pPr>
    </w:p>
    <w:sectPr w:rsidR="00940475"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arshall, Andrew" w:date="2026-05-15T13:18:00Z" w:initials="AM">
    <w:p w14:paraId="6556982B" w14:textId="77777777" w:rsidR="00331ACC" w:rsidRDefault="00331ACC" w:rsidP="00331ACC">
      <w:r>
        <w:rPr>
          <w:rStyle w:val="CommentReference"/>
        </w:rPr>
        <w:annotationRef/>
      </w:r>
      <w:r>
        <w:rPr>
          <w:sz w:val="20"/>
          <w:szCs w:val="20"/>
        </w:rPr>
        <w:t>Reword? Subject is temperatures</w:t>
      </w:r>
    </w:p>
  </w:comment>
  <w:comment w:id="7" w:author="Marshall, Andrew" w:date="2026-05-15T13:19:00Z" w:initials="AM">
    <w:p w14:paraId="31298B7E" w14:textId="77777777" w:rsidR="00331ACC" w:rsidRDefault="00331ACC" w:rsidP="00331ACC">
      <w:r>
        <w:rPr>
          <w:rStyle w:val="CommentReference"/>
        </w:rPr>
        <w:annotationRef/>
      </w:r>
      <w:r>
        <w:rPr>
          <w:sz w:val="20"/>
          <w:szCs w:val="20"/>
        </w:rPr>
        <w:t>Maybe this?</w:t>
      </w:r>
    </w:p>
  </w:comment>
  <w:comment w:id="9" w:author="Marshall, Andrew" w:date="2026-05-15T13:24:00Z" w:initials="AM">
    <w:p w14:paraId="5C5D845C" w14:textId="77777777" w:rsidR="00CA0F92" w:rsidRDefault="00CA0F92" w:rsidP="00CA0F92">
      <w:r>
        <w:rPr>
          <w:rStyle w:val="CommentReference"/>
        </w:rPr>
        <w:annotationRef/>
      </w:r>
      <w:r>
        <w:rPr>
          <w:sz w:val="20"/>
          <w:szCs w:val="20"/>
        </w:rPr>
        <w:t>fitness?</w:t>
      </w:r>
    </w:p>
  </w:comment>
  <w:comment w:id="10" w:author="Marshall, Andrew" w:date="2026-05-15T13:25:00Z" w:initials="AM">
    <w:p w14:paraId="7BA90F11" w14:textId="77777777" w:rsidR="00CA0F92" w:rsidRDefault="00CA0F92" w:rsidP="00CA0F92">
      <w:r>
        <w:rPr>
          <w:rStyle w:val="CommentReference"/>
        </w:rPr>
        <w:annotationRef/>
      </w:r>
      <w:r>
        <w:rPr>
          <w:sz w:val="20"/>
          <w:szCs w:val="20"/>
        </w:rPr>
        <w:t>Good</w:t>
      </w:r>
    </w:p>
  </w:comment>
  <w:comment w:id="15" w:author="Marshall, Andrew" w:date="2026-05-15T13:44:00Z" w:initials="AM">
    <w:p w14:paraId="4D077EB4" w14:textId="77777777" w:rsidR="00AB24E8" w:rsidRDefault="00AB24E8" w:rsidP="00AB24E8">
      <w:r>
        <w:rPr>
          <w:rStyle w:val="CommentReference"/>
        </w:rPr>
        <w:annotationRef/>
      </w:r>
      <w:r>
        <w:rPr>
          <w:sz w:val="20"/>
          <w:szCs w:val="20"/>
        </w:rPr>
        <w:t>Lovely!</w:t>
      </w:r>
    </w:p>
  </w:comment>
  <w:comment w:id="18" w:author="Marshall, Andrew" w:date="2026-05-15T13:48:00Z" w:initials="AM">
    <w:p w14:paraId="0FA78D7C" w14:textId="77777777" w:rsidR="00AB24E8" w:rsidRDefault="00AB24E8" w:rsidP="00AB24E8">
      <w:r>
        <w:rPr>
          <w:rStyle w:val="CommentReference"/>
        </w:rPr>
        <w:annotationRef/>
      </w:r>
      <w:r>
        <w:rPr>
          <w:sz w:val="20"/>
          <w:szCs w:val="20"/>
        </w:rPr>
        <w:t>Is it worth mentioning that this population seems to experience little food or water stress?</w:t>
      </w:r>
    </w:p>
  </w:comment>
  <w:comment w:id="27" w:author="Marshall, Andrew" w:date="2026-05-15T13:57:00Z" w:initials="AM">
    <w:p w14:paraId="506860A3" w14:textId="77777777" w:rsidR="00897857" w:rsidRDefault="00897857" w:rsidP="00897857">
      <w:r>
        <w:rPr>
          <w:rStyle w:val="CommentReference"/>
        </w:rPr>
        <w:annotationRef/>
      </w:r>
      <w:r>
        <w:rPr>
          <w:sz w:val="20"/>
          <w:szCs w:val="20"/>
        </w:rPr>
        <w:t>Good (both here and above)</w:t>
      </w:r>
    </w:p>
  </w:comment>
  <w:comment w:id="28" w:author="Marshall, Andrew" w:date="2026-05-15T13:36:00Z" w:initials="AM">
    <w:p w14:paraId="357E9786" w14:textId="77777777" w:rsidR="00295030" w:rsidRDefault="00295030" w:rsidP="00295030">
      <w:r>
        <w:rPr>
          <w:rStyle w:val="CommentReference"/>
        </w:rPr>
        <w:annotationRef/>
      </w:r>
      <w:r>
        <w:rPr>
          <w:sz w:val="20"/>
          <w:szCs w:val="20"/>
        </w:rPr>
        <w:t>Excellent!</w:t>
      </w:r>
    </w:p>
  </w:comment>
  <w:comment w:id="29" w:author="Marshall, Andrew" w:date="2026-05-15T13:30:00Z" w:initials="AM">
    <w:p w14:paraId="37B450A5" w14:textId="77777777" w:rsidR="00CA0F92" w:rsidRDefault="00CA0F92" w:rsidP="00CA0F92">
      <w:r>
        <w:rPr>
          <w:rStyle w:val="CommentReference"/>
        </w:rPr>
        <w:annotationRef/>
      </w:r>
      <w:r>
        <w:rPr>
          <w:sz w:val="20"/>
          <w:szCs w:val="20"/>
        </w:rPr>
        <w:t>Nice</w:t>
      </w:r>
    </w:p>
  </w:comment>
  <w:comment w:id="34" w:author="Lucore, Jordan" w:date="2026-05-10T13:39:00Z" w:initials="JL">
    <w:p w14:paraId="7E199A8C" w14:textId="77777777" w:rsidR="009F7B11" w:rsidRDefault="009F7B11" w:rsidP="009F7B11">
      <w:r>
        <w:rPr>
          <w:rStyle w:val="CommentReference"/>
        </w:rPr>
        <w:annotationRef/>
      </w:r>
      <w:r>
        <w:rPr>
          <w:sz w:val="20"/>
          <w:szCs w:val="20"/>
        </w:rPr>
        <w:t>I'm considering making this another figure in the paper instead of in the supplement... what do you think</w:t>
      </w:r>
    </w:p>
  </w:comment>
  <w:comment w:id="35" w:author="Marshall, Andrew" w:date="2026-05-15T13:40:00Z" w:initials="AM">
    <w:p w14:paraId="0CB93A61" w14:textId="77777777" w:rsidR="00295030" w:rsidRDefault="00295030" w:rsidP="00295030">
      <w:r>
        <w:rPr>
          <w:rStyle w:val="CommentReference"/>
        </w:rPr>
        <w:annotationRef/>
      </w:r>
      <w:r>
        <w:rPr>
          <w:sz w:val="20"/>
          <w:szCs w:val="20"/>
        </w:rPr>
        <w:t>Yes, I think this should go in the paper</w:t>
      </w:r>
    </w:p>
  </w:comment>
  <w:comment w:id="38" w:author="Lucore, Jordan" w:date="2026-05-10T13:50:00Z" w:initials="JL">
    <w:p w14:paraId="238980A7" w14:textId="77777777" w:rsidR="00DC27D7" w:rsidRDefault="00DC27D7" w:rsidP="00DC27D7">
      <w:r>
        <w:rPr>
          <w:rStyle w:val="CommentReference"/>
        </w:rPr>
        <w:annotationRef/>
      </w:r>
      <w:r>
        <w:rPr>
          <w:sz w:val="20"/>
          <w:szCs w:val="20"/>
        </w:rPr>
        <w:t>If we needed to cut a result it would be this one, but I thought it was important to show another result from the path DAA</w:t>
      </w:r>
    </w:p>
  </w:comment>
  <w:comment w:id="43" w:author="Marshall, Andrew" w:date="2026-05-15T13:55:00Z" w:initials="AM">
    <w:p w14:paraId="6F1F21D4" w14:textId="77777777" w:rsidR="00897857" w:rsidRDefault="00897857" w:rsidP="00897857">
      <w:r>
        <w:rPr>
          <w:rStyle w:val="CommentReference"/>
        </w:rPr>
        <w:annotationRef/>
      </w:r>
      <w:r>
        <w:rPr>
          <w:sz w:val="20"/>
          <w:szCs w:val="20"/>
        </w:rPr>
        <w:t>switch order here to reflect the order they are referenced in the paper</w:t>
      </w:r>
    </w:p>
  </w:comment>
  <w:comment w:id="46" w:author="Marshall, Andrew" w:date="2026-05-15T13:41:00Z" w:initials="AM">
    <w:p w14:paraId="437E455D" w14:textId="77777777" w:rsidR="00295030" w:rsidRDefault="00295030" w:rsidP="00295030">
      <w:r>
        <w:rPr>
          <w:rStyle w:val="CommentReference"/>
        </w:rPr>
        <w:annotationRef/>
      </w:r>
      <w:r>
        <w:rPr>
          <w:sz w:val="20"/>
          <w:szCs w:val="20"/>
        </w:rPr>
        <w:t>I didn't go through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56982B" w15:done="0"/>
  <w15:commentEx w15:paraId="31298B7E" w15:paraIdParent="6556982B" w15:done="0"/>
  <w15:commentEx w15:paraId="5C5D845C" w15:done="0"/>
  <w15:commentEx w15:paraId="7BA90F11" w15:done="0"/>
  <w15:commentEx w15:paraId="4D077EB4" w15:done="0"/>
  <w15:commentEx w15:paraId="0FA78D7C" w15:done="0"/>
  <w15:commentEx w15:paraId="506860A3" w15:done="0"/>
  <w15:commentEx w15:paraId="357E9786" w15:done="0"/>
  <w15:commentEx w15:paraId="37B450A5" w15:done="0"/>
  <w15:commentEx w15:paraId="7E199A8C" w15:done="0"/>
  <w15:commentEx w15:paraId="0CB93A61" w15:paraIdParent="7E199A8C" w15:done="0"/>
  <w15:commentEx w15:paraId="238980A7" w15:done="0"/>
  <w15:commentEx w15:paraId="6F1F21D4" w15:done="0"/>
  <w15:commentEx w15:paraId="437E45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36A542" w16cex:dateUtc="2026-05-15T17:18:00Z"/>
  <w16cex:commentExtensible w16cex:durableId="4C2F3629" w16cex:dateUtc="2026-05-15T17:19:00Z"/>
  <w16cex:commentExtensible w16cex:durableId="061F5F85" w16cex:dateUtc="2026-05-15T17:24:00Z"/>
  <w16cex:commentExtensible w16cex:durableId="2F659E52" w16cex:dateUtc="2026-05-15T17:25:00Z"/>
  <w16cex:commentExtensible w16cex:durableId="18F80088" w16cex:dateUtc="2026-05-15T17:44:00Z"/>
  <w16cex:commentExtensible w16cex:durableId="6D3AC43D" w16cex:dateUtc="2026-05-15T17:48:00Z"/>
  <w16cex:commentExtensible w16cex:durableId="0B2A94B2" w16cex:dateUtc="2026-05-15T17:57:00Z"/>
  <w16cex:commentExtensible w16cex:durableId="54E4044F" w16cex:dateUtc="2026-05-15T17:36:00Z"/>
  <w16cex:commentExtensible w16cex:durableId="258F0A80" w16cex:dateUtc="2026-05-15T17:30:00Z"/>
  <w16cex:commentExtensible w16cex:durableId="620458B2" w16cex:dateUtc="2026-05-10T17:39:00Z"/>
  <w16cex:commentExtensible w16cex:durableId="3A54CFA1" w16cex:dateUtc="2026-05-15T17:40:00Z"/>
  <w16cex:commentExtensible w16cex:durableId="5CF1937F" w16cex:dateUtc="2026-05-10T17:50:00Z"/>
  <w16cex:commentExtensible w16cex:durableId="2CA4FB02" w16cex:dateUtc="2026-05-15T17:55:00Z"/>
  <w16cex:commentExtensible w16cex:durableId="755B7F48" w16cex:dateUtc="2026-05-15T1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56982B" w16cid:durableId="5436A542"/>
  <w16cid:commentId w16cid:paraId="31298B7E" w16cid:durableId="4C2F3629"/>
  <w16cid:commentId w16cid:paraId="5C5D845C" w16cid:durableId="061F5F85"/>
  <w16cid:commentId w16cid:paraId="7BA90F11" w16cid:durableId="2F659E52"/>
  <w16cid:commentId w16cid:paraId="4D077EB4" w16cid:durableId="18F80088"/>
  <w16cid:commentId w16cid:paraId="0FA78D7C" w16cid:durableId="6D3AC43D"/>
  <w16cid:commentId w16cid:paraId="506860A3" w16cid:durableId="0B2A94B2"/>
  <w16cid:commentId w16cid:paraId="357E9786" w16cid:durableId="54E4044F"/>
  <w16cid:commentId w16cid:paraId="37B450A5" w16cid:durableId="258F0A80"/>
  <w16cid:commentId w16cid:paraId="7E199A8C" w16cid:durableId="620458B2"/>
  <w16cid:commentId w16cid:paraId="0CB93A61" w16cid:durableId="3A54CFA1"/>
  <w16cid:commentId w16cid:paraId="238980A7" w16cid:durableId="5CF1937F"/>
  <w16cid:commentId w16cid:paraId="6F1F21D4" w16cid:durableId="2CA4FB02"/>
  <w16cid:commentId w16cid:paraId="437E455D" w16cid:durableId="755B7F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D57"/>
    <w:multiLevelType w:val="hybridMultilevel"/>
    <w:tmpl w:val="A7EA2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846306">
    <w:abstractNumId w:val="0"/>
  </w:num>
  <w:num w:numId="2" w16cid:durableId="2869375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shall, Andrew">
    <w15:presenceInfo w15:providerId="AD" w15:userId="S::ajmarsha@umich.edu::e1495f42-9426-4e39-b223-e98e8f773398"/>
  </w15:person>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C8"/>
    <w:rsid w:val="00007349"/>
    <w:rsid w:val="00016B89"/>
    <w:rsid w:val="00026748"/>
    <w:rsid w:val="000309F3"/>
    <w:rsid w:val="000365B2"/>
    <w:rsid w:val="00050E86"/>
    <w:rsid w:val="00074A66"/>
    <w:rsid w:val="000C4015"/>
    <w:rsid w:val="000C6375"/>
    <w:rsid w:val="000D2449"/>
    <w:rsid w:val="00102E90"/>
    <w:rsid w:val="00155AA5"/>
    <w:rsid w:val="001631FB"/>
    <w:rsid w:val="001705BE"/>
    <w:rsid w:val="00182A24"/>
    <w:rsid w:val="001B45D9"/>
    <w:rsid w:val="001E0FEC"/>
    <w:rsid w:val="001F0ECF"/>
    <w:rsid w:val="002076A9"/>
    <w:rsid w:val="00220266"/>
    <w:rsid w:val="002228FE"/>
    <w:rsid w:val="002248A0"/>
    <w:rsid w:val="00295030"/>
    <w:rsid w:val="002E0F0A"/>
    <w:rsid w:val="003055C7"/>
    <w:rsid w:val="00331ACC"/>
    <w:rsid w:val="00337EBD"/>
    <w:rsid w:val="00340EEA"/>
    <w:rsid w:val="00350251"/>
    <w:rsid w:val="003563E7"/>
    <w:rsid w:val="003A2134"/>
    <w:rsid w:val="003A2343"/>
    <w:rsid w:val="003D74AF"/>
    <w:rsid w:val="0040141B"/>
    <w:rsid w:val="0040527B"/>
    <w:rsid w:val="004240D8"/>
    <w:rsid w:val="00433B11"/>
    <w:rsid w:val="00454EF0"/>
    <w:rsid w:val="0045536A"/>
    <w:rsid w:val="00465396"/>
    <w:rsid w:val="00474CED"/>
    <w:rsid w:val="004943C3"/>
    <w:rsid w:val="004C7D43"/>
    <w:rsid w:val="004E5DC2"/>
    <w:rsid w:val="004F06BE"/>
    <w:rsid w:val="00516DA1"/>
    <w:rsid w:val="00536A66"/>
    <w:rsid w:val="00540EDC"/>
    <w:rsid w:val="0054697E"/>
    <w:rsid w:val="00546E51"/>
    <w:rsid w:val="005551F2"/>
    <w:rsid w:val="00571F6C"/>
    <w:rsid w:val="005955D2"/>
    <w:rsid w:val="005B00A1"/>
    <w:rsid w:val="005C6AD6"/>
    <w:rsid w:val="005F658F"/>
    <w:rsid w:val="005F71F2"/>
    <w:rsid w:val="006448AC"/>
    <w:rsid w:val="00655227"/>
    <w:rsid w:val="006615E6"/>
    <w:rsid w:val="0067594E"/>
    <w:rsid w:val="00680018"/>
    <w:rsid w:val="006823A6"/>
    <w:rsid w:val="006E5658"/>
    <w:rsid w:val="00721266"/>
    <w:rsid w:val="00733445"/>
    <w:rsid w:val="00740108"/>
    <w:rsid w:val="00745907"/>
    <w:rsid w:val="00752B2B"/>
    <w:rsid w:val="0079151E"/>
    <w:rsid w:val="007B42E5"/>
    <w:rsid w:val="007C12C0"/>
    <w:rsid w:val="007C2ED5"/>
    <w:rsid w:val="007E5A64"/>
    <w:rsid w:val="00802FD1"/>
    <w:rsid w:val="00824CEE"/>
    <w:rsid w:val="008503F6"/>
    <w:rsid w:val="008631EB"/>
    <w:rsid w:val="00897857"/>
    <w:rsid w:val="008A1C64"/>
    <w:rsid w:val="008C42B1"/>
    <w:rsid w:val="008E25E9"/>
    <w:rsid w:val="008F35EA"/>
    <w:rsid w:val="00917817"/>
    <w:rsid w:val="00930EFD"/>
    <w:rsid w:val="009334E6"/>
    <w:rsid w:val="00940475"/>
    <w:rsid w:val="00952CA2"/>
    <w:rsid w:val="00960E96"/>
    <w:rsid w:val="00977733"/>
    <w:rsid w:val="009B357C"/>
    <w:rsid w:val="009F090F"/>
    <w:rsid w:val="009F2C71"/>
    <w:rsid w:val="009F7B11"/>
    <w:rsid w:val="009F7F07"/>
    <w:rsid w:val="00A24121"/>
    <w:rsid w:val="00A4434B"/>
    <w:rsid w:val="00A47212"/>
    <w:rsid w:val="00A62C03"/>
    <w:rsid w:val="00AA04FE"/>
    <w:rsid w:val="00AB24E8"/>
    <w:rsid w:val="00B0357B"/>
    <w:rsid w:val="00B21E03"/>
    <w:rsid w:val="00B9436A"/>
    <w:rsid w:val="00BF0AB1"/>
    <w:rsid w:val="00BF19DA"/>
    <w:rsid w:val="00BF7674"/>
    <w:rsid w:val="00C05041"/>
    <w:rsid w:val="00CA0F92"/>
    <w:rsid w:val="00CA30C8"/>
    <w:rsid w:val="00CF2280"/>
    <w:rsid w:val="00CF6DC9"/>
    <w:rsid w:val="00D30FD7"/>
    <w:rsid w:val="00D36353"/>
    <w:rsid w:val="00DA0DC9"/>
    <w:rsid w:val="00DA2478"/>
    <w:rsid w:val="00DB6D13"/>
    <w:rsid w:val="00DC27D7"/>
    <w:rsid w:val="00DF74B0"/>
    <w:rsid w:val="00E315D3"/>
    <w:rsid w:val="00E33218"/>
    <w:rsid w:val="00E356F2"/>
    <w:rsid w:val="00E50407"/>
    <w:rsid w:val="00E5130C"/>
    <w:rsid w:val="00E6796C"/>
    <w:rsid w:val="00E77ABC"/>
    <w:rsid w:val="00E9519A"/>
    <w:rsid w:val="00EA54CE"/>
    <w:rsid w:val="00EB589B"/>
    <w:rsid w:val="00ED4616"/>
    <w:rsid w:val="00EE6398"/>
    <w:rsid w:val="00F214F3"/>
    <w:rsid w:val="00F30C32"/>
    <w:rsid w:val="00F33536"/>
    <w:rsid w:val="00F862B9"/>
    <w:rsid w:val="00FF3D38"/>
    <w:rsid w:val="00FF4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17FC"/>
  <w15:chartTrackingRefBased/>
  <w15:docId w15:val="{BB66FE09-2D6A-AC4A-AEFD-5E180F59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748"/>
  </w:style>
  <w:style w:type="paragraph" w:styleId="Heading1">
    <w:name w:val="heading 1"/>
    <w:basedOn w:val="Normal"/>
    <w:next w:val="Normal"/>
    <w:link w:val="Heading1Char"/>
    <w:uiPriority w:val="9"/>
    <w:qFormat/>
    <w:rsid w:val="00CA3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0C8"/>
    <w:rPr>
      <w:rFonts w:eastAsiaTheme="majorEastAsia" w:cstheme="majorBidi"/>
      <w:color w:val="272727" w:themeColor="text1" w:themeTint="D8"/>
    </w:rPr>
  </w:style>
  <w:style w:type="paragraph" w:styleId="Title">
    <w:name w:val="Title"/>
    <w:basedOn w:val="Normal"/>
    <w:next w:val="Normal"/>
    <w:link w:val="TitleChar"/>
    <w:uiPriority w:val="10"/>
    <w:qFormat/>
    <w:rsid w:val="00CA3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0C8"/>
    <w:pPr>
      <w:spacing w:before="160"/>
      <w:jc w:val="center"/>
    </w:pPr>
    <w:rPr>
      <w:i/>
      <w:iCs/>
      <w:color w:val="404040" w:themeColor="text1" w:themeTint="BF"/>
    </w:rPr>
  </w:style>
  <w:style w:type="character" w:customStyle="1" w:styleId="QuoteChar">
    <w:name w:val="Quote Char"/>
    <w:basedOn w:val="DefaultParagraphFont"/>
    <w:link w:val="Quote"/>
    <w:uiPriority w:val="29"/>
    <w:rsid w:val="00CA30C8"/>
    <w:rPr>
      <w:i/>
      <w:iCs/>
      <w:color w:val="404040" w:themeColor="text1" w:themeTint="BF"/>
    </w:rPr>
  </w:style>
  <w:style w:type="paragraph" w:styleId="ListParagraph">
    <w:name w:val="List Paragraph"/>
    <w:basedOn w:val="Normal"/>
    <w:uiPriority w:val="34"/>
    <w:qFormat/>
    <w:rsid w:val="00CA30C8"/>
    <w:pPr>
      <w:ind w:left="720"/>
      <w:contextualSpacing/>
    </w:pPr>
  </w:style>
  <w:style w:type="character" w:styleId="IntenseEmphasis">
    <w:name w:val="Intense Emphasis"/>
    <w:basedOn w:val="DefaultParagraphFont"/>
    <w:uiPriority w:val="21"/>
    <w:qFormat/>
    <w:rsid w:val="00CA30C8"/>
    <w:rPr>
      <w:i/>
      <w:iCs/>
      <w:color w:val="0F4761" w:themeColor="accent1" w:themeShade="BF"/>
    </w:rPr>
  </w:style>
  <w:style w:type="paragraph" w:styleId="IntenseQuote">
    <w:name w:val="Intense Quote"/>
    <w:basedOn w:val="Normal"/>
    <w:next w:val="Normal"/>
    <w:link w:val="IntenseQuoteChar"/>
    <w:uiPriority w:val="30"/>
    <w:qFormat/>
    <w:rsid w:val="00CA3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0C8"/>
    <w:rPr>
      <w:i/>
      <w:iCs/>
      <w:color w:val="0F4761" w:themeColor="accent1" w:themeShade="BF"/>
    </w:rPr>
  </w:style>
  <w:style w:type="character" w:styleId="IntenseReference">
    <w:name w:val="Intense Reference"/>
    <w:basedOn w:val="DefaultParagraphFont"/>
    <w:uiPriority w:val="32"/>
    <w:qFormat/>
    <w:rsid w:val="00CA30C8"/>
    <w:rPr>
      <w:b/>
      <w:bCs/>
      <w:smallCaps/>
      <w:color w:val="0F4761" w:themeColor="accent1" w:themeShade="BF"/>
      <w:spacing w:val="5"/>
    </w:rPr>
  </w:style>
  <w:style w:type="character" w:styleId="Hyperlink">
    <w:name w:val="Hyperlink"/>
    <w:basedOn w:val="DefaultParagraphFont"/>
    <w:uiPriority w:val="99"/>
    <w:unhideWhenUsed/>
    <w:rsid w:val="006E5658"/>
    <w:rPr>
      <w:color w:val="467886" w:themeColor="hyperlink"/>
      <w:u w:val="single"/>
    </w:rPr>
  </w:style>
  <w:style w:type="character" w:styleId="CommentReference">
    <w:name w:val="annotation reference"/>
    <w:basedOn w:val="DefaultParagraphFont"/>
    <w:uiPriority w:val="99"/>
    <w:semiHidden/>
    <w:unhideWhenUsed/>
    <w:rsid w:val="009F7B11"/>
    <w:rPr>
      <w:sz w:val="16"/>
      <w:szCs w:val="16"/>
    </w:rPr>
  </w:style>
  <w:style w:type="paragraph" w:styleId="CommentText">
    <w:name w:val="annotation text"/>
    <w:basedOn w:val="Normal"/>
    <w:link w:val="CommentTextChar"/>
    <w:uiPriority w:val="99"/>
    <w:semiHidden/>
    <w:unhideWhenUsed/>
    <w:rsid w:val="009F7B11"/>
    <w:pPr>
      <w:spacing w:line="240" w:lineRule="auto"/>
    </w:pPr>
    <w:rPr>
      <w:sz w:val="20"/>
      <w:szCs w:val="20"/>
    </w:rPr>
  </w:style>
  <w:style w:type="character" w:customStyle="1" w:styleId="CommentTextChar">
    <w:name w:val="Comment Text Char"/>
    <w:basedOn w:val="DefaultParagraphFont"/>
    <w:link w:val="CommentText"/>
    <w:uiPriority w:val="99"/>
    <w:semiHidden/>
    <w:rsid w:val="009F7B11"/>
    <w:rPr>
      <w:sz w:val="20"/>
      <w:szCs w:val="20"/>
    </w:rPr>
  </w:style>
  <w:style w:type="paragraph" w:styleId="CommentSubject">
    <w:name w:val="annotation subject"/>
    <w:basedOn w:val="CommentText"/>
    <w:next w:val="CommentText"/>
    <w:link w:val="CommentSubjectChar"/>
    <w:uiPriority w:val="99"/>
    <w:semiHidden/>
    <w:unhideWhenUsed/>
    <w:rsid w:val="009F7B11"/>
    <w:rPr>
      <w:b/>
      <w:bCs/>
    </w:rPr>
  </w:style>
  <w:style w:type="character" w:customStyle="1" w:styleId="CommentSubjectChar">
    <w:name w:val="Comment Subject Char"/>
    <w:basedOn w:val="CommentTextChar"/>
    <w:link w:val="CommentSubject"/>
    <w:uiPriority w:val="99"/>
    <w:semiHidden/>
    <w:rsid w:val="009F7B11"/>
    <w:rPr>
      <w:b/>
      <w:bCs/>
      <w:sz w:val="20"/>
      <w:szCs w:val="20"/>
    </w:rPr>
  </w:style>
  <w:style w:type="character" w:styleId="Strong">
    <w:name w:val="Strong"/>
    <w:basedOn w:val="DefaultParagraphFont"/>
    <w:uiPriority w:val="22"/>
    <w:qFormat/>
    <w:rsid w:val="006823A6"/>
    <w:rPr>
      <w:b/>
      <w:bCs/>
    </w:rPr>
  </w:style>
  <w:style w:type="character" w:styleId="Emphasis">
    <w:name w:val="Emphasis"/>
    <w:basedOn w:val="DefaultParagraphFont"/>
    <w:uiPriority w:val="20"/>
    <w:qFormat/>
    <w:rsid w:val="00DA2478"/>
    <w:rPr>
      <w:i/>
      <w:iCs/>
    </w:rPr>
  </w:style>
  <w:style w:type="paragraph" w:styleId="Bibliography">
    <w:name w:val="Bibliography"/>
    <w:basedOn w:val="Normal"/>
    <w:next w:val="Normal"/>
    <w:uiPriority w:val="37"/>
    <w:unhideWhenUsed/>
    <w:rsid w:val="00DB6D13"/>
    <w:pPr>
      <w:tabs>
        <w:tab w:val="left" w:pos="380"/>
      </w:tabs>
      <w:spacing w:after="0" w:line="480" w:lineRule="auto"/>
      <w:ind w:left="384" w:hanging="384"/>
    </w:pPr>
  </w:style>
  <w:style w:type="paragraph" w:styleId="Revision">
    <w:name w:val="Revision"/>
    <w:hidden/>
    <w:uiPriority w:val="99"/>
    <w:semiHidden/>
    <w:rsid w:val="00331A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settings" Target="setting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1.emf"/><Relationship Id="rId5" Type="http://schemas.openxmlformats.org/officeDocument/2006/relationships/hyperlink" Target="mailto:jlucore@umich.edu" TargetMode="External"/><Relationship Id="rId15" Type="http://schemas.openxmlformats.org/officeDocument/2006/relationships/image" Target="media/image5.emf"/><Relationship Id="rId10" Type="http://schemas.openxmlformats.org/officeDocument/2006/relationships/hyperlink" Target="http://www.earthmicrobiome.org" TargetMode="External"/><Relationship Id="rId19" Type="http://schemas.openxmlformats.org/officeDocument/2006/relationships/image" Target="media/image9.emf"/><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4.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34</Pages>
  <Words>51907</Words>
  <Characters>295876</Characters>
  <Application>Microsoft Office Word</Application>
  <DocSecurity>0</DocSecurity>
  <Lines>2465</Lines>
  <Paragraphs>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Marshall, Andrew</cp:lastModifiedBy>
  <cp:revision>9</cp:revision>
  <dcterms:created xsi:type="dcterms:W3CDTF">2026-05-13T12:36:00Z</dcterms:created>
  <dcterms:modified xsi:type="dcterms:W3CDTF">2026-05-15T17:58:00Z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id="G2eDYhau"/&gt;&lt;style id="http://www.zotero.org/styles/nature" hasBibliography="1" bibliographyStyleHasBeenSet="1"/&gt;&lt;prefs&gt;&lt;pref name="fieldType" value="Field"/&gt;&lt;pref name="dontAskDelayCitationUpdates</vt:lpwstr>
  </property>
  <property fmtid="{D5CDD505-2E9C-101B-9397-08002B2CF9AE}" pid="3" name="ZOTERO_PREF_2">
    <vt:lpwstr>" value="true"/&gt;&lt;/prefs&gt;&lt;/data&gt;</vt:lpwstr>
  </property>
</Properties>
</file>
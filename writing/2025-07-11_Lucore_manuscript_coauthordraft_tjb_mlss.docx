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99B7F" w14:textId="77777777" w:rsidR="00347B4B" w:rsidRPr="00E410C3" w:rsidRDefault="00347B4B" w:rsidP="00347B4B">
      <w:pPr>
        <w:rPr>
          <w:sz w:val="28"/>
          <w:szCs w:val="28"/>
        </w:rPr>
      </w:pPr>
      <w:r w:rsidRPr="00E410C3">
        <w:rPr>
          <w:sz w:val="28"/>
          <w:szCs w:val="28"/>
        </w:rPr>
        <w:t>Heat-induced physiological cascade affects gut microbiome composition and disrupts microbiome-immune homeostasis in a wild primate</w:t>
      </w:r>
    </w:p>
    <w:p w14:paraId="702F0BBC" w14:textId="77777777" w:rsidR="00347B4B" w:rsidRDefault="00347B4B" w:rsidP="00347B4B"/>
    <w:p w14:paraId="70D418B8" w14:textId="77777777" w:rsidR="00347B4B" w:rsidRPr="00E410C3" w:rsidRDefault="00347B4B" w:rsidP="00347B4B">
      <w:r w:rsidRPr="00E410C3">
        <w:t>Jordan M. Lucore</w:t>
      </w:r>
      <w:r w:rsidRPr="00E410C3">
        <w:rPr>
          <w:vertAlign w:val="superscript"/>
        </w:rPr>
        <w:t>1,2</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sidRPr="00E410C3">
        <w:t>, Andrew J. Marshall</w:t>
      </w:r>
      <w:r w:rsidRPr="00E410C3">
        <w:rPr>
          <w:vertAlign w:val="superscript"/>
        </w:rPr>
        <w:t xml:space="preserve">1,6,9, 10, 11 </w:t>
      </w:r>
    </w:p>
    <w:p w14:paraId="13C54C66" w14:textId="77777777" w:rsidR="00347B4B" w:rsidRPr="00E410C3" w:rsidRDefault="00347B4B" w:rsidP="00347B4B"/>
    <w:p w14:paraId="13109AC8" w14:textId="0B84B592" w:rsidR="00347B4B" w:rsidRDefault="00347B4B" w:rsidP="00347B4B">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Taboga Research Project, Taboga Forest Reserve, Guanacaste, Costa Rica, </w:t>
      </w:r>
      <w:r w:rsidR="001E00C2">
        <w:rPr>
          <w:vertAlign w:val="superscript"/>
        </w:rPr>
        <w:t>3</w:t>
      </w:r>
      <w:r w:rsidR="001E00C2" w:rsidRPr="00E410C3">
        <w:t>Department of Anthropology, Emory University, Atlanta, GA, United States,</w:t>
      </w:r>
      <w:r w:rsidR="001E00C2">
        <w:t xml:space="preserve"> </w:t>
      </w:r>
      <w:r w:rsidR="001E00C2">
        <w:rPr>
          <w:vertAlign w:val="superscript"/>
        </w:rPr>
        <w:t>4</w:t>
      </w:r>
      <w:r w:rsidRPr="00E410C3">
        <w:t>Department of Anthropology, Durham University, Durham, UK,</w:t>
      </w:r>
      <w:r w:rsidR="001E00C2">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2804BC59" w14:textId="77777777" w:rsidR="00EA48E4" w:rsidRDefault="00EA48E4" w:rsidP="00347B4B"/>
    <w:p w14:paraId="0409C35E" w14:textId="527B2C9C" w:rsidR="00EA48E4" w:rsidRDefault="00EA48E4" w:rsidP="00347B4B">
      <w:r>
        <w:t>Key words: gut microbiome, neopterin, climate change,</w:t>
      </w:r>
      <w:r w:rsidR="003C7C65">
        <w:t xml:space="preserve"> heat stress,</w:t>
      </w:r>
      <w:r>
        <w:t xml:space="preserve"> endotherm</w:t>
      </w:r>
    </w:p>
    <w:p w14:paraId="4DA37A4E" w14:textId="77777777" w:rsidR="00BE58E8" w:rsidRDefault="00BE58E8" w:rsidP="00347B4B"/>
    <w:p w14:paraId="2C6CDF3F" w14:textId="66B0D217" w:rsidR="00016265" w:rsidRDefault="00BE58E8" w:rsidP="00016265">
      <w:r>
        <w:t xml:space="preserve">Abstract: </w:t>
      </w:r>
      <w:r w:rsidR="000407FB">
        <w:t xml:space="preserve">Rising temperatures due </w:t>
      </w:r>
      <w:r w:rsidR="00EF4F1B">
        <w:t xml:space="preserve">to climate change are impacting the function of critical physiological processes in wild animals. </w:t>
      </w:r>
      <w:commentRangeStart w:id="0"/>
      <w:r w:rsidR="00EF4F1B">
        <w:t xml:space="preserve">Growing interest </w:t>
      </w:r>
      <w:commentRangeEnd w:id="0"/>
      <w:r w:rsidR="004449D1">
        <w:rPr>
          <w:rStyle w:val="CommentReference"/>
        </w:rPr>
        <w:commentReference w:id="0"/>
      </w:r>
      <w:r w:rsidR="00EF4F1B">
        <w:t xml:space="preserve">has </w:t>
      </w:r>
      <w:r w:rsidR="00016265">
        <w:t>focused on</w:t>
      </w:r>
      <w:r w:rsidR="00EF4F1B">
        <w:t xml:space="preserve"> how </w:t>
      </w:r>
      <w:r w:rsidR="00016265">
        <w:t xml:space="preserve">rising temperatures affect the gut microbiome, as heat stress may compromise its ability to support essential host functions. </w:t>
      </w:r>
      <w:r w:rsidR="00ED3C8C">
        <w:t xml:space="preserve">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We find that temperature is associated with changes in microbiome community-level diversity, taxonomic composition, and metabolic capacity. </w:t>
      </w:r>
      <w:r w:rsidR="00016265">
        <w:t>These shifts suggest that capuchins experience periods of heat stress that could compromise health by disrupting host-microbiome interactions. Further, we show that the microbiome’s response to high temperatures is linked to host immunity and may affect host tolerance of gut microbes.</w:t>
      </w:r>
      <w:r w:rsidR="00016265" w:rsidRPr="00016265">
        <w:t xml:space="preserve"> </w:t>
      </w:r>
      <w:r w:rsidR="00016265">
        <w:t>Together, our results provide compelling evidence that elevated temperatures initiate a physiological cascade</w:t>
      </w:r>
      <w:r w:rsidR="00016265" w:rsidRPr="00B92B1B">
        <w:t xml:space="preserve"> </w:t>
      </w:r>
      <w:r w:rsidR="00016265">
        <w:t xml:space="preserve">that </w:t>
      </w:r>
      <w:commentRangeStart w:id="1"/>
      <w:r w:rsidR="00016265">
        <w:t>disrupts microbiome-immune homeostasis</w:t>
      </w:r>
      <w:commentRangeEnd w:id="1"/>
      <w:r w:rsidR="004449D1">
        <w:rPr>
          <w:rStyle w:val="CommentReference"/>
        </w:rPr>
        <w:commentReference w:id="1"/>
      </w:r>
      <w:r w:rsidR="00016265">
        <w:t xml:space="preserve"> in a wild primate population. </w:t>
      </w:r>
    </w:p>
    <w:p w14:paraId="3A328638" w14:textId="68368C85" w:rsidR="00ED3C8C" w:rsidRDefault="00ED3C8C" w:rsidP="00E4714E"/>
    <w:p w14:paraId="6BB9A49F" w14:textId="7BCA6BB5" w:rsidR="008631EB" w:rsidRDefault="00BE58E8">
      <w:r>
        <w:t>Significance</w:t>
      </w:r>
      <w:r w:rsidR="002B552F">
        <w:t xml:space="preserve"> statement</w:t>
      </w:r>
      <w:r>
        <w:t>:</w:t>
      </w:r>
      <w:r w:rsidR="00182528">
        <w:t xml:space="preserve"> </w:t>
      </w:r>
      <w:r w:rsidR="00800D14">
        <w:t xml:space="preserve">While most climate change research has focused on ectotherms, it is increasingly clear that endotherms are also </w:t>
      </w:r>
      <w:r w:rsidR="00182528">
        <w:t xml:space="preserve">physiologically </w:t>
      </w:r>
      <w:r w:rsidR="00800D14">
        <w:t xml:space="preserve">vulnerable </w:t>
      </w:r>
      <w:r w:rsidR="00182528">
        <w:t xml:space="preserve">to </w:t>
      </w:r>
      <w:r w:rsidR="00800D14">
        <w:t>heat stress. Experimental research suggests that heat can disrupt the gut microbiome in ways that may</w:t>
      </w:r>
      <w:r w:rsidR="003C7C65">
        <w:t xml:space="preserve"> impact </w:t>
      </w:r>
      <w:r w:rsidR="00800D14">
        <w:t>host</w:t>
      </w:r>
      <w:r w:rsidR="00182528">
        <w:t xml:space="preserve"> health</w:t>
      </w:r>
      <w:r w:rsidR="00800D14">
        <w:t xml:space="preserve">, but little is known about </w:t>
      </w:r>
      <w:r w:rsidR="00182528">
        <w:t>these effects</w:t>
      </w:r>
      <w:r w:rsidR="00800D14">
        <w:t xml:space="preserve"> </w:t>
      </w:r>
      <w:r w:rsidR="00182528">
        <w:t xml:space="preserve">in </w:t>
      </w:r>
      <w:r w:rsidR="00800D14">
        <w:t xml:space="preserve">wild animals. Here, we leverage sampling </w:t>
      </w:r>
      <w:r w:rsidR="00182528">
        <w:t>from a</w:t>
      </w:r>
      <w:r w:rsidR="00800D14">
        <w:t xml:space="preserve"> wild </w:t>
      </w:r>
      <w:r w:rsidR="00182528">
        <w:t xml:space="preserve">primate </w:t>
      </w:r>
      <w:r w:rsidR="00800D14">
        <w:t>population to show that the gut microbiome responds to natural thermal variation</w:t>
      </w:r>
      <w:r w:rsidR="00182528">
        <w:t xml:space="preserve"> and that these shifts are linked to host immunity</w:t>
      </w:r>
      <w:r w:rsidR="00800D14">
        <w:t>. Our findings offer rare evidence f</w:t>
      </w:r>
      <w:r w:rsidR="00182528">
        <w:t>ro</w:t>
      </w:r>
      <w:r w:rsidR="00800D14">
        <w:t xml:space="preserve">m a natural population that </w:t>
      </w:r>
      <w:r w:rsidR="00182528">
        <w:t xml:space="preserve">rising temperatures may alter host-microbiome relationships, highlighting a potential pathway by which climate change </w:t>
      </w:r>
      <w:r w:rsidR="00BA541F">
        <w:t>could</w:t>
      </w:r>
      <w:r w:rsidR="00182528">
        <w:t xml:space="preserve"> impact endotherm species. </w:t>
      </w:r>
    </w:p>
    <w:p w14:paraId="79047814" w14:textId="77777777" w:rsidR="004449D1" w:rsidRDefault="004449D1"/>
    <w:p w14:paraId="676E34FF" w14:textId="77777777" w:rsidR="00347B4B" w:rsidRDefault="00347B4B" w:rsidP="00347B4B">
      <w:r>
        <w:lastRenderedPageBreak/>
        <w:t xml:space="preserve">Introduction: </w:t>
      </w:r>
    </w:p>
    <w:p w14:paraId="44AADB95" w14:textId="1F4B2C09" w:rsidR="00BD41DF" w:rsidRDefault="00BD41DF">
      <w:r>
        <w:t>Rising temperatures due to climate change are predicted to push species beyond their evolved thermal tolerance and challenge them to adapt to hotter climates</w:t>
      </w:r>
      <w:r w:rsidR="00985473">
        <w:t xml:space="preserve"> </w:t>
      </w:r>
      <w:r>
        <w:fldChar w:fldCharType="begin"/>
      </w:r>
      <w:r w:rsidR="004D067A">
        <w:instrText xml:space="preserve"> ADDIN ZOTERO_ITEM CSL_CITATION {"citationID":"8xiH9gLt","properties":{"formattedCitation":"({\\i{}1}, {\\i{}2})","plainCitation":"(1, 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004D067A" w:rsidRPr="004D067A">
        <w:t>(</w:t>
      </w:r>
      <w:r w:rsidR="004D067A" w:rsidRPr="004D067A">
        <w:rPr>
          <w:i/>
          <w:iCs/>
        </w:rPr>
        <w:t>1</w:t>
      </w:r>
      <w:r w:rsidR="004D067A" w:rsidRPr="004D067A">
        <w:t xml:space="preserve">, </w:t>
      </w:r>
      <w:r w:rsidR="004D067A" w:rsidRPr="004D067A">
        <w:rPr>
          <w:i/>
          <w:iCs/>
        </w:rPr>
        <w:t>2</w:t>
      </w:r>
      <w:r w:rsidR="004D067A" w:rsidRPr="004D067A">
        <w:t>)</w:t>
      </w:r>
      <w:r>
        <w:fldChar w:fldCharType="end"/>
      </w:r>
      <w:r>
        <w:t>.</w:t>
      </w:r>
      <w:r w:rsidR="00F74723">
        <w:t xml:space="preserve"> </w:t>
      </w:r>
      <w:r>
        <w:t xml:space="preserve">Efforts to evaluate </w:t>
      </w:r>
      <w:r w:rsidR="00F74723">
        <w:t>the</w:t>
      </w:r>
      <w:r w:rsidR="005D6D35">
        <w:t xml:space="preserve"> physiological</w:t>
      </w:r>
      <w:r w:rsidR="00F74723">
        <w:t xml:space="preserve"> consequences of heat stress </w:t>
      </w:r>
      <w:r w:rsidR="006D48F0">
        <w:t>in</w:t>
      </w:r>
      <w:r w:rsidR="00067C71">
        <w:t xml:space="preserve"> wild animals </w:t>
      </w:r>
      <w:r w:rsidR="00E1237B">
        <w:t>have shown</w:t>
      </w:r>
      <w:r w:rsidR="00F74723">
        <w:t xml:space="preserve"> that high temperatures can impair aerobic capacity</w:t>
      </w:r>
      <w:r w:rsidR="00E1237B">
        <w:t>,</w:t>
      </w:r>
      <w:r w:rsidR="00F74723">
        <w:t xml:space="preserve"> </w:t>
      </w:r>
      <w:r w:rsidR="006D48F0">
        <w:t>reducing</w:t>
      </w:r>
      <w:r w:rsidR="00F74723">
        <w:t xml:space="preserve"> oxygen availability to essential systems</w:t>
      </w:r>
      <w:r w:rsidR="00E1237B">
        <w:t xml:space="preserve"> </w:t>
      </w:r>
      <w:r w:rsidR="00F74723">
        <w:t xml:space="preserve">and </w:t>
      </w:r>
      <w:r w:rsidR="006D48F0">
        <w:t>compromising</w:t>
      </w:r>
      <w:r w:rsidR="00F74723">
        <w:t xml:space="preserve"> </w:t>
      </w:r>
      <w:r w:rsidR="00AA2BE7">
        <w:t>function</w:t>
      </w:r>
      <w:r w:rsidR="00F74723">
        <w:t xml:space="preserve"> </w:t>
      </w:r>
      <w:r w:rsidR="00F74723">
        <w:fldChar w:fldCharType="begin"/>
      </w:r>
      <w:r w:rsidR="004D067A">
        <w:instrText xml:space="preserve"> ADDIN ZOTERO_ITEM CSL_CITATION {"citationID":"hL1Q4y4w","properties":{"formattedCitation":"({\\i{}3}, {\\i{}4})","plainCitation":"(3, 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rsidR="00F74723">
        <w:fldChar w:fldCharType="separate"/>
      </w:r>
      <w:r w:rsidR="004D067A" w:rsidRPr="004D067A">
        <w:t>(</w:t>
      </w:r>
      <w:r w:rsidR="004D067A" w:rsidRPr="004D067A">
        <w:rPr>
          <w:i/>
          <w:iCs/>
        </w:rPr>
        <w:t>3</w:t>
      </w:r>
      <w:r w:rsidR="004D067A" w:rsidRPr="004D067A">
        <w:t xml:space="preserve">, </w:t>
      </w:r>
      <w:r w:rsidR="004D067A" w:rsidRPr="004D067A">
        <w:rPr>
          <w:i/>
          <w:iCs/>
        </w:rPr>
        <w:t>4</w:t>
      </w:r>
      <w:r w:rsidR="004D067A" w:rsidRPr="004D067A">
        <w:t>)</w:t>
      </w:r>
      <w:r w:rsidR="00F74723">
        <w:fldChar w:fldCharType="end"/>
      </w:r>
      <w:r w:rsidR="00F74723">
        <w:t xml:space="preserve">. </w:t>
      </w:r>
      <w:r w:rsidR="006D48F0">
        <w:t xml:space="preserve">Much of this research </w:t>
      </w:r>
      <w:r w:rsidR="00262E82">
        <w:t>has focused on e</w:t>
      </w:r>
      <w:r w:rsidR="0033565E">
        <w:t>ct</w:t>
      </w:r>
      <w:r w:rsidR="00262E82">
        <w:t>otherms</w:t>
      </w:r>
      <w:r w:rsidR="006D48F0">
        <w:t xml:space="preserve">, whose lack of </w:t>
      </w:r>
      <w:r w:rsidR="00262E82">
        <w:t>physiological the</w:t>
      </w:r>
      <w:r w:rsidR="0033565E">
        <w:t>rmoregula</w:t>
      </w:r>
      <w:r w:rsidR="00262E82">
        <w:t xml:space="preserve">tion makes them particularly vulnerable to </w:t>
      </w:r>
      <w:r w:rsidR="006D48F0">
        <w:t>high</w:t>
      </w:r>
      <w:r w:rsidR="00262E82">
        <w:t xml:space="preserve"> temperatures</w:t>
      </w:r>
      <w:r w:rsidR="00E353FA">
        <w:t xml:space="preserve"> </w:t>
      </w:r>
      <w:r w:rsidR="00E353FA">
        <w:fldChar w:fldCharType="begin"/>
      </w:r>
      <w:r w:rsidR="004D067A">
        <w:instrText xml:space="preserve"> ADDIN ZOTERO_ITEM CSL_CITATION {"citationID":"FBJsjR0g","properties":{"formattedCitation":"({\\i{}4}\\uc0\\u8211{}{\\i{}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rsidR="00E353FA">
        <w:fldChar w:fldCharType="separate"/>
      </w:r>
      <w:r w:rsidR="004D067A" w:rsidRPr="004D067A">
        <w:t>(</w:t>
      </w:r>
      <w:r w:rsidR="004D067A" w:rsidRPr="004D067A">
        <w:rPr>
          <w:i/>
          <w:iCs/>
        </w:rPr>
        <w:t>4</w:t>
      </w:r>
      <w:r w:rsidR="004D067A" w:rsidRPr="004D067A">
        <w:t>–</w:t>
      </w:r>
      <w:r w:rsidR="004D067A" w:rsidRPr="004D067A">
        <w:rPr>
          <w:i/>
          <w:iCs/>
        </w:rPr>
        <w:t>6</w:t>
      </w:r>
      <w:r w:rsidR="004D067A" w:rsidRPr="004D067A">
        <w:t>)</w:t>
      </w:r>
      <w:r w:rsidR="00E353FA">
        <w:fldChar w:fldCharType="end"/>
      </w:r>
      <w:r w:rsidR="00262E82">
        <w:t>. However,</w:t>
      </w:r>
      <w:r w:rsidR="006D48F0">
        <w:t xml:space="preserve"> mounting evidence suggests that endotherms are also physiologically susceptible to heat </w:t>
      </w:r>
      <w:r w:rsidR="00E353FA">
        <w:fldChar w:fldCharType="begin"/>
      </w:r>
      <w:r w:rsidR="004D067A">
        <w:instrText xml:space="preserve"> ADDIN ZOTERO_ITEM CSL_CITATION {"citationID":"vuu0n6TK","properties":{"formattedCitation":"({\\i{}7}, {\\i{}8})","plainCitation":"(7, 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E353FA">
        <w:fldChar w:fldCharType="separate"/>
      </w:r>
      <w:r w:rsidR="004D067A" w:rsidRPr="004D067A">
        <w:t>(</w:t>
      </w:r>
      <w:r w:rsidR="004D067A" w:rsidRPr="004D067A">
        <w:rPr>
          <w:i/>
          <w:iCs/>
        </w:rPr>
        <w:t>7</w:t>
      </w:r>
      <w:r w:rsidR="004D067A" w:rsidRPr="004D067A">
        <w:t xml:space="preserve">, </w:t>
      </w:r>
      <w:r w:rsidR="004D067A" w:rsidRPr="004D067A">
        <w:rPr>
          <w:i/>
          <w:iCs/>
        </w:rPr>
        <w:t>8</w:t>
      </w:r>
      <w:r w:rsidR="004D067A" w:rsidRPr="004D067A">
        <w:t>)</w:t>
      </w:r>
      <w:r w:rsidR="00E353FA">
        <w:fldChar w:fldCharType="end"/>
      </w:r>
      <w:r w:rsidR="005D6D35">
        <w:t xml:space="preserve">, </w:t>
      </w:r>
      <w:r w:rsidR="00AA2BE7">
        <w:t>and</w:t>
      </w:r>
      <w:r w:rsidR="006D48F0">
        <w:t xml:space="preserve"> evolved thermoregulatory mechanisms </w:t>
      </w:r>
      <w:r w:rsidR="00AA2BE7">
        <w:t xml:space="preserve">may be increasingly insufficient to cope with prolonged periods of </w:t>
      </w:r>
      <w:r w:rsidR="003C7C65">
        <w:t>extreme</w:t>
      </w:r>
      <w:r w:rsidR="00AA2BE7">
        <w:t xml:space="preserve"> </w:t>
      </w:r>
      <w:r w:rsidR="003C7C65">
        <w:t>heat</w:t>
      </w:r>
      <w:r w:rsidR="00AA2BE7">
        <w:t xml:space="preserve">. </w:t>
      </w:r>
      <w:r w:rsidR="005F3D80">
        <w:t>Recent</w:t>
      </w:r>
      <w:r w:rsidR="002C3D10">
        <w:t>ly,</w:t>
      </w:r>
      <w:r w:rsidR="005F3D80">
        <w:t xml:space="preserve"> research has turned to</w:t>
      </w:r>
      <w:r w:rsidR="002C3D10">
        <w:t xml:space="preserve"> assessing</w:t>
      </w:r>
      <w:r w:rsidR="005F3D80">
        <w:t xml:space="preserve"> the role of host-associated microbiomes in shaping how species respond to heat stress. A</w:t>
      </w:r>
      <w:r>
        <w:t xml:space="preserve">nimals have evolved complex relationships with the microbial communities (i.e., microbiomes) that live on and inside them to the extent that hosts rely on their microbiomes to support diverse aspects of their </w:t>
      </w:r>
      <w:r w:rsidR="00A936F7">
        <w:t>physiology</w:t>
      </w:r>
      <w:r>
        <w:t xml:space="preserve">. Accordingly, studies suggest that microbiomes may play a key role in determining the thermal tolerances of their host species </w:t>
      </w:r>
      <w:r>
        <w:fldChar w:fldCharType="begin"/>
      </w:r>
      <w:r w:rsidR="004D067A">
        <w:instrText xml:space="preserve"> ADDIN ZOTERO_ITEM CSL_CITATION {"citationID":"oKd2vMr3","properties":{"formattedCitation":"({\\i{}9}, {\\i{}10})","plainCitation":"(9, 10)","noteIndex":0},"citationItems":[{"id":2012,"uris":["http://zotero.org/users/13901503/items/FPXKKFBT"],"itemData":{"id":2012,"type":"article-journal","abstract":"Physiological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rsidR="004D067A" w:rsidRPr="004D067A">
        <w:t>(</w:t>
      </w:r>
      <w:r w:rsidR="004D067A" w:rsidRPr="004D067A">
        <w:rPr>
          <w:i/>
          <w:iCs/>
        </w:rPr>
        <w:t>9</w:t>
      </w:r>
      <w:r w:rsidR="004D067A" w:rsidRPr="004D067A">
        <w:t xml:space="preserve">, </w:t>
      </w:r>
      <w:r w:rsidR="004D067A" w:rsidRPr="004D067A">
        <w:rPr>
          <w:i/>
          <w:iCs/>
        </w:rPr>
        <w:t>10</w:t>
      </w:r>
      <w:r w:rsidR="004D067A" w:rsidRPr="004D067A">
        <w:t>)</w:t>
      </w:r>
      <w:r>
        <w:fldChar w:fldCharType="end"/>
      </w:r>
      <w:r>
        <w:t xml:space="preserve"> and could be important in facilitating adaptation to higher temperatures </w:t>
      </w:r>
      <w:r>
        <w:fldChar w:fldCharType="begin"/>
      </w:r>
      <w:r w:rsidR="004D067A">
        <w:instrText xml:space="preserve"> ADDIN ZOTERO_ITEM CSL_CITATION {"citationID":"b0f0qx7i","properties":{"formattedCitation":"({\\i{}11}\\uc0\\u8211{}{\\i{}13})","plainCitation":"(11–13)","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sidR="004D067A" w:rsidRPr="004D067A">
        <w:t>(</w:t>
      </w:r>
      <w:r w:rsidR="004D067A" w:rsidRPr="004D067A">
        <w:rPr>
          <w:i/>
          <w:iCs/>
        </w:rPr>
        <w:t>11</w:t>
      </w:r>
      <w:r w:rsidR="004D067A" w:rsidRPr="004D067A">
        <w:t>–</w:t>
      </w:r>
      <w:r w:rsidR="004D067A" w:rsidRPr="004D067A">
        <w:rPr>
          <w:i/>
          <w:iCs/>
        </w:rPr>
        <w:t>13</w:t>
      </w:r>
      <w:r w:rsidR="004D067A" w:rsidRPr="004D067A">
        <w:t>)</w:t>
      </w:r>
      <w:r>
        <w:fldChar w:fldCharType="end"/>
      </w:r>
      <w:r>
        <w:t xml:space="preserve">. </w:t>
      </w:r>
      <w:commentRangeStart w:id="2"/>
      <w:commentRangeStart w:id="3"/>
      <w:r>
        <w:t xml:space="preserve">For example, experimental research has shown that heat stress can deplete microbiome communities and has been associated with negative phenotypic, survivorship, and fitness outcomes </w:t>
      </w:r>
      <w:r>
        <w:fldChar w:fldCharType="begin"/>
      </w:r>
      <w:r w:rsidR="004D067A">
        <w:instrText xml:space="preserve"> ADDIN ZOTERO_ITEM CSL_CITATION {"citationID":"4mSUqt8V","properties":{"formattedCitation":"({\\i{}14}, {\\i{}15})","plainCitation":"(14, 15)","noteIndex":0},"citationItems":[{"id":1939,"uris":["http://zotero.org/users/13901503/items/SAKGV5WG"],"itemData":{"id":1939,"type":"article-journal","abstract":"&lt;p&gt;The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004D067A" w:rsidRPr="004D067A">
        <w:t>(</w:t>
      </w:r>
      <w:r w:rsidR="004D067A" w:rsidRPr="004D067A">
        <w:rPr>
          <w:i/>
          <w:iCs/>
        </w:rPr>
        <w:t>14</w:t>
      </w:r>
      <w:r w:rsidR="004D067A" w:rsidRPr="004D067A">
        <w:t xml:space="preserve">, </w:t>
      </w:r>
      <w:r w:rsidR="004D067A" w:rsidRPr="004D067A">
        <w:rPr>
          <w:i/>
          <w:iCs/>
        </w:rPr>
        <w:t>15</w:t>
      </w:r>
      <w:r w:rsidR="004D067A" w:rsidRPr="004D067A">
        <w:t>)</w:t>
      </w:r>
      <w:r>
        <w:fldChar w:fldCharType="end"/>
      </w:r>
      <w:r>
        <w:t>.</w:t>
      </w:r>
      <w:commentRangeEnd w:id="2"/>
      <w:r w:rsidR="00CB27CC">
        <w:rPr>
          <w:rStyle w:val="CommentReference"/>
        </w:rPr>
        <w:commentReference w:id="2"/>
      </w:r>
      <w:commentRangeEnd w:id="3"/>
      <w:r w:rsidR="00660DE0">
        <w:rPr>
          <w:rStyle w:val="CommentReference"/>
        </w:rPr>
        <w:commentReference w:id="3"/>
      </w:r>
    </w:p>
    <w:p w14:paraId="6817ABD6" w14:textId="3FA3ED59" w:rsidR="007B7C43" w:rsidRDefault="009F65FA" w:rsidP="002C3D10">
      <w:pPr>
        <w:ind w:firstLine="720"/>
      </w:pPr>
      <w:r>
        <w:t xml:space="preserve">The gastrointestinal tract is home to a particularly dense microbial community, the gut microbiome, that plays a crucial role in regulating host responses to environmental change </w:t>
      </w:r>
      <w:r>
        <w:fldChar w:fldCharType="begin"/>
      </w:r>
      <w:r w:rsidR="004D067A">
        <w:instrText xml:space="preserve"> ADDIN ZOTERO_ITEM CSL_CITATION {"citationID":"kSWF8uoc","properties":{"formattedCitation":"({\\i{}16})","plainCitation":"(16)","noteIndex":0},"citationItems":[{"id":79,"uris":["http://zotero.org/users/13901503/items/C8P3HJIC"],"itemData":{"id":79,"type":"article-journal","abstract":"The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004D067A" w:rsidRPr="004D067A">
        <w:t>(</w:t>
      </w:r>
      <w:r w:rsidR="004D067A" w:rsidRPr="004D067A">
        <w:rPr>
          <w:i/>
          <w:iCs/>
        </w:rPr>
        <w:t>16</w:t>
      </w:r>
      <w:r w:rsidR="004D067A" w:rsidRPr="004D067A">
        <w:t>)</w:t>
      </w:r>
      <w:r>
        <w:fldChar w:fldCharType="end"/>
      </w:r>
      <w:r>
        <w:t>, making it an ideal system to explore how species may respond to rising temperatures</w:t>
      </w:r>
      <w:r w:rsidR="00EB3A97">
        <w:t>.</w:t>
      </w:r>
      <w:r w:rsidR="00EB3A97" w:rsidRPr="00EB3A97">
        <w:t xml:space="preserve"> </w:t>
      </w:r>
      <w:commentRangeStart w:id="4"/>
      <w:r w:rsidR="00EB3A97">
        <w:t xml:space="preserve">High temperatures have been shown to alter community composition </w:t>
      </w:r>
      <w:r w:rsidR="00EB3A97">
        <w:fldChar w:fldCharType="begin"/>
      </w:r>
      <w:r w:rsidR="004D067A">
        <w:instrText xml:space="preserve"> ADDIN ZOTERO_ITEM CSL_CITATION {"citationID":"CW8A05XN","properties":{"formattedCitation":"({\\i{}17})","plainCitation":"(17)","noteIndex":0},"citationItems":[{"id":960,"uris":["http://zotero.org/users/13901503/items/KQS25QFF"],"itemData":{"id":960,"type":"article-journal","abstract":"Temperature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EB3A97">
        <w:fldChar w:fldCharType="separate"/>
      </w:r>
      <w:r w:rsidR="004D067A" w:rsidRPr="004D067A">
        <w:t>(</w:t>
      </w:r>
      <w:r w:rsidR="004D067A" w:rsidRPr="004D067A">
        <w:rPr>
          <w:i/>
          <w:iCs/>
        </w:rPr>
        <w:t>17</w:t>
      </w:r>
      <w:r w:rsidR="004D067A" w:rsidRPr="004D067A">
        <w:t>)</w:t>
      </w:r>
      <w:r w:rsidR="00EB3A97">
        <w:fldChar w:fldCharType="end"/>
      </w:r>
      <w:r w:rsidR="00EB3A97" w:rsidRPr="00EB3A97">
        <w:t xml:space="preserve"> </w:t>
      </w:r>
      <w:r w:rsidR="00EB3A97">
        <w:t xml:space="preserve">and are linked to changes in host digestion, metabolism, and immune function </w:t>
      </w:r>
      <w:r w:rsidR="00EB3A97">
        <w:fldChar w:fldCharType="begin"/>
      </w:r>
      <w:r w:rsidR="004D067A">
        <w:instrText xml:space="preserve"> ADDIN ZOTERO_ITEM CSL_CITATION {"citationID":"AhT7VoQB","properties":{"formattedCitation":"({\\i{}18}\\uc0\\u8211{}{\\i{}21})","plainCitation":"(18–21)","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EB3A97">
        <w:fldChar w:fldCharType="separate"/>
      </w:r>
      <w:r w:rsidR="004D067A" w:rsidRPr="004D067A">
        <w:t>(</w:t>
      </w:r>
      <w:r w:rsidR="004D067A" w:rsidRPr="004D067A">
        <w:rPr>
          <w:i/>
          <w:iCs/>
        </w:rPr>
        <w:t>18</w:t>
      </w:r>
      <w:r w:rsidR="004D067A" w:rsidRPr="004D067A">
        <w:t>–</w:t>
      </w:r>
      <w:r w:rsidR="004D067A" w:rsidRPr="004D067A">
        <w:rPr>
          <w:i/>
          <w:iCs/>
        </w:rPr>
        <w:t>21</w:t>
      </w:r>
      <w:r w:rsidR="004D067A" w:rsidRPr="004D067A">
        <w:t>)</w:t>
      </w:r>
      <w:r w:rsidR="00EB3A97">
        <w:fldChar w:fldCharType="end"/>
      </w:r>
      <w:r w:rsidR="00925668">
        <w:t xml:space="preserve">. </w:t>
      </w:r>
      <w:commentRangeEnd w:id="4"/>
      <w:r w:rsidR="00CB27CC">
        <w:rPr>
          <w:rStyle w:val="CommentReference"/>
        </w:rPr>
        <w:commentReference w:id="4"/>
      </w:r>
      <w:r w:rsidR="007B7C43">
        <w:t xml:space="preserve">Heat-induced disruptions to the intestinal redox environment may initiate a physiological cascade that alters microbiome composition and affects host immunity, compromising the gut microbiome’s ability to perform functions essential to host health. It is </w:t>
      </w:r>
      <w:r w:rsidR="00925668">
        <w:t>well-known</w:t>
      </w:r>
      <w:r w:rsidR="007B7C43">
        <w:t xml:space="preserve"> that heat stress can cause redox imbalance— the accumulation of reactive oxygen species (ROS) that can damage cells </w:t>
      </w:r>
      <w:r w:rsidR="007B7C43">
        <w:fldChar w:fldCharType="begin"/>
      </w:r>
      <w:r w:rsidR="00F13D2A">
        <w:instrText xml:space="preserve"> ADDIN ZOTERO_ITEM CSL_CITATION {"citationID":"BO0hXDLn","properties":{"formattedCitation":"({\\i{}22}, {\\i{}23})","plainCitation":"(22, 23)","noteIndex":0},"citationItems":[{"id":3717,"uris":["http://zotero.org/users/13901503/items/UEK27R7E"],"itemData":{"id":3717,"type":"article-journal","abstract":"In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rsidR="007B7C43">
        <w:fldChar w:fldCharType="separate"/>
      </w:r>
      <w:r w:rsidR="004D067A" w:rsidRPr="004D067A">
        <w:t>(</w:t>
      </w:r>
      <w:r w:rsidR="004D067A" w:rsidRPr="004D067A">
        <w:rPr>
          <w:i/>
          <w:iCs/>
        </w:rPr>
        <w:t>22</w:t>
      </w:r>
      <w:r w:rsidR="004D067A" w:rsidRPr="004D067A">
        <w:t xml:space="preserve">, </w:t>
      </w:r>
      <w:r w:rsidR="004D067A" w:rsidRPr="004D067A">
        <w:rPr>
          <w:i/>
          <w:iCs/>
        </w:rPr>
        <w:t>23</w:t>
      </w:r>
      <w:r w:rsidR="004D067A" w:rsidRPr="004D067A">
        <w:t>)</w:t>
      </w:r>
      <w:r w:rsidR="007B7C43">
        <w:fldChar w:fldCharType="end"/>
      </w:r>
      <w:r w:rsidR="007B7C43">
        <w:t xml:space="preserve">, compromise the epithelial barrier </w:t>
      </w:r>
      <w:r w:rsidR="007B7C43">
        <w:fldChar w:fldCharType="begin"/>
      </w:r>
      <w:r w:rsidR="004D067A">
        <w:instrText xml:space="preserve"> ADDIN ZOTERO_ITEM CSL_CITATION {"citationID":"p6SP8MSV","properties":{"formattedCitation":"({\\i{}24})","plainCitation":"(24)","noteIndex":0},"citationItems":[{"id":3191,"uris":["http://zotero.org/users/13901503/items/EJNDQDMH"],"itemData":{"id":3191,"type":"article-journal","abstract":"The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sidR="004D067A">
        <w:rPr>
          <w:rFonts w:ascii="Cambria Math" w:hAnsi="Cambria Math" w:cs="Cambria Math"/>
        </w:rPr>
        <w:instrText>∼</w:instrText>
      </w:r>
      <w:r w:rsidR="004D067A">
        <w:instrText xml:space="preserve">37°C or heated over 90 min to a core body temperature of </w:instrText>
      </w:r>
      <w:r w:rsidR="004D067A">
        <w:rPr>
          <w:rFonts w:ascii="Cambria Math" w:hAnsi="Cambria Math" w:cs="Cambria Math"/>
        </w:rPr>
        <w:instrText>∼</w:instrText>
      </w:r>
      <w:r w:rsidR="004D067A">
        <w:instrText xml:space="preserve">41, </w:instrText>
      </w:r>
      <w:r w:rsidR="004D067A">
        <w:rPr>
          <w:rFonts w:ascii="Cambria Math" w:hAnsi="Cambria Math" w:cs="Cambria Math"/>
        </w:rPr>
        <w:instrText>∼</w:instrText>
      </w:r>
      <w:r w:rsidR="004D067A">
        <w:instrText xml:space="preserve">41.5, or </w:instrText>
      </w:r>
      <w:r w:rsidR="004D067A">
        <w:rPr>
          <w:rFonts w:ascii="Cambria Math" w:hAnsi="Cambria Math" w:cs="Cambria Math"/>
        </w:rPr>
        <w:instrText>∼</w:instrText>
      </w:r>
      <w:r w:rsidR="004D067A">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rsidR="007B7C43">
        <w:fldChar w:fldCharType="separate"/>
      </w:r>
      <w:r w:rsidR="004D067A" w:rsidRPr="004D067A">
        <w:t>(</w:t>
      </w:r>
      <w:r w:rsidR="004D067A" w:rsidRPr="004D067A">
        <w:rPr>
          <w:i/>
          <w:iCs/>
        </w:rPr>
        <w:t>24</w:t>
      </w:r>
      <w:r w:rsidR="004D067A" w:rsidRPr="004D067A">
        <w:t>)</w:t>
      </w:r>
      <w:r w:rsidR="007B7C43">
        <w:fldChar w:fldCharType="end"/>
      </w:r>
      <w:r w:rsidR="007B7C43">
        <w:t xml:space="preserve">, and trigger immune activation </w:t>
      </w:r>
      <w:r w:rsidR="007B7C43">
        <w:fldChar w:fldCharType="begin"/>
      </w:r>
      <w:r w:rsidR="004D067A">
        <w:instrText xml:space="preserve"> ADDIN ZOTERO_ITEM CSL_CITATION {"citationID":"XmY2intM","properties":{"formattedCitation":"({\\i{}25})","plainCitation":"(25)","noteIndex":0},"citationItems":[{"id":430,"uris":["http://zotero.org/users/13901503/items/SNI7JEF9"],"itemData":{"id":430,"type":"article-journal","abstract":"High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rsidR="007B7C43">
        <w:fldChar w:fldCharType="separate"/>
      </w:r>
      <w:r w:rsidR="004D067A" w:rsidRPr="004D067A">
        <w:t>(</w:t>
      </w:r>
      <w:r w:rsidR="004D067A" w:rsidRPr="004D067A">
        <w:rPr>
          <w:i/>
          <w:iCs/>
        </w:rPr>
        <w:t>25</w:t>
      </w:r>
      <w:r w:rsidR="004D067A" w:rsidRPr="004D067A">
        <w:t>)</w:t>
      </w:r>
      <w:r w:rsidR="007B7C43">
        <w:fldChar w:fldCharType="end"/>
      </w:r>
      <w:r w:rsidR="007B7C43">
        <w:t xml:space="preserve">. Gut microbes typically help maintain redox balance </w:t>
      </w:r>
      <w:r w:rsidR="007B7C43">
        <w:fldChar w:fldCharType="begin"/>
      </w:r>
      <w:r w:rsidR="004D067A">
        <w:instrText xml:space="preserve"> ADDIN ZOTERO_ITEM CSL_CITATION {"citationID":"yxSWjnfP","properties":{"formattedCitation":"({\\i{}26}\\uc0\\u8211{}{\\i{}28})","plainCitation":"(26–28)","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rsidR="007B7C43">
        <w:fldChar w:fldCharType="separate"/>
      </w:r>
      <w:r w:rsidR="004D067A" w:rsidRPr="004D067A">
        <w:t>(</w:t>
      </w:r>
      <w:r w:rsidR="004D067A" w:rsidRPr="004D067A">
        <w:rPr>
          <w:i/>
          <w:iCs/>
        </w:rPr>
        <w:t>26</w:t>
      </w:r>
      <w:r w:rsidR="004D067A" w:rsidRPr="004D067A">
        <w:t>–</w:t>
      </w:r>
      <w:r w:rsidR="004D067A" w:rsidRPr="004D067A">
        <w:rPr>
          <w:i/>
          <w:iCs/>
        </w:rPr>
        <w:t>28</w:t>
      </w:r>
      <w:r w:rsidR="004D067A" w:rsidRPr="004D067A">
        <w:t>)</w:t>
      </w:r>
      <w:r w:rsidR="007B7C43">
        <w:fldChar w:fldCharType="end"/>
      </w:r>
      <w:r w:rsidR="007B7C43">
        <w:t>, but heat-induced changes in community composition have been linked to</w:t>
      </w:r>
      <w:r w:rsidR="007B7C43" w:rsidRPr="00517B83">
        <w:t xml:space="preserve"> </w:t>
      </w:r>
      <w:r w:rsidR="007B7C43">
        <w:t xml:space="preserve">reduced antioxidant metabolism </w:t>
      </w:r>
      <w:r w:rsidR="007B7C43">
        <w:fldChar w:fldCharType="begin"/>
      </w:r>
      <w:r w:rsidR="004D067A">
        <w:instrText xml:space="preserve"> ADDIN ZOTERO_ITEM CSL_CITATION {"citationID":"AZa8n4Us","properties":{"formattedCitation":"({\\i{}29}, {\\i{}30})","plainCitation":"(29, 30)","noteIndex":0},"citationItems":[{"id":3187,"uris":["http://zotero.org/users/13901503/items/DHD4XMP5"],"itemData":{"id":3187,"type":"article-journal","abstract":"Tsinling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rsidR="007B7C43">
        <w:fldChar w:fldCharType="separate"/>
      </w:r>
      <w:r w:rsidR="004D067A" w:rsidRPr="004D067A">
        <w:t>(</w:t>
      </w:r>
      <w:r w:rsidR="004D067A" w:rsidRPr="004D067A">
        <w:rPr>
          <w:i/>
          <w:iCs/>
        </w:rPr>
        <w:t>29</w:t>
      </w:r>
      <w:r w:rsidR="004D067A" w:rsidRPr="004D067A">
        <w:t xml:space="preserve">, </w:t>
      </w:r>
      <w:r w:rsidR="004D067A" w:rsidRPr="004D067A">
        <w:rPr>
          <w:i/>
          <w:iCs/>
        </w:rPr>
        <w:t>30</w:t>
      </w:r>
      <w:r w:rsidR="004D067A" w:rsidRPr="004D067A">
        <w:t>)</w:t>
      </w:r>
      <w:r w:rsidR="007B7C43">
        <w:fldChar w:fldCharType="end"/>
      </w:r>
      <w:r w:rsidR="007B7C43">
        <w:t xml:space="preserve"> and increased epithelial damage </w:t>
      </w:r>
      <w:r w:rsidR="007B7C43">
        <w:fldChar w:fldCharType="begin"/>
      </w:r>
      <w:r w:rsidR="004D067A">
        <w:instrText xml:space="preserve"> ADDIN ZOTERO_ITEM CSL_CITATION {"citationID":"8vD9oF4J","properties":{"formattedCitation":"({\\i{}31})","plainCitation":"(31)","noteIndex":0},"citationItems":[{"id":3294,"uris":["http://zotero.org/users/13901503/items/K5DSCTE2"],"itemData":{"id":3294,"type":"article-journal","abstract":"Heat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rsidR="007B7C43">
        <w:fldChar w:fldCharType="separate"/>
      </w:r>
      <w:r w:rsidR="004D067A" w:rsidRPr="004D067A">
        <w:t>(</w:t>
      </w:r>
      <w:r w:rsidR="004D067A" w:rsidRPr="004D067A">
        <w:rPr>
          <w:i/>
          <w:iCs/>
        </w:rPr>
        <w:t>31</w:t>
      </w:r>
      <w:r w:rsidR="004D067A" w:rsidRPr="004D067A">
        <w:t>)</w:t>
      </w:r>
      <w:r w:rsidR="007B7C43">
        <w:fldChar w:fldCharType="end"/>
      </w:r>
      <w:r w:rsidR="007B7C43">
        <w:t xml:space="preserve">. These redox shifts may disrupt oxygen gradients, favoring facultative anaerobes over obligate anaerobes. In fact, across a variety of vertebrate species, high temperatures are consistently associated with declines in Firmicutes and Bacteroidota </w:t>
      </w:r>
      <w:r w:rsidR="007B7C43">
        <w:fldChar w:fldCharType="begin"/>
      </w:r>
      <w:r w:rsidR="004D067A">
        <w:instrText xml:space="preserve"> ADDIN ZOTERO_ITEM CSL_CITATION {"citationID":"FwhvEzZp","properties":{"formattedCitation":"({\\i{}21}, {\\i{}32}, {\\i{}33})","plainCitation":"(21, 32, 33)","noteIndex":0},"citationItems":[{"id":3042,"uris":["http://zotero.org/users/13901503/items/AZMFVA5Z"],"itemData":{"id":3042,"type":"article-journal","abstract":"Heat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7B7C43">
        <w:fldChar w:fldCharType="separate"/>
      </w:r>
      <w:r w:rsidR="004D067A" w:rsidRPr="004D067A">
        <w:t>(</w:t>
      </w:r>
      <w:r w:rsidR="004D067A" w:rsidRPr="004D067A">
        <w:rPr>
          <w:i/>
          <w:iCs/>
        </w:rPr>
        <w:t>21</w:t>
      </w:r>
      <w:r w:rsidR="004D067A" w:rsidRPr="004D067A">
        <w:t xml:space="preserve">, </w:t>
      </w:r>
      <w:r w:rsidR="004D067A" w:rsidRPr="004D067A">
        <w:rPr>
          <w:i/>
          <w:iCs/>
        </w:rPr>
        <w:t>32</w:t>
      </w:r>
      <w:r w:rsidR="004D067A" w:rsidRPr="004D067A">
        <w:t xml:space="preserve">, </w:t>
      </w:r>
      <w:r w:rsidR="004D067A" w:rsidRPr="004D067A">
        <w:rPr>
          <w:i/>
          <w:iCs/>
        </w:rPr>
        <w:t>33</w:t>
      </w:r>
      <w:r w:rsidR="004D067A" w:rsidRPr="004D067A">
        <w:t>)</w:t>
      </w:r>
      <w:r w:rsidR="007B7C43">
        <w:fldChar w:fldCharType="end"/>
      </w:r>
      <w:r w:rsidR="007B7C43">
        <w:t xml:space="preserve">, phyla composed primarily of obligate anaerobes lacking robust ROS defenses </w:t>
      </w:r>
      <w:r w:rsidR="007B7C43">
        <w:fldChar w:fldCharType="begin"/>
      </w:r>
      <w:r w:rsidR="004D067A">
        <w:instrText xml:space="preserve"> ADDIN ZOTERO_ITEM CSL_CITATION {"citationID":"li75gYnN","properties":{"formattedCitation":"({\\i{}34}, {\\i{}35})","plainCitation":"(34, 35)","noteIndex":0},"citationItems":[{"id":3598,"uris":["http://zotero.org/users/13901503/items/AT42KT3B"],"itemData":{"id":3598,"type":"article-journal","abstract":"It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rsidR="007B7C43">
        <w:fldChar w:fldCharType="separate"/>
      </w:r>
      <w:r w:rsidR="004D067A" w:rsidRPr="004D067A">
        <w:t>(</w:t>
      </w:r>
      <w:r w:rsidR="004D067A" w:rsidRPr="004D067A">
        <w:rPr>
          <w:i/>
          <w:iCs/>
        </w:rPr>
        <w:t>34</w:t>
      </w:r>
      <w:r w:rsidR="004D067A" w:rsidRPr="004D067A">
        <w:t xml:space="preserve">, </w:t>
      </w:r>
      <w:r w:rsidR="004D067A" w:rsidRPr="004D067A">
        <w:rPr>
          <w:i/>
          <w:iCs/>
        </w:rPr>
        <w:t>35</w:t>
      </w:r>
      <w:r w:rsidR="004D067A" w:rsidRPr="004D067A">
        <w:t>)</w:t>
      </w:r>
      <w:r w:rsidR="007B7C43">
        <w:fldChar w:fldCharType="end"/>
      </w:r>
      <w:r w:rsidR="007B7C43">
        <w:t xml:space="preserve">, and increases in Proteobacteria </w:t>
      </w:r>
      <w:r w:rsidR="007B7C43">
        <w:fldChar w:fldCharType="begin"/>
      </w:r>
      <w:r w:rsidR="004D067A">
        <w:instrText xml:space="preserve"> ADDIN ZOTERO_ITEM CSL_CITATION {"citationID":"SGLa3gqs","properties":{"formattedCitation":"({\\i{}17})","plainCitation":"(17)","noteIndex":0},"citationItems":[{"id":960,"uris":["http://zotero.org/users/13901503/items/KQS25QFF"],"itemData":{"id":960,"type":"article-journal","abstract":"Temperature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7B7C43">
        <w:fldChar w:fldCharType="separate"/>
      </w:r>
      <w:r w:rsidR="004D067A" w:rsidRPr="004D067A">
        <w:t>(</w:t>
      </w:r>
      <w:r w:rsidR="004D067A" w:rsidRPr="004D067A">
        <w:rPr>
          <w:i/>
          <w:iCs/>
        </w:rPr>
        <w:t>17</w:t>
      </w:r>
      <w:r w:rsidR="004D067A" w:rsidRPr="004D067A">
        <w:t>)</w:t>
      </w:r>
      <w:r w:rsidR="007B7C43">
        <w:fldChar w:fldCharType="end"/>
      </w:r>
      <w:r w:rsidR="007B7C43">
        <w:t xml:space="preserve">, a phylum dominated by facultative anaerobes that thrive in higher-oxygen conditions </w:t>
      </w:r>
      <w:r w:rsidR="007B7C43">
        <w:fldChar w:fldCharType="begin"/>
      </w:r>
      <w:r w:rsidR="004D067A">
        <w:instrText xml:space="preserve"> ADDIN ZOTERO_ITEM CSL_CITATION {"citationID":"hywOAMMP","properties":{"formattedCitation":"({\\i{}36}, {\\i{}37})","plainCitation":"(36, 37)","noteIndex":0},"citationItems":[{"id":3399,"uris":["http://zotero.org/users/13901503/items/9SHPRSI6"],"itemData":{"id":3399,"type":"article-journal","abstract":"Background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7B7C43">
        <w:fldChar w:fldCharType="separate"/>
      </w:r>
      <w:r w:rsidR="004D067A" w:rsidRPr="004D067A">
        <w:t>(</w:t>
      </w:r>
      <w:r w:rsidR="004D067A" w:rsidRPr="004D067A">
        <w:rPr>
          <w:i/>
          <w:iCs/>
        </w:rPr>
        <w:t>36</w:t>
      </w:r>
      <w:r w:rsidR="004D067A" w:rsidRPr="004D067A">
        <w:t xml:space="preserve">, </w:t>
      </w:r>
      <w:r w:rsidR="004D067A" w:rsidRPr="004D067A">
        <w:rPr>
          <w:i/>
          <w:iCs/>
        </w:rPr>
        <w:t>37</w:t>
      </w:r>
      <w:r w:rsidR="004D067A" w:rsidRPr="004D067A">
        <w:t>)</w:t>
      </w:r>
      <w:r w:rsidR="007B7C43">
        <w:fldChar w:fldCharType="end"/>
      </w:r>
      <w:r w:rsidR="007B7C43">
        <w:t xml:space="preserve">. </w:t>
      </w:r>
    </w:p>
    <w:p w14:paraId="0379DA0D" w14:textId="5C10B82B" w:rsidR="009846FE" w:rsidRDefault="00925668" w:rsidP="00985473">
      <w:pPr>
        <w:ind w:firstLine="720"/>
      </w:pPr>
      <w:r>
        <w:t>The loss of obligate anaerobes during heat stress could affect the relationship between the gut microbiome and the immune system. Many obligate anaerobes ferment dietary fiber and produce short-chain fatty acids (SCFAs)</w:t>
      </w:r>
      <w:ins w:id="5" w:author="Maria Luisa Savo Sardaro" w:date="2025-07-25T08:52:00Z" w16du:dateUtc="2025-07-25T05:52:00Z">
        <w:r w:rsidR="00C92A54">
          <w:t xml:space="preserve"> </w:t>
        </w:r>
      </w:ins>
      <w:r>
        <w:fldChar w:fldCharType="begin"/>
      </w:r>
      <w:r w:rsidR="00F13D2A">
        <w:instrText xml:space="preserve"> ADDIN ZOTERO_ITEM CSL_CITATION {"citationID":"4EOAwxYn","properties":{"formattedCitation":"({\\i{}38}\\uc0\\u8211{}{\\i{}40})","plainCitation":"(38–40)","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004D067A" w:rsidRPr="004D067A">
        <w:t>(</w:t>
      </w:r>
      <w:r w:rsidR="004D067A" w:rsidRPr="004D067A">
        <w:rPr>
          <w:i/>
          <w:iCs/>
        </w:rPr>
        <w:t>38</w:t>
      </w:r>
      <w:r w:rsidR="004D067A" w:rsidRPr="004D067A">
        <w:t>–</w:t>
      </w:r>
      <w:r w:rsidR="004D067A" w:rsidRPr="004D067A">
        <w:rPr>
          <w:i/>
          <w:iCs/>
        </w:rPr>
        <w:t>40</w:t>
      </w:r>
      <w:r w:rsidR="004D067A" w:rsidRPr="004D067A">
        <w:t>)</w:t>
      </w:r>
      <w:r>
        <w:fldChar w:fldCharType="end"/>
      </w:r>
      <w:r>
        <w:t xml:space="preserve">, which support anti-inflammatory mechanisms that promote immune tolerance of the microbiome </w:t>
      </w:r>
      <w:r>
        <w:fldChar w:fldCharType="begin"/>
      </w:r>
      <w:r w:rsidR="004D067A">
        <w:instrText xml:space="preserve"> ADDIN ZOTERO_ITEM CSL_CITATION {"citationID":"KBg1IspQ","properties":{"formattedCitation":"({\\i{}41}\\uc0\\u8211{}{\\i{}44})","plainCitation":"(41–44)","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004D067A" w:rsidRPr="004D067A">
        <w:t>(</w:t>
      </w:r>
      <w:r w:rsidR="004D067A" w:rsidRPr="004D067A">
        <w:rPr>
          <w:i/>
          <w:iCs/>
        </w:rPr>
        <w:t>41</w:t>
      </w:r>
      <w:r w:rsidR="004D067A" w:rsidRPr="004D067A">
        <w:t>–</w:t>
      </w:r>
      <w:r w:rsidR="004D067A" w:rsidRPr="004D067A">
        <w:rPr>
          <w:i/>
          <w:iCs/>
        </w:rPr>
        <w:t>44</w:t>
      </w:r>
      <w:r w:rsidR="004D067A" w:rsidRPr="004D067A">
        <w:t>)</w:t>
      </w:r>
      <w:r>
        <w:fldChar w:fldCharType="end"/>
      </w:r>
      <w:r>
        <w:t xml:space="preserve">. A loss of these obligate anaerobes could result in reduced SCFAs and impact the immune system. </w:t>
      </w:r>
      <w:r w:rsidR="002C3D10">
        <w:t>Ex</w:t>
      </w:r>
      <w:r w:rsidR="00C14B6F">
        <w:t xml:space="preserve">perimental studies evaluating the effects of </w:t>
      </w:r>
      <w:r w:rsidR="009B6F9B">
        <w:t xml:space="preserve">acute heat stress </w:t>
      </w:r>
      <w:r w:rsidR="00C14B6F">
        <w:t>in livestock</w:t>
      </w:r>
      <w:r w:rsidR="002C3D10">
        <w:t xml:space="preserve"> show that exposure to high temperatures </w:t>
      </w:r>
      <w:r w:rsidR="005E543B">
        <w:t>is</w:t>
      </w:r>
      <w:r w:rsidR="002C3D10">
        <w:t xml:space="preserve"> associated with reduced SCFA concentrations</w:t>
      </w:r>
      <w:r w:rsidR="006E4C8C">
        <w:t xml:space="preserve">, </w:t>
      </w:r>
      <w:r w:rsidR="002C3D10">
        <w:fldChar w:fldCharType="begin"/>
      </w:r>
      <w:r w:rsidR="004D067A">
        <w:instrText xml:space="preserve"> ADDIN ZOTERO_ITEM CSL_CITATION {"citationID":"96RB1402","properties":{"formattedCitation":"({\\i{}20})","plainCitation":"(20)","noteIndex":0},"citationItems":[{"id":1974,"uris":["http://zotero.org/users/13901503/items/TEZ5HVYB"],"itemData":{"id":1974,"type":"article-journal","abstract":"The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2C3D10">
        <w:fldChar w:fldCharType="separate"/>
      </w:r>
      <w:r w:rsidR="004D067A" w:rsidRPr="004D067A">
        <w:t>(</w:t>
      </w:r>
      <w:r w:rsidR="004D067A" w:rsidRPr="004D067A">
        <w:rPr>
          <w:i/>
          <w:iCs/>
        </w:rPr>
        <w:t>20</w:t>
      </w:r>
      <w:r w:rsidR="004D067A" w:rsidRPr="004D067A">
        <w:t>)</w:t>
      </w:r>
      <w:r w:rsidR="002C3D10">
        <w:fldChar w:fldCharType="end"/>
      </w:r>
      <w:r w:rsidR="006E4C8C">
        <w:t xml:space="preserve"> changes in the levels of circulating cytokines, and altered gut microbiome composition </w:t>
      </w:r>
      <w:r w:rsidR="006E4C8C">
        <w:fldChar w:fldCharType="begin"/>
      </w:r>
      <w:r w:rsidR="004D067A">
        <w:instrText xml:space="preserve"> ADDIN ZOTERO_ITEM CSL_CITATION {"citationID":"pLZZrluM","properties":{"formattedCitation":"({\\i{}18}, {\\i{}45})","plainCitation":"(18,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6E4C8C">
        <w:fldChar w:fldCharType="separate"/>
      </w:r>
      <w:r w:rsidR="004D067A" w:rsidRPr="004D067A">
        <w:t>(</w:t>
      </w:r>
      <w:r w:rsidR="004D067A" w:rsidRPr="004D067A">
        <w:rPr>
          <w:i/>
          <w:iCs/>
        </w:rPr>
        <w:t>18</w:t>
      </w:r>
      <w:r w:rsidR="004D067A" w:rsidRPr="004D067A">
        <w:t xml:space="preserve">, </w:t>
      </w:r>
      <w:r w:rsidR="004D067A" w:rsidRPr="004D067A">
        <w:rPr>
          <w:i/>
          <w:iCs/>
        </w:rPr>
        <w:t>45</w:t>
      </w:r>
      <w:r w:rsidR="004D067A" w:rsidRPr="004D067A">
        <w:t>)</w:t>
      </w:r>
      <w:r w:rsidR="006E4C8C">
        <w:fldChar w:fldCharType="end"/>
      </w:r>
      <w:r w:rsidR="006E4C8C">
        <w:t xml:space="preserve">, suggesting that heat-driven compositional shifts may disrupt microbiome-immune homeostasis. </w:t>
      </w:r>
      <w:r>
        <w:t>Because microbiome-host relationships are bidirectional, each change likely amplifies the others, creating a feedback loop that increases the risk of chronic gut inflammation during extended periods of high temperatures.</w:t>
      </w:r>
    </w:p>
    <w:p w14:paraId="27D2D813" w14:textId="4892822B" w:rsidR="009846FE" w:rsidRDefault="009846FE" w:rsidP="000F74F2">
      <w:pPr>
        <w:ind w:firstLine="720"/>
      </w:pPr>
      <w:r>
        <w:lastRenderedPageBreak/>
        <w:t>These dynamics are likely to play an essential role in shaping animal responses to changing climates.</w:t>
      </w:r>
      <w:r w:rsidRPr="009846FE">
        <w:t xml:space="preserve"> </w:t>
      </w:r>
      <w:commentRangeStart w:id="6"/>
      <w:commentRangeStart w:id="7"/>
      <w:r>
        <w:t xml:space="preserve">However, interactions between heat stress and the </w:t>
      </w:r>
      <w:r w:rsidR="002C3D10">
        <w:t>microbiome</w:t>
      </w:r>
      <w:r>
        <w:t xml:space="preserve"> have been studied almost exclusively in </w:t>
      </w:r>
      <w:r w:rsidR="006E4C8C">
        <w:t>experimental</w:t>
      </w:r>
      <w:r>
        <w:t xml:space="preserve"> contexts</w:t>
      </w:r>
      <w:r w:rsidR="000F74F2">
        <w:t xml:space="preserve"> that examine the effect of acute periods of moderate heat stress </w:t>
      </w:r>
      <w:commentRangeEnd w:id="6"/>
      <w:r w:rsidR="008751B9">
        <w:rPr>
          <w:rStyle w:val="CommentReference"/>
        </w:rPr>
        <w:commentReference w:id="6"/>
      </w:r>
      <w:commentRangeEnd w:id="7"/>
      <w:r w:rsidR="00660DE0">
        <w:rPr>
          <w:rStyle w:val="CommentReference"/>
        </w:rPr>
        <w:commentReference w:id="7"/>
      </w:r>
      <w:r w:rsidR="000F74F2">
        <w:t xml:space="preserve">[e.g., ~8-10 hours of exposure to temperatures ~32-34 </w:t>
      </w:r>
      <w:r w:rsidR="000F74F2" w:rsidRPr="000F74F2">
        <w:t>C</w:t>
      </w:r>
      <w:r w:rsidR="000F74F2">
        <w:t xml:space="preserve">, </w:t>
      </w:r>
      <w:r w:rsidR="000F74F2">
        <w:fldChar w:fldCharType="begin"/>
      </w:r>
      <w:r w:rsidR="00F13D2A">
        <w:instrText xml:space="preserve"> ADDIN ZOTERO_ITEM CSL_CITATION {"citationID":"BINQ65EW","properties":{"formattedCitation":"({\\i{}46}, {\\i{}47})","plainCitation":"(46, 47)","noteIndex":0},"citationItems":[{"id":3082,"uris":["http://zotero.org/users/13901503/items/XLXTRNWV"],"itemData":{"id":3082,"type":"article-journal","abstract":"Accumulating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rsidR="000F74F2">
        <w:fldChar w:fldCharType="separate"/>
      </w:r>
      <w:r w:rsidR="004D067A" w:rsidRPr="004D067A">
        <w:t>(</w:t>
      </w:r>
      <w:r w:rsidR="004D067A" w:rsidRPr="004D067A">
        <w:rPr>
          <w:i/>
          <w:iCs/>
        </w:rPr>
        <w:t>46</w:t>
      </w:r>
      <w:r w:rsidR="004D067A" w:rsidRPr="004D067A">
        <w:t xml:space="preserve">, </w:t>
      </w:r>
      <w:r w:rsidR="004D067A" w:rsidRPr="004D067A">
        <w:rPr>
          <w:i/>
          <w:iCs/>
        </w:rPr>
        <w:t>47</w:t>
      </w:r>
      <w:r w:rsidR="004D067A" w:rsidRPr="004D067A">
        <w:t>)</w:t>
      </w:r>
      <w:r w:rsidR="000F74F2">
        <w:fldChar w:fldCharType="end"/>
      </w:r>
      <w:r w:rsidR="000F74F2">
        <w:t>]. W</w:t>
      </w:r>
      <w:r>
        <w:t xml:space="preserve">e have little understanding of how this system functions in wild populations in response to natural thermal variation in ecologically relevant contexts. Further, most research on heat-induced microbiome disruption has focused either on ectotherms [e.g., amphibians </w:t>
      </w:r>
      <w:r>
        <w:fldChar w:fldCharType="begin"/>
      </w:r>
      <w:r w:rsidR="004D067A">
        <w:instrText xml:space="preserve"> ADDIN ZOTERO_ITEM CSL_CITATION {"citationID":"hjmuj1RR","properties":{"formattedCitation":"({\\i{}19}, {\\i{}48})","plainCitation":"(19, 48)","noteIndex":0},"citationItems":[{"id":1987,"uris":["http://zotero.org/users/13901503/items/VRKTJEKQ"],"itemData":{"id":1987,"type":"article-journal","abstract":"Understanding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sidR="004D067A" w:rsidRPr="004D067A">
        <w:t>(</w:t>
      </w:r>
      <w:r w:rsidR="004D067A" w:rsidRPr="004D067A">
        <w:rPr>
          <w:i/>
          <w:iCs/>
        </w:rPr>
        <w:t>19</w:t>
      </w:r>
      <w:r w:rsidR="004D067A" w:rsidRPr="004D067A">
        <w:t xml:space="preserve">, </w:t>
      </w:r>
      <w:r w:rsidR="004D067A" w:rsidRPr="004D067A">
        <w:rPr>
          <w:i/>
          <w:iCs/>
        </w:rPr>
        <w:t>48</w:t>
      </w:r>
      <w:r w:rsidR="004D067A" w:rsidRPr="004D067A">
        <w:t>)</w:t>
      </w:r>
      <w:r>
        <w:fldChar w:fldCharType="end"/>
      </w:r>
      <w:r>
        <w:t xml:space="preserve">, fish </w:t>
      </w:r>
      <w:r>
        <w:fldChar w:fldCharType="begin"/>
      </w:r>
      <w:r w:rsidR="004D067A">
        <w:instrText xml:space="preserve"> ADDIN ZOTERO_ITEM CSL_CITATION {"citationID":"H4zHWU6r","properties":{"formattedCitation":"({\\i{}29})","plainCitation":"(29)","noteIndex":0},"citationItems":[{"id":3187,"uris":["http://zotero.org/users/13901503/items/DHD4XMP5"],"itemData":{"id":3187,"type":"article-journal","abstract":"Tsinling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sidR="004D067A" w:rsidRPr="004D067A">
        <w:t>(</w:t>
      </w:r>
      <w:r w:rsidR="004D067A" w:rsidRPr="004D067A">
        <w:rPr>
          <w:i/>
          <w:iCs/>
        </w:rPr>
        <w:t>29</w:t>
      </w:r>
      <w:r w:rsidR="004D067A" w:rsidRPr="004D067A">
        <w:t>)</w:t>
      </w:r>
      <w:r>
        <w:fldChar w:fldCharType="end"/>
      </w:r>
      <w:r>
        <w:t xml:space="preserve">, reptiles </w:t>
      </w:r>
      <w:r>
        <w:fldChar w:fldCharType="begin"/>
      </w:r>
      <w:r w:rsidR="004D067A">
        <w:instrText xml:space="preserve"> ADDIN ZOTERO_ITEM CSL_CITATION {"citationID":"BUJr21f7","properties":{"formattedCitation":"({\\i{}33}, {\\i{}49})","plainCitation":"(33, 49)","noteIndex":0},"citationItems":[{"id":1961,"uris":["http://zotero.org/users/13901503/items/UL2CLBKR"],"itemData":{"id":1961,"type":"article-journal","abstract":"Climate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4D067A" w:rsidRPr="004D067A">
        <w:t>(</w:t>
      </w:r>
      <w:r w:rsidR="004D067A" w:rsidRPr="004D067A">
        <w:rPr>
          <w:i/>
          <w:iCs/>
        </w:rPr>
        <w:t>33</w:t>
      </w:r>
      <w:r w:rsidR="004D067A" w:rsidRPr="004D067A">
        <w:t xml:space="preserve">, </w:t>
      </w:r>
      <w:r w:rsidR="004D067A" w:rsidRPr="004D067A">
        <w:rPr>
          <w:i/>
          <w:iCs/>
        </w:rPr>
        <w:t>49</w:t>
      </w:r>
      <w:r w:rsidR="004D067A" w:rsidRPr="004D067A">
        <w:t>)</w:t>
      </w:r>
      <w:r>
        <w:fldChar w:fldCharType="end"/>
      </w:r>
      <w:r>
        <w:t xml:space="preserve">] or on livestock [e.g., pigs </w:t>
      </w:r>
      <w:r>
        <w:fldChar w:fldCharType="begin"/>
      </w:r>
      <w:r w:rsidR="004D067A">
        <w:instrText xml:space="preserve"> ADDIN ZOTERO_ITEM CSL_CITATION {"citationID":"sR4AjVW0","properties":{"formattedCitation":"({\\i{}31})","plainCitation":"(31)","noteIndex":0},"citationItems":[{"id":3294,"uris":["http://zotero.org/users/13901503/items/K5DSCTE2"],"itemData":{"id":3294,"type":"article-journal","abstract":"Heat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4D067A" w:rsidRPr="004D067A">
        <w:t>(</w:t>
      </w:r>
      <w:r w:rsidR="004D067A" w:rsidRPr="004D067A">
        <w:rPr>
          <w:i/>
          <w:iCs/>
        </w:rPr>
        <w:t>31</w:t>
      </w:r>
      <w:r w:rsidR="004D067A" w:rsidRPr="004D067A">
        <w:t>)</w:t>
      </w:r>
      <w:r>
        <w:fldChar w:fldCharType="end"/>
      </w:r>
      <w:r>
        <w:t xml:space="preserve">, cows </w:t>
      </w:r>
      <w:r>
        <w:fldChar w:fldCharType="begin"/>
      </w:r>
      <w:r w:rsidR="004D067A">
        <w:instrText xml:space="preserve"> ADDIN ZOTERO_ITEM CSL_CITATION {"citationID":"nvkrFcWR","properties":{"formattedCitation":"({\\i{}18}, {\\i{}20}, {\\i{}45})","plainCitation":"(18, 20,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4D067A" w:rsidRPr="004D067A">
        <w:t>(</w:t>
      </w:r>
      <w:r w:rsidR="004D067A" w:rsidRPr="004D067A">
        <w:rPr>
          <w:i/>
          <w:iCs/>
        </w:rPr>
        <w:t>18</w:t>
      </w:r>
      <w:r w:rsidR="004D067A" w:rsidRPr="004D067A">
        <w:t xml:space="preserve">, </w:t>
      </w:r>
      <w:r w:rsidR="004D067A" w:rsidRPr="004D067A">
        <w:rPr>
          <w:i/>
          <w:iCs/>
        </w:rPr>
        <w:t>20</w:t>
      </w:r>
      <w:r w:rsidR="004D067A" w:rsidRPr="004D067A">
        <w:t xml:space="preserve">, </w:t>
      </w:r>
      <w:r w:rsidR="004D067A" w:rsidRPr="004D067A">
        <w:rPr>
          <w:i/>
          <w:iCs/>
        </w:rPr>
        <w:t>45</w:t>
      </w:r>
      <w:r w:rsidR="004D067A" w:rsidRPr="004D067A">
        <w:t>)</w:t>
      </w:r>
      <w:r>
        <w:fldChar w:fldCharType="end"/>
      </w:r>
      <w:r>
        <w:t xml:space="preserve">, poultry </w:t>
      </w:r>
      <w:r>
        <w:fldChar w:fldCharType="begin"/>
      </w:r>
      <w:r w:rsidR="004D067A">
        <w:instrText xml:space="preserve"> ADDIN ZOTERO_ITEM CSL_CITATION {"citationID":"c2wsWmYm","properties":{"formattedCitation":"({\\i{}30}, {\\i{}50})","plainCitation":"(30, 50)","noteIndex":0},"citationItems":[{"id":3362,"uris":["http://zotero.org/users/13901503/items/IXQSNCGD"],"itemData":{"id":3362,"type":"article-journal","abstract":"Introduction\nHeat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004D067A" w:rsidRPr="004D067A">
        <w:t>(</w:t>
      </w:r>
      <w:r w:rsidR="004D067A" w:rsidRPr="004D067A">
        <w:rPr>
          <w:i/>
          <w:iCs/>
        </w:rPr>
        <w:t>30</w:t>
      </w:r>
      <w:r w:rsidR="004D067A" w:rsidRPr="004D067A">
        <w:t xml:space="preserve">, </w:t>
      </w:r>
      <w:r w:rsidR="004D067A" w:rsidRPr="004D067A">
        <w:rPr>
          <w:i/>
          <w:iCs/>
        </w:rPr>
        <w:t>50</w:t>
      </w:r>
      <w:r w:rsidR="004D067A" w:rsidRPr="004D067A">
        <w:t>)</w:t>
      </w:r>
      <w:r>
        <w:fldChar w:fldCharType="end"/>
      </w:r>
      <w:r>
        <w:t xml:space="preserve">]. To address this knowledge gap, here, we assess how temperature predicts gut microbiome composition and metabolic function in a wild population of capuchin monkeys, </w:t>
      </w:r>
      <w:r w:rsidRPr="00297A0D">
        <w:rPr>
          <w:i/>
          <w:iCs/>
        </w:rPr>
        <w:t>Cebus imitator</w:t>
      </w:r>
      <w:r>
        <w:t xml:space="preserve">, in Costa Rica. Much of primate gut microbiome research has examined how broad ecological factors—such as seasonality </w:t>
      </w:r>
      <w:r>
        <w:fldChar w:fldCharType="begin"/>
      </w:r>
      <w:r w:rsidR="004D067A">
        <w:instrText xml:space="preserve"> ADDIN ZOTERO_ITEM CSL_CITATION {"citationID":"OdtyqMvf","properties":{"formattedCitation":"({\\i{}51}, {\\i{}52})","plainCitation":"(51, 52)","noteIndex":0},"citationItems":[{"id":623,"uris":["http://zotero.org/users/13901503/items/BZNLIQ5D"],"itemData":{"id":623,"type":"article-journal","abstract":"Background: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4D067A" w:rsidRPr="004D067A">
        <w:t>(</w:t>
      </w:r>
      <w:r w:rsidR="004D067A" w:rsidRPr="004D067A">
        <w:rPr>
          <w:i/>
          <w:iCs/>
        </w:rPr>
        <w:t>51</w:t>
      </w:r>
      <w:r w:rsidR="004D067A" w:rsidRPr="004D067A">
        <w:t xml:space="preserve">, </w:t>
      </w:r>
      <w:r w:rsidR="004D067A" w:rsidRPr="004D067A">
        <w:rPr>
          <w:i/>
          <w:iCs/>
        </w:rPr>
        <w:t>52</w:t>
      </w:r>
      <w:r w:rsidR="004D067A" w:rsidRPr="004D067A">
        <w:t>)</w:t>
      </w:r>
      <w:r>
        <w:fldChar w:fldCharType="end"/>
      </w:r>
      <w:r>
        <w:t xml:space="preserve">, habitat disturbance </w:t>
      </w:r>
      <w:r>
        <w:fldChar w:fldCharType="begin"/>
      </w:r>
      <w:r w:rsidR="004D067A">
        <w:instrText xml:space="preserve"> ADDIN ZOTERO_ITEM CSL_CITATION {"citationID":"gzsonOsW","properties":{"formattedCitation":"({\\i{}53}, {\\i{}54})","plainCitation":"(53, 54)","noteIndex":0},"citationItems":[{"id":13,"uris":["http://zotero.org/users/13901503/items/PSP5FMHG"],"itemData":{"id":13,"type":"article-journal","abstract":"The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fldChar w:fldCharType="separate"/>
      </w:r>
      <w:r w:rsidR="004D067A" w:rsidRPr="004D067A">
        <w:t>(</w:t>
      </w:r>
      <w:r w:rsidR="004D067A" w:rsidRPr="004D067A">
        <w:rPr>
          <w:i/>
          <w:iCs/>
        </w:rPr>
        <w:t>53</w:t>
      </w:r>
      <w:r w:rsidR="004D067A" w:rsidRPr="004D067A">
        <w:t xml:space="preserve">, </w:t>
      </w:r>
      <w:r w:rsidR="004D067A" w:rsidRPr="004D067A">
        <w:rPr>
          <w:i/>
          <w:iCs/>
        </w:rPr>
        <w:t>54</w:t>
      </w:r>
      <w:r w:rsidR="004D067A" w:rsidRPr="004D067A">
        <w:t>)</w:t>
      </w:r>
      <w:r>
        <w:fldChar w:fldCharType="end"/>
      </w:r>
      <w:r>
        <w:t xml:space="preserve">, and local ecological conditions </w:t>
      </w:r>
      <w:r>
        <w:fldChar w:fldCharType="begin"/>
      </w:r>
      <w:r w:rsidR="004D067A">
        <w:instrText xml:space="preserve"> ADDIN ZOTERO_ITEM CSL_CITATION {"citationID":"86FXNkaq","properties":{"formattedCitation":"({\\i{}55}, {\\i{}56})","plainCitation":"(55, 56)","noteIndex":0},"citationItems":[{"id":618,"uris":["http://zotero.org/users/13901503/items/PY6HECL7"],"itemData":{"id":618,"type":"article-journal","abstract":"Recent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fldChar w:fldCharType="separate"/>
      </w:r>
      <w:r w:rsidR="004D067A" w:rsidRPr="004D067A">
        <w:t>(</w:t>
      </w:r>
      <w:r w:rsidR="004D067A" w:rsidRPr="004D067A">
        <w:rPr>
          <w:i/>
          <w:iCs/>
        </w:rPr>
        <w:t>55</w:t>
      </w:r>
      <w:r w:rsidR="004D067A" w:rsidRPr="004D067A">
        <w:t xml:space="preserve">, </w:t>
      </w:r>
      <w:r w:rsidR="004D067A" w:rsidRPr="004D067A">
        <w:rPr>
          <w:i/>
          <w:iCs/>
        </w:rPr>
        <w:t>56</w:t>
      </w:r>
      <w:r w:rsidR="004D067A" w:rsidRPr="004D067A">
        <w:t>)</w:t>
      </w:r>
      <w:r>
        <w:fldChar w:fldCharType="end"/>
      </w:r>
      <w:r>
        <w:t>— relate to the gut microbiome, with findings often attributed to differences in host diet. However, no study has directly assessed the influence of temperature on the gut microbiome of a wild primate.</w:t>
      </w:r>
    </w:p>
    <w:p w14:paraId="03544BD4" w14:textId="75DC827B" w:rsidR="009846FE" w:rsidRDefault="009846FE" w:rsidP="00242226">
      <w:pPr>
        <w:ind w:firstLine="720"/>
      </w:pPr>
      <w:r>
        <w:t>We also evaluate the interplay between temperature, the gut microbiome, and host immunity.</w:t>
      </w:r>
      <w:r w:rsidRPr="009673A8">
        <w:t xml:space="preserve"> </w:t>
      </w:r>
      <w:r>
        <w:t xml:space="preserve">Specifically, we measure host immunity using urinary neopterin, a byproduct of macrophage activity </w:t>
      </w:r>
      <w:r>
        <w:fldChar w:fldCharType="begin"/>
      </w:r>
      <w:r w:rsidR="004D067A">
        <w:instrText xml:space="preserve"> ADDIN ZOTERO_ITEM CSL_CITATION {"citationID":"UNmWgoQb","properties":{"formattedCitation":"({\\i{}57})","plainCitation":"(57)","noteIndex":0},"citationItems":[{"id":513,"uris":["http://zotero.org/users/13901503/items/BEFXLUSL"],"itemData":{"id":513,"type":"article-journal","abstract":"Increased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sidR="004D067A" w:rsidRPr="004D067A">
        <w:t>(</w:t>
      </w:r>
      <w:r w:rsidR="004D067A" w:rsidRPr="004D067A">
        <w:rPr>
          <w:i/>
          <w:iCs/>
        </w:rPr>
        <w:t>57</w:t>
      </w:r>
      <w:r w:rsidR="004D067A" w:rsidRPr="004D067A">
        <w:t>)</w:t>
      </w:r>
      <w:r>
        <w:fldChar w:fldCharType="end"/>
      </w:r>
      <w:r>
        <w:t xml:space="preserve">. Macrophages play a central role in host containment of the gut </w:t>
      </w:r>
      <w:ins w:id="8" w:author="Bergman, Thore" w:date="2025-07-18T15:36:00Z" w16du:dateUtc="2025-07-18T19:36:00Z">
        <w:r w:rsidR="00660DE0">
          <w:t xml:space="preserve">re </w:t>
        </w:r>
      </w:ins>
      <w:r>
        <w:t xml:space="preserve">microbiome </w:t>
      </w:r>
      <w:r>
        <w:fldChar w:fldCharType="begin"/>
      </w:r>
      <w:r w:rsidR="004D067A">
        <w:instrText xml:space="preserve"> ADDIN ZOTERO_ITEM CSL_CITATION {"citationID":"EavUBInj","properties":{"formattedCitation":"({\\i{}58})","plainCitation":"(58)","noteIndex":0},"citationItems":[{"id":2059,"uris":["http://zotero.org/users/13901503/items/JE3VXSP3"],"itemData":{"id":2059,"type":"article-journal","abstract":"Mucosal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sidR="004D067A" w:rsidRPr="004D067A">
        <w:t>(</w:t>
      </w:r>
      <w:r w:rsidR="004D067A" w:rsidRPr="004D067A">
        <w:rPr>
          <w:i/>
          <w:iCs/>
        </w:rPr>
        <w:t>58</w:t>
      </w:r>
      <w:r w:rsidR="004D067A" w:rsidRPr="004D067A">
        <w:t>)</w:t>
      </w:r>
      <w:r>
        <w:fldChar w:fldCharType="end"/>
      </w:r>
      <w:r w:rsidR="00A72B19">
        <w:t>,</w:t>
      </w:r>
      <w:r>
        <w:t xml:space="preserve"> and microbial metabolites, including SCFAs and saturated fatty acids, regulate macrophage activity to maintain host tolerance and prevent chronic inflammatory disorders </w:t>
      </w:r>
      <w:r>
        <w:fldChar w:fldCharType="begin"/>
      </w:r>
      <w:r w:rsidR="004D067A">
        <w:instrText xml:space="preserve"> ADDIN ZOTERO_ITEM CSL_CITATION {"citationID":"YxsMzISt","properties":{"formattedCitation":"({\\i{}41}, {\\i{}59})","plainCitation":"(41, 59)","noteIndex":0},"citationItems":[{"id":2073,"uris":["http://zotero.org/users/13901503/items/AVMVJBUV"],"itemData":{"id":2073,"type":"article-journal","abstract":"Short-chain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004D067A" w:rsidRPr="004D067A">
        <w:t>(</w:t>
      </w:r>
      <w:r w:rsidR="004D067A" w:rsidRPr="004D067A">
        <w:rPr>
          <w:i/>
          <w:iCs/>
        </w:rPr>
        <w:t>41</w:t>
      </w:r>
      <w:r w:rsidR="004D067A" w:rsidRPr="004D067A">
        <w:t xml:space="preserve">, </w:t>
      </w:r>
      <w:r w:rsidR="004D067A" w:rsidRPr="004D067A">
        <w:rPr>
          <w:i/>
          <w:iCs/>
        </w:rPr>
        <w:t>59</w:t>
      </w:r>
      <w:r w:rsidR="004D067A" w:rsidRPr="004D067A">
        <w:t>)</w:t>
      </w:r>
      <w:r>
        <w:fldChar w:fldCharType="end"/>
      </w:r>
      <w:r>
        <w:t>. Therefore, neopterin is a valuable tool for examining microbiome-immune homeostasis.</w:t>
      </w:r>
    </w:p>
    <w:p w14:paraId="0C8EDE3A" w14:textId="2208A302" w:rsidR="009846FE" w:rsidRDefault="009846FE" w:rsidP="009846FE">
      <w:pPr>
        <w:ind w:firstLine="720"/>
      </w:pPr>
      <w:r>
        <w:t xml:space="preserve">We analyzed 11 months of paired fecal and urine samples from 36 individually identified white-faced capuchin monkeys living in tropical dry forest fragments in </w:t>
      </w:r>
      <w:ins w:id="9" w:author="Beehner, Jacinta" w:date="2025-07-16T13:03:00Z" w16du:dateUtc="2025-07-16T17:03:00Z">
        <w:r w:rsidR="008751B9">
          <w:t>n</w:t>
        </w:r>
      </w:ins>
      <w:del w:id="10" w:author="Beehner, Jacinta" w:date="2025-07-16T13:03:00Z" w16du:dateUtc="2025-07-16T17:03:00Z">
        <w:r w:rsidDel="008751B9">
          <w:delText>N</w:delText>
        </w:r>
      </w:del>
      <w:r>
        <w:t xml:space="preserve">orthwestern Costa Rica. Tropical dry forests are highly seasonal and experience greater annual temperature variation than other tropical environments </w:t>
      </w:r>
      <w:r>
        <w:fldChar w:fldCharType="begin"/>
      </w:r>
      <w:r w:rsidR="004D067A">
        <w:instrText xml:space="preserve"> ADDIN ZOTERO_ITEM CSL_CITATION {"citationID":"yj0x0aG1","properties":{"formattedCitation":"({\\i{}60})","plainCitation":"(60)","noteIndex":0},"citationItems":[{"id":543,"uris":["http://zotero.org/users/13901503/items/QHXU8E8Q"],"itemData":{"id":543,"type":"article-journal","abstract":"This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fldChar w:fldCharType="separate"/>
      </w:r>
      <w:r w:rsidR="004D067A" w:rsidRPr="004D067A">
        <w:t>(</w:t>
      </w:r>
      <w:r w:rsidR="004D067A" w:rsidRPr="004D067A">
        <w:rPr>
          <w:i/>
          <w:iCs/>
        </w:rPr>
        <w:t>60</w:t>
      </w:r>
      <w:r w:rsidR="004D067A" w:rsidRPr="004D067A">
        <w:t>)</w:t>
      </w:r>
      <w:r>
        <w:fldChar w:fldCharType="end"/>
      </w:r>
      <w:r>
        <w:t xml:space="preserve"> making them an ideal system for studying the effects of heat stress. </w:t>
      </w:r>
      <w:commentRangeStart w:id="11"/>
      <w:r>
        <w:t>Further, season is reliably measured by rain</w:t>
      </w:r>
      <w:r w:rsidR="002C3D10">
        <w:t xml:space="preserve"> </w:t>
      </w:r>
      <w:r w:rsidR="002C3D10">
        <w:fldChar w:fldCharType="begin"/>
      </w:r>
      <w:r w:rsidR="004D067A">
        <w:instrText xml:space="preserve"> ADDIN ZOTERO_ITEM CSL_CITATION {"citationID":"xyaC3QG0","properties":{"formattedCitation":"({\\i{}61})","plainCitation":"(61)","noteIndex":0},"citationItems":[{"id":401,"uris":["http://zotero.org/users/13901503/items/3T9FH6VE"],"itemData":{"id":401,"type":"article-journal","container-title":"Annual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2C3D10">
        <w:fldChar w:fldCharType="separate"/>
      </w:r>
      <w:r w:rsidR="004D067A" w:rsidRPr="004D067A">
        <w:t>(</w:t>
      </w:r>
      <w:r w:rsidR="004D067A" w:rsidRPr="004D067A">
        <w:rPr>
          <w:i/>
          <w:iCs/>
        </w:rPr>
        <w:t>61</w:t>
      </w:r>
      <w:r w:rsidR="004D067A" w:rsidRPr="004D067A">
        <w:t>)</w:t>
      </w:r>
      <w:r w:rsidR="002C3D10">
        <w:fldChar w:fldCharType="end"/>
      </w:r>
      <w:r>
        <w:t>, making it possible to control for seasonal ecological changes and better isolate the effects of temperature</w:t>
      </w:r>
      <w:commentRangeEnd w:id="11"/>
      <w:r w:rsidR="00CD5102">
        <w:rPr>
          <w:rStyle w:val="CommentReference"/>
        </w:rPr>
        <w:commentReference w:id="11"/>
      </w:r>
      <w:r>
        <w:t xml:space="preserve">. </w:t>
      </w:r>
      <w:r w:rsidRPr="007D7046">
        <w:t>We</w:t>
      </w:r>
      <w:r>
        <w:t xml:space="preserve"> characterized microbiome composition using </w:t>
      </w:r>
      <w:commentRangeStart w:id="12"/>
      <w:r>
        <w:t>16S rRNA</w:t>
      </w:r>
      <w:commentRangeEnd w:id="12"/>
      <w:r w:rsidR="00673BCB">
        <w:rPr>
          <w:rStyle w:val="CommentReference"/>
        </w:rPr>
        <w:commentReference w:id="12"/>
      </w:r>
      <w:r>
        <w:t xml:space="preserve"> gene amplicon sequencing (n = 277), and we characterized microbiome functional capacity using shotgun metagenomic sequencing (n = 71). </w:t>
      </w:r>
      <w:bookmarkStart w:id="13" w:name="_Hlk200016405"/>
      <w:r>
        <w:t xml:space="preserve">Our results highlight the crucial role of temperature in shaping essential gut microbiome functions </w:t>
      </w:r>
      <w:r w:rsidR="005E543B">
        <w:t>in a wild endotherm</w:t>
      </w:r>
      <w:r>
        <w:t xml:space="preserve"> and demonstrate how temperature is related to microbiome-immune interactions that may affect host immune tolerance of gut microbes. </w:t>
      </w:r>
      <w:commentRangeStart w:id="14"/>
      <w:commentRangeStart w:id="15"/>
      <w:r>
        <w:t xml:space="preserve">These findings provide key insight into how rising temperatures due to climate change may affect wild </w:t>
      </w:r>
      <w:r w:rsidR="005E543B">
        <w:t>animals</w:t>
      </w:r>
      <w:r>
        <w:t xml:space="preserve"> via </w:t>
      </w:r>
      <w:commentRangeStart w:id="16"/>
      <w:r>
        <w:t>microbiome-mediated mechanisms</w:t>
      </w:r>
      <w:bookmarkEnd w:id="13"/>
      <w:commentRangeEnd w:id="16"/>
      <w:r w:rsidR="007A7BA9">
        <w:rPr>
          <w:rStyle w:val="CommentReference"/>
        </w:rPr>
        <w:commentReference w:id="16"/>
      </w:r>
      <w:r>
        <w:t>.</w:t>
      </w:r>
      <w:commentRangeEnd w:id="14"/>
      <w:r w:rsidR="008751B9">
        <w:rPr>
          <w:rStyle w:val="CommentReference"/>
        </w:rPr>
        <w:commentReference w:id="14"/>
      </w:r>
      <w:commentRangeEnd w:id="15"/>
      <w:r w:rsidR="00A358EE">
        <w:rPr>
          <w:rStyle w:val="CommentReference"/>
        </w:rPr>
        <w:commentReference w:id="15"/>
      </w:r>
    </w:p>
    <w:p w14:paraId="76DED778" w14:textId="77777777" w:rsidR="00184927" w:rsidRDefault="00184927" w:rsidP="009846FE">
      <w:pPr>
        <w:ind w:firstLine="720"/>
      </w:pPr>
    </w:p>
    <w:p w14:paraId="73FE7FF5" w14:textId="77777777" w:rsidR="00184927" w:rsidRDefault="00184927" w:rsidP="00184927">
      <w:r>
        <w:t xml:space="preserve">Results: </w:t>
      </w:r>
    </w:p>
    <w:p w14:paraId="057FDA83" w14:textId="77777777" w:rsidR="00184927" w:rsidRDefault="00184927" w:rsidP="00184927">
      <w:pPr>
        <w:rPr>
          <w:u w:val="single"/>
        </w:rPr>
      </w:pPr>
      <w:r>
        <w:rPr>
          <w:u w:val="single"/>
        </w:rPr>
        <w:t xml:space="preserve">Temperature </w:t>
      </w:r>
      <w:commentRangeStart w:id="17"/>
      <w:r>
        <w:rPr>
          <w:u w:val="single"/>
        </w:rPr>
        <w:t>affects</w:t>
      </w:r>
      <w:commentRangeEnd w:id="17"/>
      <w:r w:rsidR="007A7BA9">
        <w:rPr>
          <w:rStyle w:val="CommentReference"/>
        </w:rPr>
        <w:commentReference w:id="17"/>
      </w:r>
      <w:r>
        <w:rPr>
          <w:u w:val="single"/>
        </w:rPr>
        <w:t xml:space="preserve"> g</w:t>
      </w:r>
      <w:r w:rsidRPr="00AE374C">
        <w:rPr>
          <w:u w:val="single"/>
        </w:rPr>
        <w:t>ut microbiome</w:t>
      </w:r>
      <w:r>
        <w:rPr>
          <w:u w:val="single"/>
        </w:rPr>
        <w:t xml:space="preserve"> taxonomic composition and functional capacity</w:t>
      </w:r>
    </w:p>
    <w:p w14:paraId="14EE747C" w14:textId="77777777" w:rsidR="00184927" w:rsidRPr="00991E79" w:rsidRDefault="00184927" w:rsidP="00184927">
      <w:r w:rsidRPr="00991E79">
        <w:rPr>
          <w:i/>
          <w:iCs/>
        </w:rPr>
        <w:t>Community-level</w:t>
      </w:r>
      <w:r>
        <w:rPr>
          <w:i/>
          <w:iCs/>
        </w:rPr>
        <w:t xml:space="preserve"> results</w:t>
      </w:r>
    </w:p>
    <w:p w14:paraId="4F6F1827" w14:textId="0D032D27" w:rsidR="00184927" w:rsidRDefault="00184927" w:rsidP="00184927">
      <w:pPr>
        <w:ind w:firstLine="720"/>
      </w:pPr>
      <w:r>
        <w:t xml:space="preserve">We found a strong relationship between temperature and both taxonomic and functional community-level diversity in the gut microbiome. To assess this relationship, we compared a baseline model that accounted for known predictors of microbiome composition (sex, social group, diet, and season) to a model that included both the baseline predictors and temperature (Fig. 1S). We measured alpha diversity using Shannon’s diversity index and observed richness (the total number of ASVs or pathways in a sample), and characterized beta diversity using the first three principal coordinates (PC1–PC3) from a principal coordinate analysis to capture major axes of variation in community composition. For taxonomic community composition, the model </w:t>
      </w:r>
      <w:r>
        <w:lastRenderedPageBreak/>
        <w:t xml:space="preserve">including temperature provided the best fit (controlling for model complexity) across all community-level indices, accounting for 100% of the model weight for every </w:t>
      </w:r>
      <w:commentRangeStart w:id="18"/>
      <w:r>
        <w:t xml:space="preserve">principal component axis </w:t>
      </w:r>
      <w:commentRangeEnd w:id="18"/>
      <w:r w:rsidR="00671A14">
        <w:rPr>
          <w:rStyle w:val="CommentReference"/>
        </w:rPr>
        <w:commentReference w:id="18"/>
      </w:r>
      <w:r>
        <w:t>and alpha diversity metric (Fig. 1B). The strong relationship between temperature and principal coordinate axes 1–3 suggests that temperature drives shifts in taxonomic composition that are substantial enough to affect community-level beta diversity. Both alpha diversity indices show</w:t>
      </w:r>
      <w:ins w:id="19" w:author="Beehner, Jacinta" w:date="2025-07-16T13:08:00Z" w16du:dateUtc="2025-07-16T17:08:00Z">
        <w:r w:rsidR="008751B9">
          <w:t>ed</w:t>
        </w:r>
      </w:ins>
      <w:r>
        <w:t xml:space="preserve">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w:t>
      </w:r>
      <w:del w:id="20" w:author="Beehner, Jacinta" w:date="2025-07-16T13:08:00Z" w16du:dateUtc="2025-07-16T17:08:00Z">
        <w:r w:rsidDel="008751B9">
          <w:delText xml:space="preserve">are </w:delText>
        </w:r>
      </w:del>
      <w:ins w:id="21" w:author="Beehner, Jacinta" w:date="2025-07-16T13:08:00Z" w16du:dateUtc="2025-07-16T17:08:00Z">
        <w:r w:rsidR="008751B9">
          <w:t xml:space="preserve">were </w:t>
        </w:r>
      </w:ins>
      <w:r>
        <w:t>small compared to the principal components, alpha diversity reliably decline</w:t>
      </w:r>
      <w:ins w:id="22" w:author="Beehner, Jacinta" w:date="2025-07-16T13:08:00Z" w16du:dateUtc="2025-07-16T17:08:00Z">
        <w:r w:rsidR="008751B9">
          <w:t>d</w:t>
        </w:r>
      </w:ins>
      <w:del w:id="23" w:author="Beehner, Jacinta" w:date="2025-07-16T13:08:00Z" w16du:dateUtc="2025-07-16T17:08:00Z">
        <w:r w:rsidDel="008751B9">
          <w:delText>s</w:delText>
        </w:r>
      </w:del>
      <w:r>
        <w:t xml:space="preserve"> with increasing temperatures (Fig. 2S). This suggests that higher temperatures are associated with reductions in both taxonomic richness and evenness. </w:t>
      </w:r>
    </w:p>
    <w:p w14:paraId="7CD5A0C1" w14:textId="26814BF9" w:rsidR="00184927" w:rsidRDefault="00184927" w:rsidP="00184927">
      <w:pPr>
        <w:ind w:firstLine="720"/>
      </w:pPr>
      <w:r>
        <w:t xml:space="preserve">For functional capacity, the temperature model provided the best fit for every principal component axis and the total number of observed metabolic pathways, accounting for at least 96% of the model weight. In contrast, the baseline model provided the best fit for Shannon’s diversity, accounting for 77% of the model weight (Fig. 1D). Therefore, temperature </w:t>
      </w:r>
      <w:ins w:id="24" w:author="Beehner, Jacinta" w:date="2025-07-16T13:08:00Z" w16du:dateUtc="2025-07-16T17:08:00Z">
        <w:r w:rsidR="008751B9">
          <w:t>wa</w:t>
        </w:r>
      </w:ins>
      <w:del w:id="25" w:author="Beehner, Jacinta" w:date="2025-07-16T13:08:00Z" w16du:dateUtc="2025-07-16T17:08:00Z">
        <w:r w:rsidDel="008751B9">
          <w:delText>i</w:delText>
        </w:r>
      </w:del>
      <w:r>
        <w:t xml:space="preserve">s </w:t>
      </w:r>
      <w:commentRangeStart w:id="26"/>
      <w:r>
        <w:t>associated</w:t>
      </w:r>
      <w:commentRangeEnd w:id="26"/>
      <w:r w:rsidR="008751B9">
        <w:rPr>
          <w:rStyle w:val="CommentReference"/>
        </w:rPr>
        <w:commentReference w:id="26"/>
      </w:r>
      <w:r>
        <w:t xml:space="preserve"> with shifts in individual metabolic pathways substantial enough to affect community-level beta diversity, but the relationship between temperature and functional alpha diversity </w:t>
      </w:r>
      <w:ins w:id="27" w:author="Beehner, Jacinta" w:date="2025-07-16T13:09:00Z" w16du:dateUtc="2025-07-16T17:09:00Z">
        <w:r w:rsidR="008751B9">
          <w:t>wa</w:t>
        </w:r>
      </w:ins>
      <w:del w:id="28" w:author="Beehner, Jacinta" w:date="2025-07-16T13:09:00Z" w16du:dateUtc="2025-07-16T17:09:00Z">
        <w:r w:rsidDel="008751B9">
          <w:delText>i</w:delText>
        </w:r>
      </w:del>
      <w:r>
        <w:t xml:space="preserve">s less clear. Temperature was negatively associated with the total number of unique pathways (Observed: </w:t>
      </w:r>
      <w:r w:rsidRPr="00887114">
        <w:t>β</w:t>
      </w:r>
      <w:r>
        <w:rPr>
          <w:vertAlign w:val="subscript"/>
        </w:rPr>
        <w:t>temp</w:t>
      </w:r>
      <w:r>
        <w:t xml:space="preserve"> = -35.05), but the magnitude and direction of this effect </w:t>
      </w:r>
      <w:del w:id="29" w:author="Beehner, Jacinta" w:date="2025-07-16T13:09:00Z" w16du:dateUtc="2025-07-16T17:09:00Z">
        <w:r w:rsidDel="008751B9">
          <w:delText xml:space="preserve">are </w:delText>
        </w:r>
      </w:del>
      <w:ins w:id="30" w:author="Beehner, Jacinta" w:date="2025-07-16T13:09:00Z" w16du:dateUtc="2025-07-16T17:09:00Z">
        <w:r w:rsidR="008751B9">
          <w:t xml:space="preserve">were </w:t>
        </w:r>
      </w:ins>
      <w:r>
        <w:t>uncertain due to the wide confidence intervals that include zero. The effect size for Shannon’s diversity (</w:t>
      </w:r>
      <w:r w:rsidRPr="00887114">
        <w:t>β</w:t>
      </w:r>
      <w:r>
        <w:rPr>
          <w:vertAlign w:val="subscript"/>
        </w:rPr>
        <w:t>temp</w:t>
      </w:r>
      <w:r>
        <w:t xml:space="preserve"> = -0.27) </w:t>
      </w:r>
      <w:del w:id="31" w:author="Beehner, Jacinta" w:date="2025-07-16T13:09:00Z" w16du:dateUtc="2025-07-16T17:09:00Z">
        <w:r w:rsidDel="008751B9">
          <w:delText xml:space="preserve">is </w:delText>
        </w:r>
      </w:del>
      <w:ins w:id="32" w:author="Beehner, Jacinta" w:date="2025-07-16T13:09:00Z" w16du:dateUtc="2025-07-16T17:09:00Z">
        <w:r w:rsidR="008751B9">
          <w:t xml:space="preserve">was </w:t>
        </w:r>
      </w:ins>
      <w:r>
        <w:t>much smaller, and the confidence intervals also include</w:t>
      </w:r>
      <w:ins w:id="33" w:author="Beehner, Jacinta" w:date="2025-07-16T13:09:00Z" w16du:dateUtc="2025-07-16T17:09:00Z">
        <w:r w:rsidR="008751B9">
          <w:t>d</w:t>
        </w:r>
      </w:ins>
      <w:r>
        <w:t xml:space="preserve"> zero. (Fig. 1C). Together, these results </w:t>
      </w:r>
      <w:commentRangeStart w:id="34"/>
      <w:r>
        <w:t xml:space="preserve">suggest </w:t>
      </w:r>
      <w:commentRangeEnd w:id="34"/>
      <w:r w:rsidR="008751B9">
        <w:rPr>
          <w:rStyle w:val="CommentReference"/>
        </w:rPr>
        <w:commentReference w:id="34"/>
      </w:r>
      <w:r>
        <w:t>that higher temperatures may reduce the number of unique metabolic pathways but are not associated with changes in pathway evenness.</w:t>
      </w:r>
    </w:p>
    <w:p w14:paraId="38C6D611" w14:textId="77777777" w:rsidR="007B57EE" w:rsidRDefault="007B57EE" w:rsidP="00184927">
      <w:pPr>
        <w:ind w:firstLine="720"/>
      </w:pPr>
    </w:p>
    <w:p w14:paraId="2A8AA51C" w14:textId="77777777" w:rsidR="007B57EE" w:rsidRDefault="007B57EE" w:rsidP="007B57EE">
      <w:commentRangeStart w:id="35"/>
      <w:r>
        <w:rPr>
          <w:i/>
          <w:iCs/>
        </w:rPr>
        <w:t>Taxonomic and metabolic pathway results</w:t>
      </w:r>
      <w:commentRangeEnd w:id="35"/>
      <w:r w:rsidR="00A4005D">
        <w:rPr>
          <w:rStyle w:val="CommentReference"/>
        </w:rPr>
        <w:commentReference w:id="35"/>
      </w:r>
    </w:p>
    <w:p w14:paraId="18FE8286" w14:textId="13D3C265" w:rsidR="007B57EE" w:rsidRDefault="007B57EE" w:rsidP="007B57EE">
      <w:pPr>
        <w:ind w:firstLine="720"/>
      </w:pPr>
      <w:r>
        <w:t xml:space="preserve">Temperature </w:t>
      </w:r>
      <w:ins w:id="36" w:author="Beehner, Jacinta" w:date="2025-07-16T13:07:00Z" w16du:dateUtc="2025-07-16T17:07:00Z">
        <w:r w:rsidR="008751B9">
          <w:t>wa</w:t>
        </w:r>
      </w:ins>
      <w:del w:id="37" w:author="Beehner, Jacinta" w:date="2025-07-16T13:07:00Z" w16du:dateUtc="2025-07-16T17:07:00Z">
        <w:r w:rsidDel="008751B9">
          <w:delText>i</w:delText>
        </w:r>
      </w:del>
      <w:r>
        <w:t>s also related to the abundance of individual taxa at both the family and genus levels. The temperature model provided the best fit (controlling for complexity) for 93 out of 163 taxa, accounting for at least 50% of the model weight. The majority of taxa, 82 out of 93, decline</w:t>
      </w:r>
      <w:ins w:id="38" w:author="Beehner, Jacinta" w:date="2025-07-16T13:10:00Z" w16du:dateUtc="2025-07-16T17:10:00Z">
        <w:r w:rsidR="008751B9">
          <w:t>d</w:t>
        </w:r>
      </w:ins>
      <w:r>
        <w:t xml:space="preserve"> in abundance with rising temperatures (Table 1S). Ancestral state reconstruction performed using the</w:t>
      </w:r>
      <w:r w:rsidR="00941F55">
        <w:t xml:space="preserve"> temperature</w:t>
      </w:r>
      <w:r>
        <w:t xml:space="preserve"> model weights suggests that this is a conserved microbial trait for </w:t>
      </w:r>
      <w:r>
        <w:rPr>
          <w:i/>
          <w:iCs/>
        </w:rPr>
        <w:t xml:space="preserve">C. </w:t>
      </w:r>
      <w:r w:rsidRPr="000232D9">
        <w:rPr>
          <w:i/>
          <w:iCs/>
        </w:rPr>
        <w:t>imitator</w:t>
      </w:r>
      <w:r>
        <w:t xml:space="preserve">, particularly in key phyla such as Actinobacteria, Bacteroidota, and Firmicutes. </w:t>
      </w:r>
      <w:commentRangeStart w:id="39"/>
      <w:r>
        <w:t xml:space="preserve">In contrast, phyla such as Campylobacterota and Proteobacteria appear to have become less temperature sensitive in </w:t>
      </w:r>
      <w:r>
        <w:rPr>
          <w:i/>
          <w:iCs/>
        </w:rPr>
        <w:t>C. imitator</w:t>
      </w:r>
      <w:r>
        <w:t xml:space="preserve"> across evolutionary time (Fig 2). </w:t>
      </w:r>
      <w:commentRangeEnd w:id="39"/>
      <w:r w:rsidR="00287667">
        <w:rPr>
          <w:rStyle w:val="CommentReference"/>
        </w:rPr>
        <w:commentReference w:id="39"/>
      </w:r>
    </w:p>
    <w:p w14:paraId="0E5D336B" w14:textId="7ADC9764" w:rsidR="00D60AAE" w:rsidRDefault="007B57EE" w:rsidP="00C86B9B">
      <w:pPr>
        <w:ind w:firstLine="720"/>
      </w:pPr>
      <w:commentRangeStart w:id="40"/>
      <w:r>
        <w:t xml:space="preserve">Temperature </w:t>
      </w:r>
      <w:ins w:id="41" w:author="Beehner, Jacinta" w:date="2025-07-16T13:11:00Z" w16du:dateUtc="2025-07-16T17:11:00Z">
        <w:r w:rsidR="00287667">
          <w:t>was</w:t>
        </w:r>
      </w:ins>
      <w:del w:id="42" w:author="Beehner, Jacinta" w:date="2025-07-16T13:11:00Z" w16du:dateUtc="2025-07-16T17:11:00Z">
        <w:r w:rsidDel="00287667">
          <w:delText>is</w:delText>
        </w:r>
      </w:del>
      <w:r>
        <w:t xml:space="preserve"> also related </w:t>
      </w:r>
      <w:commentRangeEnd w:id="40"/>
      <w:r w:rsidR="00A4005D">
        <w:rPr>
          <w:rStyle w:val="CommentReference"/>
        </w:rPr>
        <w:commentReference w:id="40"/>
      </w:r>
      <w:r>
        <w:t>to the abundance of microbial metabolic pathways. The temperature model provided the best fit for 169 out of 383 total pathways, accounting for at least 50% of the model weight (Table 2S). To facilitate interpretation, we grouped 103 of these pathways into five functional categories based on shared biological roles and their apparent relationship with temperature: lipid metabolism, oxygen-driven metabolism and fermentation, redox maintenance, nucleotide mobilization, and immune regulation (Fig 3). Patterns in these categories suggest a metabolic restructuring that may help microbes respond to rising temperatures. For example, an increase in fatty acid synthesis pathways like oleate, cis-vaccenate, palmitoleate, stearate,</w:t>
      </w:r>
      <w:r w:rsidR="00DA148E">
        <w:t xml:space="preserve"> </w:t>
      </w:r>
      <w:r w:rsidR="00DA148E" w:rsidRPr="00DA148E">
        <w:t>petroselinate</w:t>
      </w:r>
      <w:r w:rsidR="000E2ADF">
        <w:t>,</w:t>
      </w:r>
      <w:r>
        <w:t xml:space="preserve"> and gondoate</w:t>
      </w:r>
      <w:r w:rsidR="00DA148E">
        <w:t>,</w:t>
      </w:r>
      <w:r>
        <w:t xml:space="preserve"> and lipid remodeling pathways such as the mevalonate pathway and downstream isoprenoid lipid synthesis, may help maintain cytoplasmic membrane integrity at high temperatures (Fig 3A)</w:t>
      </w:r>
      <w:r>
        <w:fldChar w:fldCharType="begin"/>
      </w:r>
      <w:r w:rsidR="004D067A">
        <w:instrText xml:space="preserve"> ADDIN ZOTERO_ITEM CSL_CITATION {"citationID":"ZsjASiqo","properties":{"formattedCitation":"({\\i{}62}, {\\i{}63})","plainCitation":"(62, 63)","noteIndex":0},"citationItems":[{"id":3378,"uris":["http://zotero.org/users/13901503/items/TZK8TZFH"],"itemData":{"id":3378,"type":"article-journal","container-title":"Journal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4D067A" w:rsidRPr="004D067A">
        <w:t>(</w:t>
      </w:r>
      <w:r w:rsidR="004D067A" w:rsidRPr="004D067A">
        <w:rPr>
          <w:i/>
          <w:iCs/>
        </w:rPr>
        <w:t>62</w:t>
      </w:r>
      <w:r w:rsidR="004D067A" w:rsidRPr="004D067A">
        <w:t xml:space="preserve">, </w:t>
      </w:r>
      <w:r w:rsidR="004D067A" w:rsidRPr="004D067A">
        <w:rPr>
          <w:i/>
          <w:iCs/>
        </w:rPr>
        <w:t>63</w:t>
      </w:r>
      <w:r w:rsidR="004D067A" w:rsidRPr="004D067A">
        <w:t>)</w:t>
      </w:r>
      <w:r>
        <w:fldChar w:fldCharType="end"/>
      </w:r>
      <w:r>
        <w:t>. However, a decrease in pathways involved in lipid catabolism and recycling</w:t>
      </w:r>
      <w:r w:rsidR="00941F55">
        <w:t>,</w:t>
      </w:r>
      <w:r>
        <w:t xml:space="preserve"> including fatty acid β-oxidation, fatty acid salvage, and phospholipid turnover</w:t>
      </w:r>
      <w:r w:rsidR="00941F55">
        <w:t>,</w:t>
      </w:r>
      <w:r>
        <w:t xml:space="preserve"> likely impairs membrane repair mechanisms </w:t>
      </w:r>
      <w:r>
        <w:fldChar w:fldCharType="begin"/>
      </w:r>
      <w:r w:rsidR="004D067A">
        <w:instrText xml:space="preserve"> ADDIN ZOTERO_ITEM CSL_CITATION {"citationID":"lWyrjH6E","properties":{"formattedCitation":"({\\i{}63}, {\\i{}64})","plainCitation":"(63, 64)","noteIndex":0},"citationItems":[{"id":3285,"uris":["http://zotero.org/users/13901503/items/932HVZ4C"],"itemData":{"id":3285,"type":"article-journal","container-title":"Journal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4D067A" w:rsidRPr="004D067A">
        <w:t>(</w:t>
      </w:r>
      <w:r w:rsidR="004D067A" w:rsidRPr="004D067A">
        <w:rPr>
          <w:i/>
          <w:iCs/>
        </w:rPr>
        <w:t>63</w:t>
      </w:r>
      <w:r w:rsidR="004D067A" w:rsidRPr="004D067A">
        <w:t xml:space="preserve">, </w:t>
      </w:r>
      <w:r w:rsidR="004D067A" w:rsidRPr="004D067A">
        <w:rPr>
          <w:i/>
          <w:iCs/>
        </w:rPr>
        <w:t>64</w:t>
      </w:r>
      <w:r w:rsidR="004D067A" w:rsidRPr="004D067A">
        <w:t>)</w:t>
      </w:r>
      <w:r>
        <w:fldChar w:fldCharType="end"/>
      </w:r>
      <w:r w:rsidRPr="00F865AD">
        <w:t xml:space="preserve"> </w:t>
      </w:r>
      <w:r>
        <w:t xml:space="preserve">and may compromise integrity during extended periods of high temperatures. Further, an increase in </w:t>
      </w:r>
      <w:r>
        <w:lastRenderedPageBreak/>
        <w:t>anaerobic pathways, including the reductive TCA cycle and several involved in glycolysis, alongside a decrease in pathways that support aerobic metabolism</w:t>
      </w:r>
      <w:r w:rsidR="00936894">
        <w:t xml:space="preserve">, including the </w:t>
      </w:r>
      <w:r w:rsidR="00936894" w:rsidRPr="00936894">
        <w:t>pyruvate dehydrogenase</w:t>
      </w:r>
      <w:ins w:id="43" w:author="Beehner, Jacinta" w:date="2025-07-16T12:37:00Z" w16du:dateUtc="2025-07-16T16:37:00Z">
        <w:r w:rsidR="004449D1">
          <w:t xml:space="preserve"> complex</w:t>
        </w:r>
      </w:ins>
      <w:r w:rsidR="00936894">
        <w:t xml:space="preserve">, the TCA </w:t>
      </w:r>
      <w:r w:rsidR="000E2ADF">
        <w:t xml:space="preserve">cycle, </w:t>
      </w:r>
      <w:r w:rsidR="00936894">
        <w:t xml:space="preserve">and glyoxylate cycle, </w:t>
      </w:r>
      <w:r>
        <w:t>may reflect a response to changing oxygen gradients with rising temperatures to maintain energy production. (Fig 3B)</w:t>
      </w:r>
      <w:r>
        <w:fldChar w:fldCharType="begin"/>
      </w:r>
      <w:r w:rsidR="004D067A">
        <w:instrText xml:space="preserve"> ADDIN ZOTERO_ITEM CSL_CITATION {"citationID":"RZiOC71a","properties":{"formattedCitation":"({\\i{}65})","plainCitation":"(65)","noteIndex":0},"citationItems":[{"id":3205,"uris":["http://zotero.org/users/13901503/items/CADITA73"],"itemData":{"id":3205,"type":"article-journal","abstract":"Exposure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4D067A">
        <w:rPr>
          <w:rFonts w:ascii="Cambria Math" w:hAnsi="Cambria Math" w:cs="Cambria Math"/>
        </w:rPr>
        <w:instrText>𝑃</w:instrText>
      </w:r>
      <w:r w:rsidR="004D067A">
        <w:instrText xml:space="preserve">⁢CO2P⁢CO2, while decreasing venous O2 saturation and venous pH. One hour after heat exposure, liver glycogen levels were decreased </w:instrText>
      </w:r>
      <w:r w:rsidR="004D067A">
        <w:rPr>
          <w:rFonts w:ascii="Cambria Math" w:hAnsi="Cambria Math" w:cs="Cambria Math"/>
        </w:rPr>
        <w:instrText>∼</w:instrText>
      </w:r>
      <w:r w:rsidR="004D067A">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4D067A" w:rsidRPr="004D067A">
        <w:t>(</w:t>
      </w:r>
      <w:r w:rsidR="004D067A" w:rsidRPr="004D067A">
        <w:rPr>
          <w:i/>
          <w:iCs/>
        </w:rPr>
        <w:t>65</w:t>
      </w:r>
      <w:r w:rsidR="004D067A" w:rsidRPr="004D067A">
        <w:t>)</w:t>
      </w:r>
      <w:r>
        <w:fldChar w:fldCharType="end"/>
      </w:r>
      <w:r>
        <w:t>.</w:t>
      </w:r>
      <w:r w:rsidR="00D60AAE">
        <w:t xml:space="preserve"> The anaerobic pathways primarily metabolize simple carbohydrates and coincide with a decline in complex polysaccharide fermentation, likely </w:t>
      </w:r>
      <w:r w:rsidR="000E2ADF">
        <w:t>reflecting</w:t>
      </w:r>
      <w:r w:rsidR="00E83D65">
        <w:t xml:space="preserve"> </w:t>
      </w:r>
      <w:r w:rsidR="00D60AAE">
        <w:t>taxonomic shifts with rising temperatures</w:t>
      </w:r>
      <w:r w:rsidR="004F17B7">
        <w:t xml:space="preserve"> </w:t>
      </w:r>
      <w:r w:rsidR="00C86B9B">
        <w:fldChar w:fldCharType="begin"/>
      </w:r>
      <w:r w:rsidR="004D067A">
        <w:instrText xml:space="preserve"> ADDIN ZOTERO_ITEM CSL_CITATION {"citationID":"dysJaYGy","properties":{"formattedCitation":"({\\i{}38})","plainCitation":"(38)","noteIndex":0},"citationItems":[{"id":3409,"uris":["http://zotero.org/users/13901503/items/73VRZX5M"],"itemData":{"id":3409,"type":"article-journal","abstract":"Bacteria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00C86B9B">
        <w:fldChar w:fldCharType="separate"/>
      </w:r>
      <w:r w:rsidR="004D067A" w:rsidRPr="004D067A">
        <w:t>(</w:t>
      </w:r>
      <w:r w:rsidR="004D067A" w:rsidRPr="004D067A">
        <w:rPr>
          <w:i/>
          <w:iCs/>
        </w:rPr>
        <w:t>38</w:t>
      </w:r>
      <w:r w:rsidR="004D067A" w:rsidRPr="004D067A">
        <w:t>)</w:t>
      </w:r>
      <w:r w:rsidR="00C86B9B">
        <w:fldChar w:fldCharType="end"/>
      </w:r>
      <w:r w:rsidR="00D60AAE">
        <w:t xml:space="preserve">. </w:t>
      </w:r>
    </w:p>
    <w:p w14:paraId="4CB06841" w14:textId="1F49D584" w:rsidR="00C86B9B" w:rsidRDefault="00AD155B" w:rsidP="006C3172">
      <w:pPr>
        <w:ind w:firstLine="720"/>
      </w:pPr>
      <w:r>
        <w:t xml:space="preserve">We also observed declines in pathways that support redox maintenance and cycling including the synthesis of cofactors such as B vitamins </w:t>
      </w:r>
      <w:r>
        <w:fldChar w:fldCharType="begin"/>
      </w:r>
      <w:r w:rsidR="004D067A">
        <w:instrText xml:space="preserve"> ADDIN ZOTERO_ITEM CSL_CITATION {"citationID":"oWPRpQeE","properties":{"formattedCitation":"({\\i{}66},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4D067A" w:rsidRPr="004D067A">
        <w:t>(</w:t>
      </w:r>
      <w:r w:rsidR="004D067A" w:rsidRPr="004D067A">
        <w:rPr>
          <w:i/>
          <w:iCs/>
        </w:rPr>
        <w:t>66</w:t>
      </w:r>
      <w:r w:rsidR="004D067A" w:rsidRPr="004D067A">
        <w:t xml:space="preserve">, </w:t>
      </w:r>
      <w:r w:rsidR="004D067A" w:rsidRPr="004D067A">
        <w:rPr>
          <w:i/>
          <w:iCs/>
        </w:rPr>
        <w:t>67</w:t>
      </w:r>
      <w:r w:rsidR="004D067A" w:rsidRPr="004D067A">
        <w:t>)</w:t>
      </w:r>
      <w:r>
        <w:fldChar w:fldCharType="end"/>
      </w:r>
      <w:r>
        <w:t xml:space="preserve">, coenzymes </w:t>
      </w:r>
      <w:r>
        <w:fldChar w:fldCharType="begin"/>
      </w:r>
      <w:r w:rsidR="004D067A">
        <w:instrText xml:space="preserve"> ADDIN ZOTERO_ITEM CSL_CITATION {"citationID":"4f75BpHM","properties":{"formattedCitation":"({\\i{}68})","plainCitation":"(68)","noteIndex":0},"citationItems":[{"id":3237,"uris":["http://zotero.org/users/13901503/items/VLNZSILJ"],"itemData":{"id":3237,"type":"article-journal","abstract":"In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4D067A" w:rsidRPr="004D067A">
        <w:t>(</w:t>
      </w:r>
      <w:r w:rsidR="004D067A" w:rsidRPr="004D067A">
        <w:rPr>
          <w:i/>
          <w:iCs/>
        </w:rPr>
        <w:t>68</w:t>
      </w:r>
      <w:r w:rsidR="004D067A" w:rsidRPr="004D067A">
        <w:t>)</w:t>
      </w:r>
      <w:r>
        <w:fldChar w:fldCharType="end"/>
      </w:r>
      <w:r>
        <w:t xml:space="preserve">, antioxidant precursors to glutathione </w:t>
      </w:r>
      <w:r>
        <w:fldChar w:fldCharType="begin"/>
      </w:r>
      <w:r w:rsidR="004D067A">
        <w:instrText xml:space="preserve"> ADDIN ZOTERO_ITEM CSL_CITATION {"citationID":"2FPwkzM8","properties":{"formattedCitation":"({\\i{}69})","plainCitation":"(69)","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4D067A" w:rsidRPr="004D067A">
        <w:t>(</w:t>
      </w:r>
      <w:r w:rsidR="004D067A" w:rsidRPr="004D067A">
        <w:rPr>
          <w:i/>
          <w:iCs/>
        </w:rPr>
        <w:t>69</w:t>
      </w:r>
      <w:r w:rsidR="004D067A" w:rsidRPr="004D067A">
        <w:t>)</w:t>
      </w:r>
      <w:r>
        <w:fldChar w:fldCharType="end"/>
      </w:r>
      <w:r w:rsidRPr="003340EB">
        <w:t xml:space="preserve"> </w:t>
      </w:r>
      <w:r>
        <w:t xml:space="preserve">(Fig 3C), </w:t>
      </w:r>
      <w:del w:id="44" w:author="Beehner, Jacinta" w:date="2025-07-16T13:12:00Z" w16du:dateUtc="2025-07-16T17:12:00Z">
        <w:r w:rsidDel="00287667">
          <w:delText xml:space="preserve"> </w:delText>
        </w:r>
      </w:del>
      <w:r>
        <w:t xml:space="preserve">NADPH production, quinone synthesis, siderophore-mediated iron transport (Fig 4C; Dhungana &amp; Crumbliss, 2005; Ying, 2008), and detoxification pathways for aromatic compounds and aldehydes (Kalapos, 1999). </w:t>
      </w:r>
      <w:commentRangeStart w:id="45"/>
      <w:r>
        <w:t xml:space="preserve">In contrast, some pathways that support redox maintenance </w:t>
      </w:r>
      <w:ins w:id="46" w:author="Beehner, Jacinta" w:date="2025-07-16T13:13:00Z" w16du:dateUtc="2025-07-16T17:13:00Z">
        <w:r w:rsidR="00287667">
          <w:t xml:space="preserve">are known to </w:t>
        </w:r>
      </w:ins>
      <w:r>
        <w:t>increase with rising temperatures</w:t>
      </w:r>
      <w:r w:rsidR="000E2ADF">
        <w:t>,</w:t>
      </w:r>
      <w:r>
        <w:t xml:space="preserve"> including the synthesis of antioxidant precursors and vitamin B12 </w:t>
      </w:r>
      <w:r>
        <w:fldChar w:fldCharType="begin"/>
      </w:r>
      <w:r w:rsidR="004D067A">
        <w:instrText xml:space="preserve"> ADDIN ZOTERO_ITEM CSL_CITATION {"citationID":"RysgoECv","properties":{"formattedCitation":"({\\i{}70})","plainCitation":"(70)","noteIndex":0},"citationItems":[{"id":3337,"uris":["http://zotero.org/users/13901503/items/ZQRDCT8W"],"itemData":{"id":3337,"type":"article-journal","abstract":"One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4D067A" w:rsidRPr="004D067A">
        <w:t>(</w:t>
      </w:r>
      <w:r w:rsidR="004D067A" w:rsidRPr="004D067A">
        <w:rPr>
          <w:i/>
          <w:iCs/>
        </w:rPr>
        <w:t>70</w:t>
      </w:r>
      <w:r w:rsidR="004D067A" w:rsidRPr="004D067A">
        <w:t>)</w:t>
      </w:r>
      <w:r>
        <w:fldChar w:fldCharType="end"/>
      </w:r>
      <w:r>
        <w:t xml:space="preserve">, coenzyme metabolism </w:t>
      </w:r>
      <w:r>
        <w:fldChar w:fldCharType="begin"/>
      </w:r>
      <w:r w:rsidR="004D067A">
        <w:instrText xml:space="preserve"> ADDIN ZOTERO_ITEM CSL_CITATION {"citationID":"RUb5pm3b","properties":{"formattedCitation":"({\\i{}71})","plainCitation":"(71)","noteIndex":0},"citationItems":[{"id":3246,"uris":["http://zotero.org/users/13901503/items/SBMSGALS"],"itemData":{"id":3246,"type":"article-journal","container-title":"Trends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4D067A" w:rsidRPr="004D067A">
        <w:t>(</w:t>
      </w:r>
      <w:r w:rsidR="004D067A" w:rsidRPr="004D067A">
        <w:rPr>
          <w:i/>
          <w:iCs/>
        </w:rPr>
        <w:t>71</w:t>
      </w:r>
      <w:r w:rsidR="004D067A" w:rsidRPr="004D067A">
        <w:t>)</w:t>
      </w:r>
      <w:r>
        <w:fldChar w:fldCharType="end"/>
      </w:r>
      <w:r>
        <w:t xml:space="preserve">, and degradation of vitamin-like compounds </w:t>
      </w:r>
      <w:r>
        <w:fldChar w:fldCharType="begin"/>
      </w:r>
      <w:r w:rsidR="004D067A">
        <w:instrText xml:space="preserve"> ADDIN ZOTERO_ITEM CSL_CITATION {"citationID":"CONirrgu","properties":{"formattedCitation":"({\\i{}72})","plainCitation":"(72)","noteIndex":0},"citationItems":[{"id":3334,"uris":["http://zotero.org/users/13901503/items/68BGK4TV"],"itemData":{"id":3334,"type":"article-journal","abstract":"Vitamin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4D067A" w:rsidRPr="004D067A">
        <w:t>(</w:t>
      </w:r>
      <w:r w:rsidR="004D067A" w:rsidRPr="004D067A">
        <w:rPr>
          <w:i/>
          <w:iCs/>
        </w:rPr>
        <w:t>72</w:t>
      </w:r>
      <w:r w:rsidR="004D067A" w:rsidRPr="004D067A">
        <w:t>)</w:t>
      </w:r>
      <w:r>
        <w:fldChar w:fldCharType="end"/>
      </w:r>
      <w:r>
        <w:t xml:space="preserve">. However, </w:t>
      </w:r>
      <w:commentRangeEnd w:id="45"/>
      <w:r w:rsidR="00287667">
        <w:rPr>
          <w:rStyle w:val="CommentReference"/>
        </w:rPr>
        <w:commentReference w:id="45"/>
      </w:r>
      <w:r>
        <w:t xml:space="preserve">there are also increases in nucleotide and translation-associated metabolism pathways such as purine and pyrimidine de novo synthesis, nucleotide salvage and recycling </w:t>
      </w:r>
      <w:r>
        <w:fldChar w:fldCharType="begin"/>
      </w:r>
      <w:r w:rsidR="004D067A">
        <w:instrText xml:space="preserve"> ADDIN ZOTERO_ITEM CSL_CITATION {"citationID":"VWKBgd91","properties":{"formattedCitation":"({\\i{}73}, {\\i{}74})","plainCitation":"(73, 74)","noteIndex":0},"citationItems":[{"id":3291,"uris":["http://zotero.org/users/13901503/items/6MPJ4SKF"],"itemData":{"id":3291,"type":"article-journal","abstract":"Most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sidR="004D067A" w:rsidRPr="004D067A">
        <w:t>(</w:t>
      </w:r>
      <w:r w:rsidR="004D067A" w:rsidRPr="004D067A">
        <w:rPr>
          <w:i/>
          <w:iCs/>
        </w:rPr>
        <w:t>73</w:t>
      </w:r>
      <w:r w:rsidR="004D067A" w:rsidRPr="004D067A">
        <w:t xml:space="preserve">, </w:t>
      </w:r>
      <w:r w:rsidR="004D067A" w:rsidRPr="004D067A">
        <w:rPr>
          <w:i/>
          <w:iCs/>
        </w:rPr>
        <w:t>74</w:t>
      </w:r>
      <w:r w:rsidR="004D067A" w:rsidRPr="004D067A">
        <w:t>)</w:t>
      </w:r>
      <w:r>
        <w:fldChar w:fldCharType="end"/>
      </w:r>
      <w:r>
        <w:t xml:space="preserve">, </w:t>
      </w:r>
      <w:r w:rsidRPr="00F33655">
        <w:t>queuosine synthesis</w:t>
      </w:r>
      <w:r>
        <w:t>,</w:t>
      </w:r>
      <w:r w:rsidRPr="00F33655">
        <w:t xml:space="preserve"> and S-adenosylmethionine salvage</w:t>
      </w:r>
      <w:r>
        <w:t xml:space="preserve"> </w:t>
      </w:r>
      <w:r w:rsidRPr="00F33655">
        <w:t>(Vinayak &amp; Pathak, 2010)</w:t>
      </w:r>
      <w:r w:rsidR="00C86B9B">
        <w:t>(Fig 3D)</w:t>
      </w:r>
      <w:r>
        <w:t xml:space="preserve">. This coordinated increase in nucleotide and translation-associated metabolism may reflect the consequences of redox imbalance at high temperatures because the accumulation of ROS can lead to DNA damage </w:t>
      </w:r>
      <w:r>
        <w:fldChar w:fldCharType="begin"/>
      </w:r>
      <w:r w:rsidR="004D067A">
        <w:instrText xml:space="preserve"> ADDIN ZOTERO_ITEM CSL_CITATION {"citationID":"De7gRBET","properties":{"formattedCitation":"({\\i{}75})","plainCitation":"(75)","noteIndex":0},"citationItems":[{"id":3368,"uris":["http://zotero.org/users/13901503/items/R3YTNYU9"],"itemData":{"id":3368,"type":"article-journal","abstract":"Excess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4D067A" w:rsidRPr="004D067A">
        <w:t>(</w:t>
      </w:r>
      <w:r w:rsidR="004D067A" w:rsidRPr="004D067A">
        <w:rPr>
          <w:i/>
          <w:iCs/>
        </w:rPr>
        <w:t>75</w:t>
      </w:r>
      <w:r w:rsidR="004D067A" w:rsidRPr="004D067A">
        <w:t>)</w:t>
      </w:r>
      <w:r>
        <w:fldChar w:fldCharType="end"/>
      </w:r>
      <w:r>
        <w:t xml:space="preserve">. </w:t>
      </w:r>
    </w:p>
    <w:p w14:paraId="5EC7803C" w14:textId="5AF14AAD" w:rsidR="00AD155B" w:rsidRDefault="00AD155B" w:rsidP="00AD155B">
      <w:pPr>
        <w:ind w:firstLine="720"/>
      </w:pPr>
      <w:r>
        <w:t xml:space="preserve">Rising temperatures </w:t>
      </w:r>
      <w:ins w:id="47" w:author="Beehner, Jacinta" w:date="2025-07-16T13:14:00Z" w16du:dateUtc="2025-07-16T17:14:00Z">
        <w:r w:rsidR="00287667">
          <w:t>we</w:t>
        </w:r>
      </w:ins>
      <w:del w:id="48" w:author="Beehner, Jacinta" w:date="2025-07-16T13:14:00Z" w16du:dateUtc="2025-07-16T17:14:00Z">
        <w:r w:rsidDel="00287667">
          <w:delText>a</w:delText>
        </w:r>
      </w:del>
      <w:r>
        <w:t xml:space="preserve">re associated with a decline in </w:t>
      </w:r>
      <w:r w:rsidRPr="00183627">
        <w:t xml:space="preserve">pathways that </w:t>
      </w:r>
      <w:r>
        <w:t>produce metabolites known to support anti-inflammatory signaling including synthesis of the SCFAs butyrate and propanoate</w:t>
      </w:r>
      <w:r w:rsidR="00941F55">
        <w:t xml:space="preserve"> </w:t>
      </w:r>
      <w:r w:rsidR="00862771">
        <w:fldChar w:fldCharType="begin"/>
      </w:r>
      <w:r w:rsidR="004D067A">
        <w:instrText xml:space="preserve"> ADDIN ZOTERO_ITEM CSL_CITATION {"citationID":"BKbHZJDj","properties":{"formattedCitation":"({\\i{}43}, {\\i{}76})","plainCitation":"(43, 76)","noteIndex":0},"citationItems":[{"id":3266,"uris":["http://zotero.org/users/13901503/items/ZX3K6GKV"],"itemData":{"id":3266,"type":"article-journal","abstract":"In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862771">
        <w:fldChar w:fldCharType="separate"/>
      </w:r>
      <w:r w:rsidR="004D067A" w:rsidRPr="004D067A">
        <w:t>(</w:t>
      </w:r>
      <w:r w:rsidR="004D067A" w:rsidRPr="004D067A">
        <w:rPr>
          <w:i/>
          <w:iCs/>
        </w:rPr>
        <w:t>43</w:t>
      </w:r>
      <w:r w:rsidR="004D067A" w:rsidRPr="004D067A">
        <w:t xml:space="preserve">, </w:t>
      </w:r>
      <w:r w:rsidR="004D067A" w:rsidRPr="004D067A">
        <w:rPr>
          <w:i/>
          <w:iCs/>
        </w:rPr>
        <w:t>76</w:t>
      </w:r>
      <w:r w:rsidR="004D067A" w:rsidRPr="004D067A">
        <w:t>)</w:t>
      </w:r>
      <w:r w:rsidR="00862771">
        <w:fldChar w:fldCharType="end"/>
      </w:r>
      <w:r>
        <w:t>, catabolism of monounsaturated fatty acids like oleate</w:t>
      </w:r>
      <w:r w:rsidR="00941F55">
        <w:t xml:space="preserve"> </w:t>
      </w:r>
      <w:r w:rsidR="00862771">
        <w:fldChar w:fldCharType="begin"/>
      </w:r>
      <w:r w:rsidR="004D067A">
        <w:instrText xml:space="preserve"> ADDIN ZOTERO_ITEM CSL_CITATION {"citationID":"wYIcCrwU","properties":{"formattedCitation":"({\\i{}77})","plainCitation":"(77)","noteIndex":0},"citationItems":[{"id":3176,"uris":["http://zotero.org/users/13901503/items/HTMPX6GE"],"itemData":{"id":3176,"type":"article-journal","abstract":"Monocytes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862771">
        <w:fldChar w:fldCharType="separate"/>
      </w:r>
      <w:r w:rsidR="004D067A" w:rsidRPr="004D067A">
        <w:t>(</w:t>
      </w:r>
      <w:r w:rsidR="004D067A" w:rsidRPr="004D067A">
        <w:rPr>
          <w:i/>
          <w:iCs/>
        </w:rPr>
        <w:t>77</w:t>
      </w:r>
      <w:r w:rsidR="004D067A" w:rsidRPr="004D067A">
        <w:t>)</w:t>
      </w:r>
      <w:r w:rsidR="00862771">
        <w:fldChar w:fldCharType="end"/>
      </w:r>
      <w:r>
        <w:t xml:space="preserve">, and </w:t>
      </w:r>
      <w:r w:rsidR="001A4F55">
        <w:t>polyamine production from</w:t>
      </w:r>
      <w:r>
        <w:t xml:space="preserve"> arginine degradation </w:t>
      </w:r>
      <w:r w:rsidRPr="001A4F55">
        <w:t xml:space="preserve">and ornithine synthesis </w:t>
      </w:r>
      <w:r w:rsidR="001A4F55" w:rsidRPr="001A4F55">
        <w:fldChar w:fldCharType="begin"/>
      </w:r>
      <w:r w:rsidR="004D067A">
        <w:instrText xml:space="preserve"> ADDIN ZOTERO_ITEM CSL_CITATION {"citationID":"CTjLWKQl","properties":{"formattedCitation":"({\\i{}78})","plainCitation":"(78)","noteIndex":0},"citationItems":[{"id":3995,"uris":["http://zotero.org/users/13901503/items/3CHW39VH"],"itemData":{"id":3995,"type":"article-journal","abstract":"The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001A4F55" w:rsidRPr="001A4F55">
        <w:fldChar w:fldCharType="separate"/>
      </w:r>
      <w:r w:rsidR="004D067A" w:rsidRPr="004D067A">
        <w:t>(</w:t>
      </w:r>
      <w:r w:rsidR="004D067A" w:rsidRPr="004D067A">
        <w:rPr>
          <w:i/>
          <w:iCs/>
        </w:rPr>
        <w:t>78</w:t>
      </w:r>
      <w:r w:rsidR="004D067A" w:rsidRPr="004D067A">
        <w:t>)</w:t>
      </w:r>
      <w:r w:rsidR="001A4F55" w:rsidRPr="001A4F55">
        <w:fldChar w:fldCharType="end"/>
      </w:r>
      <w:r w:rsidRPr="001A4F55">
        <w:t>(Fig</w:t>
      </w:r>
      <w:r>
        <w:t>. 3E).</w:t>
      </w:r>
      <w:r w:rsidRPr="00AD155B">
        <w:t xml:space="preserve"> </w:t>
      </w:r>
      <w:r>
        <w:t xml:space="preserve">However, these shifts </w:t>
      </w:r>
      <w:ins w:id="49" w:author="Beehner, Jacinta" w:date="2025-07-16T13:14:00Z" w16du:dateUtc="2025-07-16T17:14:00Z">
        <w:r w:rsidR="00287667">
          <w:t>we</w:t>
        </w:r>
      </w:ins>
      <w:del w:id="50" w:author="Beehner, Jacinta" w:date="2025-07-16T13:14:00Z" w16du:dateUtc="2025-07-16T17:14:00Z">
        <w:r w:rsidDel="00287667">
          <w:delText>a</w:delText>
        </w:r>
      </w:del>
      <w:r>
        <w:t xml:space="preserve">re accompanied by an increase in select pathways that may help compensate for the loss of microbial immune regulation, including the synthesis of the </w:t>
      </w:r>
      <w:r w:rsidRPr="000C50E7">
        <w:t>saturated</w:t>
      </w:r>
      <w:r>
        <w:t xml:space="preserve"> fatty acids (5Z)-dodecenoate and L-tryptophan biosynthesis, which leads to the production of indole derivatives that suppress pro-inflammatory cytokine signaling </w:t>
      </w:r>
      <w:r>
        <w:fldChar w:fldCharType="begin"/>
      </w:r>
      <w:r w:rsidR="004D067A">
        <w:instrText xml:space="preserve"> ADDIN ZOTERO_ITEM CSL_CITATION {"citationID":"WbrfEbW1","properties":{"formattedCitation":"({\\i{}79})","plainCitation":"(79)","noteIndex":0},"citationItems":[{"id":3532,"uris":["http://zotero.org/users/13901503/items/X4GCYZZS"],"itemData":{"id":3532,"type":"article-journal","abstract":"Actions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4D067A" w:rsidRPr="004D067A">
        <w:t>(</w:t>
      </w:r>
      <w:r w:rsidR="004D067A" w:rsidRPr="004D067A">
        <w:rPr>
          <w:i/>
          <w:iCs/>
        </w:rPr>
        <w:t>79</w:t>
      </w:r>
      <w:r w:rsidR="004D067A" w:rsidRPr="004D067A">
        <w:t>)</w:t>
      </w:r>
      <w:r>
        <w:fldChar w:fldCharType="end"/>
      </w:r>
      <w:r>
        <w:t xml:space="preserve">. </w:t>
      </w:r>
    </w:p>
    <w:p w14:paraId="4B958F1A" w14:textId="77777777" w:rsidR="00AD155B" w:rsidRDefault="00AD155B" w:rsidP="00AD155B"/>
    <w:p w14:paraId="1E91046B" w14:textId="77777777" w:rsidR="00AD155B" w:rsidRDefault="00AD155B" w:rsidP="00AD155B">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3C63458D" w14:textId="77777777" w:rsidR="00AD155B" w:rsidRPr="00991E79" w:rsidRDefault="00AD155B" w:rsidP="00AD155B">
      <w:r w:rsidRPr="00991E79">
        <w:rPr>
          <w:i/>
          <w:iCs/>
        </w:rPr>
        <w:t>Community-level</w:t>
      </w:r>
      <w:r>
        <w:rPr>
          <w:i/>
          <w:iCs/>
        </w:rPr>
        <w:t xml:space="preserve"> results</w:t>
      </w:r>
    </w:p>
    <w:p w14:paraId="47701368" w14:textId="7E0385E5" w:rsidR="00AD155B" w:rsidRDefault="00AD155B" w:rsidP="00AD155B">
      <w:pPr>
        <w:ind w:firstLine="720"/>
      </w:pPr>
      <w:r>
        <w:t>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 (Fig 1S). For taxonomic composition, the interaction model provided the best fit (controlling for complexity) for every principal component axis</w:t>
      </w:r>
      <w:r w:rsidR="00E83D65">
        <w:t>,</w:t>
      </w:r>
      <w:r>
        <w:t xml:space="preserve"> accounting for at least 98% of the model weight (Fig 3S). Principal component 1 </w:t>
      </w:r>
      <w:ins w:id="51" w:author="Beehner, Jacinta" w:date="2025-07-16T13:15:00Z" w16du:dateUtc="2025-07-16T17:15:00Z">
        <w:r w:rsidR="00287667">
          <w:t>wa</w:t>
        </w:r>
      </w:ins>
      <w:del w:id="52" w:author="Beehner, Jacinta" w:date="2025-07-16T13:15:00Z" w16du:dateUtc="2025-07-16T17:15:00Z">
        <w:r w:rsidDel="00287667">
          <w:delText>i</w:delText>
        </w:r>
      </w:del>
      <w:r>
        <w:t>s the only component with confidence intervals that d</w:t>
      </w:r>
      <w:ins w:id="53" w:author="Beehner, Jacinta" w:date="2025-07-16T13:15:00Z" w16du:dateUtc="2025-07-16T17:15:00Z">
        <w:r w:rsidR="00287667">
          <w:t>id</w:t>
        </w:r>
      </w:ins>
      <w:del w:id="54" w:author="Beehner, Jacinta" w:date="2025-07-16T13:15:00Z" w16du:dateUtc="2025-07-16T17:15:00Z">
        <w:r w:rsidDel="00287667">
          <w:delText>o</w:delText>
        </w:r>
      </w:del>
      <w:r>
        <w:t xml:space="preserve"> not include zero</w:t>
      </w:r>
      <w:r w:rsidR="00E83D65">
        <w:t>,</w:t>
      </w:r>
      <w:r>
        <w:t xml:space="preserve"> but account</w:t>
      </w:r>
      <w:ins w:id="55" w:author="Beehner, Jacinta" w:date="2025-07-16T13:15:00Z" w16du:dateUtc="2025-07-16T17:15:00Z">
        <w:r w:rsidR="00287667">
          <w:t>ed</w:t>
        </w:r>
      </w:ins>
      <w:del w:id="56" w:author="Beehner, Jacinta" w:date="2025-07-16T13:15:00Z" w16du:dateUtc="2025-07-16T17:15:00Z">
        <w:r w:rsidDel="00287667">
          <w:delText>s</w:delText>
        </w:r>
      </w:del>
      <w:r>
        <w:t xml:space="preserve"> for the greatest proportion of variance among all principal components. This result, along with the high model weight for every principal component, suggests that the relationship between temperature and beta diversity is associated with neopterin. In contrast, the temperature model provided the best fit for both alpha diversity metrics</w:t>
      </w:r>
      <w:r w:rsidR="00E83D65">
        <w:t>,</w:t>
      </w:r>
      <w:r>
        <w:t xml:space="preserve">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3S)</w:t>
      </w:r>
      <w:r w:rsidR="00E83D65">
        <w:t>,</w:t>
      </w:r>
      <w:r w:rsidRPr="0081413B">
        <w:t xml:space="preserve"> </w:t>
      </w:r>
      <w:r>
        <w:t>suggest that the relationship between taxonomic alpha diversity and temperature is independent of neopterin concentration.</w:t>
      </w:r>
    </w:p>
    <w:p w14:paraId="62A9939E" w14:textId="5A75654C" w:rsidR="00AD155B" w:rsidRDefault="00AD155B" w:rsidP="00AD155B">
      <w:pPr>
        <w:ind w:firstLine="720"/>
      </w:pPr>
      <w:r>
        <w:lastRenderedPageBreak/>
        <w:t>For metabolic functional composition, the interaction model provided the best fit for every principal component and observed pathways</w:t>
      </w:r>
      <w:r w:rsidR="00E83D65">
        <w:t>,</w:t>
      </w:r>
      <w:r>
        <w:t xml:space="preserve"> accounting for at least 98% of the model weight, while the temperature model provided the best fit for Shannon’s diversity</w:t>
      </w:r>
      <w:r w:rsidR="00E83D65">
        <w:t>,</w:t>
      </w:r>
      <w:r>
        <w:t xml:space="preserve"> accounting for 63% of the model weight (Fig 3S). Even though Principal component 3 </w:t>
      </w:r>
      <w:ins w:id="57" w:author="Beehner, Jacinta" w:date="2025-07-16T13:26:00Z" w16du:dateUtc="2025-07-16T17:26:00Z">
        <w:r w:rsidR="00671A14">
          <w:t>wa</w:t>
        </w:r>
      </w:ins>
      <w:del w:id="58" w:author="Beehner, Jacinta" w:date="2025-07-16T13:26:00Z" w16du:dateUtc="2025-07-16T17:26:00Z">
        <w:r w:rsidDel="00671A14">
          <w:delText>i</w:delText>
        </w:r>
      </w:del>
      <w:r>
        <w:t>s the only component where the confidence intervals d</w:t>
      </w:r>
      <w:ins w:id="59" w:author="Beehner, Jacinta" w:date="2025-07-16T13:27:00Z" w16du:dateUtc="2025-07-16T17:27:00Z">
        <w:r w:rsidR="00671A14">
          <w:t>id</w:t>
        </w:r>
      </w:ins>
      <w:del w:id="60" w:author="Beehner, Jacinta" w:date="2025-07-16T13:27:00Z" w16du:dateUtc="2025-07-16T17:27:00Z">
        <w:r w:rsidDel="00671A14">
          <w:delText>o</w:delText>
        </w:r>
      </w:del>
      <w:r>
        <w:t xml:space="preserve">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functional composition.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Shannon’s diversity.</w:t>
      </w:r>
    </w:p>
    <w:p w14:paraId="68BBEDAF" w14:textId="77777777" w:rsidR="00AD155B" w:rsidRDefault="00AD155B" w:rsidP="00AD155B"/>
    <w:p w14:paraId="16BA08C6" w14:textId="77777777" w:rsidR="00AD155B" w:rsidRDefault="00AD155B" w:rsidP="00AD155B">
      <w:pPr>
        <w:rPr>
          <w:i/>
          <w:iCs/>
        </w:rPr>
      </w:pPr>
      <w:r>
        <w:rPr>
          <w:i/>
          <w:iCs/>
        </w:rPr>
        <w:t>Taxonomic and metabolic pathway results</w:t>
      </w:r>
    </w:p>
    <w:p w14:paraId="18241BD7" w14:textId="12F43E2F" w:rsidR="005C3906" w:rsidRDefault="005C3906" w:rsidP="005C3906">
      <w:r>
        <w:t xml:space="preserve">Neopterin concentration </w:t>
      </w:r>
      <w:ins w:id="61" w:author="Beehner, Jacinta" w:date="2025-07-16T13:26:00Z" w16du:dateUtc="2025-07-16T17:26:00Z">
        <w:r w:rsidR="00671A14">
          <w:t>wa</w:t>
        </w:r>
      </w:ins>
      <w:del w:id="62" w:author="Beehner, Jacinta" w:date="2025-07-16T13:26:00Z" w16du:dateUtc="2025-07-16T17:26:00Z">
        <w:r w:rsidDel="00671A14">
          <w:delText>i</w:delText>
        </w:r>
      </w:del>
      <w:r>
        <w:t>s also associated with the relationship between</w:t>
      </w:r>
      <w:r w:rsidRPr="008852E2">
        <w:t xml:space="preserve"> </w:t>
      </w:r>
      <w:r>
        <w:t xml:space="preserve">temperature and the abundance of individual taxa. Using the same model comparison approach as the community-level analysis, the interaction model provided the best fit for 20 of the 93 temperature-associated taxa, accounting for at least 50% of the model weight in each case (Table 3S). To interpret the interaction effect, we plotted the relationship between </w:t>
      </w:r>
      <w:del w:id="63" w:author="Beehner, Jacinta" w:date="2025-07-16T12:41:00Z" w16du:dateUtc="2025-07-16T16:41:00Z">
        <w:r w:rsidDel="00673BCB">
          <w:delText xml:space="preserve">abundance and </w:delText>
        </w:r>
      </w:del>
      <w:r>
        <w:t>temperature</w:t>
      </w:r>
      <w:ins w:id="64" w:author="Beehner, Jacinta" w:date="2025-07-16T12:41:00Z" w16du:dateUtc="2025-07-16T16:41:00Z">
        <w:r w:rsidR="00673BCB">
          <w:t xml:space="preserve"> and abundance</w:t>
        </w:r>
      </w:ins>
      <w:r>
        <w:t xml:space="preserve"> across three discrete ranges of neopterin values (Fig 4). These results indicate two </w:t>
      </w:r>
      <w:del w:id="65" w:author="Beehner, Jacinta" w:date="2025-07-16T12:45:00Z" w16du:dateUtc="2025-07-16T16:45:00Z">
        <w:r w:rsidDel="00673BCB">
          <w:delText xml:space="preserve">distinct </w:delText>
        </w:r>
      </w:del>
      <w:ins w:id="66" w:author="Beehner, Jacinta" w:date="2025-07-16T12:45:00Z" w16du:dateUtc="2025-07-16T16:45:00Z">
        <w:r w:rsidR="00673BCB">
          <w:t xml:space="preserve">contrasting </w:t>
        </w:r>
      </w:ins>
      <w:r>
        <w:t>effects: (1) the relationship between temperature and abundance becomes more negative (</w:t>
      </w:r>
      <w:del w:id="67" w:author="Beehner, Jacinta" w:date="2025-07-16T13:24:00Z" w16du:dateUtc="2025-07-16T17:24:00Z">
        <w:r w:rsidDel="00671A14">
          <w:delText xml:space="preserve">i.e. </w:delText>
        </w:r>
      </w:del>
      <w:ins w:id="68" w:author="Beehner, Jacinta" w:date="2025-07-16T13:24:00Z" w16du:dateUtc="2025-07-16T17:24:00Z">
        <w:r w:rsidR="00671A14">
          <w:t xml:space="preserve">i.e., </w:t>
        </w:r>
      </w:ins>
      <w:r>
        <w:t>the slopes decrease) at higher neopterin concentrations (Fig 4A), and (2)</w:t>
      </w:r>
      <w:r w:rsidRPr="009C62EC">
        <w:t xml:space="preserve"> </w:t>
      </w:r>
      <w:r>
        <w:t>the relationship between temperature and abundance becomes more</w:t>
      </w:r>
      <w:r w:rsidRPr="009C62EC">
        <w:t xml:space="preserve"> </w:t>
      </w:r>
      <w:r>
        <w:t>positive (</w:t>
      </w:r>
      <w:del w:id="69" w:author="Beehner, Jacinta" w:date="2025-07-16T13:24:00Z" w16du:dateUtc="2025-07-16T17:24:00Z">
        <w:r w:rsidDel="00671A14">
          <w:delText xml:space="preserve">i.e. </w:delText>
        </w:r>
      </w:del>
      <w:ins w:id="70" w:author="Beehner, Jacinta" w:date="2025-07-16T13:24:00Z" w16du:dateUtc="2025-07-16T17:24:00Z">
        <w:r w:rsidR="00671A14">
          <w:t xml:space="preserve">i.e., </w:t>
        </w:r>
      </w:ins>
      <w:r>
        <w:t>the slopes increase) at higher neopterin concentrations (Fig 4B &amp; C).</w:t>
      </w:r>
      <w:r w:rsidRPr="007246CF">
        <w:t xml:space="preserve"> </w:t>
      </w:r>
      <w:r>
        <w:t>The majority of taxa (12 out of 20) exhibit decreasing slopes at higher neopterin</w:t>
      </w:r>
      <w:ins w:id="71" w:author="Beehner, Jacinta" w:date="2025-07-16T12:46:00Z" w16du:dateUtc="2025-07-16T16:46:00Z">
        <w:r w:rsidR="00673BCB">
          <w:t xml:space="preserve"> concentrations</w:t>
        </w:r>
      </w:ins>
      <w:r>
        <w:t xml:space="preserve">. These taxa are almost exclusively from the phyla </w:t>
      </w:r>
      <w:r w:rsidRPr="00B24088">
        <w:t>Bacteroidota</w:t>
      </w:r>
      <w:r>
        <w:t xml:space="preserve"> (5 taxa)</w:t>
      </w:r>
      <w:r w:rsidRPr="00B24088">
        <w:t xml:space="preserve"> and Firmicutes</w:t>
      </w:r>
      <w:r>
        <w:t xml:space="preserve"> (6 taxa), including two known SCFA producers, </w:t>
      </w:r>
      <w:r w:rsidRPr="007D3406">
        <w:rPr>
          <w:i/>
          <w:iCs/>
        </w:rPr>
        <w:t>Parabacteroides</w:t>
      </w:r>
      <w:r>
        <w:t xml:space="preserve"> and </w:t>
      </w:r>
      <w:r w:rsidRPr="007D3406">
        <w:rPr>
          <w:i/>
          <w:iCs/>
        </w:rPr>
        <w:t>Alistipes</w:t>
      </w:r>
      <w:r>
        <w:rPr>
          <w:rStyle w:val="Emphasis"/>
          <w:rFonts w:eastAsiaTheme="majorEastAsia"/>
        </w:rPr>
        <w:t xml:space="preserve"> </w:t>
      </w:r>
      <w:r>
        <w:fldChar w:fldCharType="begin"/>
      </w:r>
      <w:r w:rsidR="004D067A">
        <w:instrText xml:space="preserve"> ADDIN ZOTERO_ITEM CSL_CITATION {"citationID":"wESsU6it","properties":{"formattedCitation":"({\\i{}80}, {\\i{}81})","plainCitation":"(80, 81)","noteIndex":0},"citationItems":[{"id":2193,"uris":["http://zotero.org/users/13901503/items/TK9QBJNS"],"itemData":{"id":2193,"type":"article-journal","abstract":"Altered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4D067A" w:rsidRPr="004D067A">
        <w:t>(</w:t>
      </w:r>
      <w:r w:rsidR="004D067A" w:rsidRPr="004D067A">
        <w:rPr>
          <w:i/>
          <w:iCs/>
        </w:rPr>
        <w:t>80</w:t>
      </w:r>
      <w:r w:rsidR="004D067A" w:rsidRPr="004D067A">
        <w:t xml:space="preserve">, </w:t>
      </w:r>
      <w:r w:rsidR="004D067A" w:rsidRPr="004D067A">
        <w:rPr>
          <w:i/>
          <w:iCs/>
        </w:rPr>
        <w:t>81</w:t>
      </w:r>
      <w:r w:rsidR="004D067A" w:rsidRPr="004D067A">
        <w:t>)</w:t>
      </w:r>
      <w:r>
        <w:fldChar w:fldCharType="end"/>
      </w:r>
      <w:r>
        <w:t>. The taxa that exhibit increasing slopes (8 out of 20) show two distinct patterns: one where a positive slope becomes steeper when neopterin is high, and another where a negative slope changes to positive when neopterin is high.</w:t>
      </w:r>
      <w:r w:rsidRPr="00367C74">
        <w:t xml:space="preserve"> </w:t>
      </w:r>
      <w:r>
        <w:t>These taxa includ</w:t>
      </w:r>
      <w:r w:rsidR="004E066B">
        <w:t>e</w:t>
      </w:r>
      <w:r>
        <w:t xml:space="preserve"> two SCFA producers, </w:t>
      </w:r>
      <w:r>
        <w:rPr>
          <w:rStyle w:val="Emphasis"/>
          <w:rFonts w:eastAsiaTheme="majorEastAsia"/>
        </w:rPr>
        <w:t>Phascolarctobacterium</w:t>
      </w:r>
      <w:r>
        <w:t xml:space="preserve"> and </w:t>
      </w:r>
      <w:r w:rsidRPr="006841BE">
        <w:rPr>
          <w:rStyle w:val="Emphasis"/>
          <w:rFonts w:eastAsiaTheme="majorEastAsia"/>
        </w:rPr>
        <w:t>Eubacterium</w:t>
      </w:r>
      <w:r>
        <w:t xml:space="preserve">  </w:t>
      </w:r>
      <w:r>
        <w:fldChar w:fldCharType="begin"/>
      </w:r>
      <w:r w:rsidR="004D067A">
        <w:instrText xml:space="preserve"> ADDIN ZOTERO_ITEM CSL_CITATION {"citationID":"nc5nFo7O","properties":{"formattedCitation":"({\\i{}82}, {\\i{}83})","plainCitation":"(82, 83)","noteIndex":0},"citationItems":[{"id":3715,"uris":["http://zotero.org/users/13901503/items/6SAKEANZ"],"itemData":{"id":3715,"type":"article-journal","abstract":"Summary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4D067A" w:rsidRPr="004D067A">
        <w:t>(</w:t>
      </w:r>
      <w:r w:rsidR="004D067A" w:rsidRPr="004D067A">
        <w:rPr>
          <w:i/>
          <w:iCs/>
        </w:rPr>
        <w:t>82</w:t>
      </w:r>
      <w:r w:rsidR="004D067A" w:rsidRPr="004D067A">
        <w:t xml:space="preserve">, </w:t>
      </w:r>
      <w:r w:rsidR="004D067A" w:rsidRPr="004D067A">
        <w:rPr>
          <w:i/>
          <w:iCs/>
        </w:rPr>
        <w:t>83</w:t>
      </w:r>
      <w:r w:rsidR="004D067A" w:rsidRPr="004D067A">
        <w:t>)</w:t>
      </w:r>
      <w:r>
        <w:fldChar w:fldCharType="end"/>
      </w:r>
      <w:del w:id="72" w:author="Beehner, Jacinta" w:date="2025-07-16T13:28:00Z" w16du:dateUtc="2025-07-16T17:28:00Z">
        <w:r w:rsidR="004E066B" w:rsidDel="00671A14">
          <w:delText xml:space="preserve"> </w:delText>
        </w:r>
      </w:del>
      <w:r w:rsidR="004E066B">
        <w:t xml:space="preserve">, and the </w:t>
      </w:r>
      <w:r>
        <w:t xml:space="preserve">family </w:t>
      </w:r>
      <w:r w:rsidRPr="00516686">
        <w:rPr>
          <w:rStyle w:val="Strong"/>
          <w:rFonts w:eastAsiaTheme="majorEastAsia"/>
          <w:b w:val="0"/>
          <w:bCs w:val="0"/>
          <w:i/>
          <w:iCs/>
        </w:rPr>
        <w:t>Helicobacteraceae</w:t>
      </w:r>
      <w:r>
        <w:rPr>
          <w:rStyle w:val="Strong"/>
          <w:rFonts w:eastAsiaTheme="majorEastAsia"/>
          <w:b w:val="0"/>
          <w:bCs w:val="0"/>
          <w:i/>
          <w:iCs/>
        </w:rPr>
        <w:t xml:space="preserve">, </w:t>
      </w:r>
      <w:r>
        <w:rPr>
          <w:rStyle w:val="Strong"/>
          <w:rFonts w:eastAsiaTheme="majorEastAsia"/>
          <w:b w:val="0"/>
          <w:bCs w:val="0"/>
        </w:rPr>
        <w:t xml:space="preserve">which commonly includes facultative anaerobes </w:t>
      </w:r>
      <w:r>
        <w:rPr>
          <w:rStyle w:val="Strong"/>
          <w:rFonts w:eastAsiaTheme="majorEastAsia"/>
          <w:b w:val="0"/>
          <w:bCs w:val="0"/>
        </w:rPr>
        <w:fldChar w:fldCharType="begin"/>
      </w:r>
      <w:r w:rsidR="004D067A">
        <w:rPr>
          <w:rStyle w:val="Strong"/>
          <w:rFonts w:eastAsiaTheme="majorEastAsia"/>
          <w:b w:val="0"/>
          <w:bCs w:val="0"/>
        </w:rPr>
        <w:instrText xml:space="preserve"> ADDIN ZOTERO_ITEM CSL_CITATION {"citationID":"o9UAt3dv","properties":{"formattedCitation":"({\\i{}84})","plainCitation":"(84)","noteIndex":0},"citationItems":[{"id":3984,"uris":["http://zotero.org/users/13901503/items/PFZ9P5R3"],"itemData":{"id":3984,"type":"article-journal","abstract":"Helicobacter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Pr>
          <w:rStyle w:val="Strong"/>
          <w:rFonts w:eastAsiaTheme="majorEastAsia"/>
          <w:b w:val="0"/>
          <w:bCs w:val="0"/>
        </w:rPr>
        <w:fldChar w:fldCharType="separate"/>
      </w:r>
      <w:r w:rsidR="004D067A" w:rsidRPr="004D067A">
        <w:t>(</w:t>
      </w:r>
      <w:r w:rsidR="004D067A" w:rsidRPr="004D067A">
        <w:rPr>
          <w:i/>
          <w:iCs/>
        </w:rPr>
        <w:t>84</w:t>
      </w:r>
      <w:r w:rsidR="004D067A" w:rsidRPr="004D067A">
        <w:t>)</w:t>
      </w:r>
      <w:r>
        <w:rPr>
          <w:rStyle w:val="Strong"/>
          <w:rFonts w:eastAsiaTheme="majorEastAsia"/>
          <w:b w:val="0"/>
          <w:bCs w:val="0"/>
        </w:rPr>
        <w:fldChar w:fldCharType="end"/>
      </w:r>
      <w:r>
        <w:rPr>
          <w:rStyle w:val="Strong"/>
          <w:rFonts w:eastAsiaTheme="majorEastAsia"/>
          <w:b w:val="0"/>
          <w:bCs w:val="0"/>
        </w:rPr>
        <w:t>.</w:t>
      </w:r>
      <w:r>
        <w:t xml:space="preserve"> </w:t>
      </w:r>
    </w:p>
    <w:p w14:paraId="4130022C" w14:textId="5895915C" w:rsidR="00AD254A" w:rsidRPr="008A1BC7" w:rsidRDefault="00A13010" w:rsidP="00AD254A">
      <w:pPr>
        <w:ind w:firstLine="720"/>
        <w:rPr>
          <w:lang w:val="it-IT"/>
          <w:rPrChange w:id="73" w:author="Maria Luisa Savo Sardaro" w:date="2025-07-26T09:50:00Z" w16du:dateUtc="2025-07-26T06:50:00Z">
            <w:rPr/>
          </w:rPrChange>
        </w:rPr>
      </w:pPr>
      <w:r>
        <w:t xml:space="preserve">Neopterin concentration </w:t>
      </w:r>
      <w:ins w:id="74" w:author="Beehner, Jacinta" w:date="2025-07-16T13:28:00Z" w16du:dateUtc="2025-07-16T17:28:00Z">
        <w:r w:rsidR="00671A14">
          <w:t>wa</w:t>
        </w:r>
      </w:ins>
      <w:del w:id="75" w:author="Beehner, Jacinta" w:date="2025-07-16T13:28:00Z" w16du:dateUtc="2025-07-16T17:28:00Z">
        <w:r w:rsidDel="00671A14">
          <w:delText>i</w:delText>
        </w:r>
      </w:del>
      <w:r>
        <w:t>s also associated with the relationship between</w:t>
      </w:r>
      <w:r w:rsidRPr="008852E2">
        <w:t xml:space="preserve"> </w:t>
      </w:r>
      <w:r>
        <w:t xml:space="preserve">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temperature across two discrete ranges of neopterin values. </w:t>
      </w:r>
      <w:r w:rsidR="00AD254A">
        <w:t>These results indicate</w:t>
      </w:r>
      <w:ins w:id="76" w:author="Beehner, Jacinta" w:date="2025-07-16T13:28:00Z" w16du:dateUtc="2025-07-16T17:28:00Z">
        <w:r w:rsidR="00671A14">
          <w:t>d</w:t>
        </w:r>
      </w:ins>
      <w:r w:rsidR="00AD254A">
        <w:t xml:space="preserve"> the same two </w:t>
      </w:r>
      <w:commentRangeStart w:id="77"/>
      <w:r w:rsidR="00AD254A">
        <w:t>effects as the taxonomic analysis (1) where slopes decrease</w:t>
      </w:r>
      <w:ins w:id="78" w:author="Beehner, Jacinta" w:date="2025-07-16T13:28:00Z" w16du:dateUtc="2025-07-16T17:28:00Z">
        <w:r w:rsidR="00671A14">
          <w:t>d</w:t>
        </w:r>
      </w:ins>
      <w:r w:rsidR="00AD254A">
        <w:t xml:space="preserve"> at higher neopterin (Fig 5A-C) and (2) where slopes increase</w:t>
      </w:r>
      <w:ins w:id="79" w:author="Beehner, Jacinta" w:date="2025-07-16T13:28:00Z" w16du:dateUtc="2025-07-16T17:28:00Z">
        <w:r w:rsidR="00671A14">
          <w:t>d</w:t>
        </w:r>
      </w:ins>
      <w:r w:rsidR="00AD254A">
        <w:t xml:space="preserve"> at higher neopterin (Fig 5D &amp; E). The pathways that exhibit</w:t>
      </w:r>
      <w:ins w:id="80" w:author="Beehner, Jacinta" w:date="2025-07-16T13:29:00Z" w16du:dateUtc="2025-07-16T17:29:00Z">
        <w:r w:rsidR="00671A14">
          <w:t>ed</w:t>
        </w:r>
      </w:ins>
      <w:r w:rsidR="00AD254A">
        <w:t xml:space="preserve"> decreasing slopes show three distinct patterns: one where a positive slope change</w:t>
      </w:r>
      <w:ins w:id="81" w:author="Beehner, Jacinta" w:date="2025-07-16T13:29:00Z" w16du:dateUtc="2025-07-16T17:29:00Z">
        <w:r w:rsidR="00671A14">
          <w:t>d</w:t>
        </w:r>
      </w:ins>
      <w:del w:id="82" w:author="Beehner, Jacinta" w:date="2025-07-16T13:29:00Z" w16du:dateUtc="2025-07-16T17:29:00Z">
        <w:r w:rsidR="00AD254A" w:rsidDel="00671A14">
          <w:delText>s</w:delText>
        </w:r>
      </w:del>
      <w:r w:rsidR="00AD254A">
        <w:t xml:space="preserve"> to negative, another where a positive slope bec</w:t>
      </w:r>
      <w:ins w:id="83" w:author="Beehner, Jacinta" w:date="2025-07-16T13:29:00Z" w16du:dateUtc="2025-07-16T17:29:00Z">
        <w:r w:rsidR="00671A14">
          <w:t>a</w:t>
        </w:r>
      </w:ins>
      <w:del w:id="84" w:author="Beehner, Jacinta" w:date="2025-07-16T13:29:00Z" w16du:dateUtc="2025-07-16T17:29:00Z">
        <w:r w:rsidR="00AD254A" w:rsidDel="00671A14">
          <w:delText>o</w:delText>
        </w:r>
      </w:del>
      <w:r w:rsidR="00AD254A">
        <w:t>me</w:t>
      </w:r>
      <w:del w:id="85" w:author="Beehner, Jacinta" w:date="2025-07-16T13:29:00Z" w16du:dateUtc="2025-07-16T17:29:00Z">
        <w:r w:rsidR="00AD254A" w:rsidDel="00671A14">
          <w:delText>s</w:delText>
        </w:r>
      </w:del>
      <w:r w:rsidR="00AD254A">
        <w:t xml:space="preserve"> less positive, and one where a negative slope bec</w:t>
      </w:r>
      <w:ins w:id="86" w:author="Beehner, Jacinta" w:date="2025-07-16T13:29:00Z" w16du:dateUtc="2025-07-16T17:29:00Z">
        <w:r w:rsidR="00671A14">
          <w:t>a</w:t>
        </w:r>
      </w:ins>
      <w:del w:id="87" w:author="Beehner, Jacinta" w:date="2025-07-16T13:29:00Z" w16du:dateUtc="2025-07-16T17:29:00Z">
        <w:r w:rsidR="00AD254A" w:rsidDel="00671A14">
          <w:delText>o</w:delText>
        </w:r>
      </w:del>
      <w:r w:rsidR="00AD254A">
        <w:t>me</w:t>
      </w:r>
      <w:del w:id="88" w:author="Beehner, Jacinta" w:date="2025-07-16T13:29:00Z" w16du:dateUtc="2025-07-16T17:29:00Z">
        <w:r w:rsidR="00AD254A" w:rsidDel="00671A14">
          <w:delText>s</w:delText>
        </w:r>
      </w:del>
      <w:r w:rsidR="00AD254A">
        <w:t xml:space="preserve"> steeper. </w:t>
      </w:r>
      <w:commentRangeEnd w:id="77"/>
      <w:r w:rsidR="00671A14">
        <w:rPr>
          <w:rStyle w:val="CommentReference"/>
        </w:rPr>
        <w:commentReference w:id="77"/>
      </w:r>
      <w:r w:rsidR="00AD254A">
        <w:t>This group include</w:t>
      </w:r>
      <w:ins w:id="89" w:author="Beehner, Jacinta" w:date="2025-07-16T13:29:00Z" w16du:dateUtc="2025-07-16T17:29:00Z">
        <w:r w:rsidR="00671A14">
          <w:t>d</w:t>
        </w:r>
      </w:ins>
      <w:del w:id="90" w:author="Beehner, Jacinta" w:date="2025-07-16T13:29:00Z" w16du:dateUtc="2025-07-16T17:29:00Z">
        <w:r w:rsidR="00AD254A" w:rsidDel="00671A14">
          <w:delText>s</w:delText>
        </w:r>
      </w:del>
      <w:r w:rsidR="00AD254A">
        <w:t xml:space="preserve"> pathways involved in anti-inflammatory signaling</w:t>
      </w:r>
      <w:r w:rsidR="004E066B">
        <w:t>,</w:t>
      </w:r>
      <w:r w:rsidR="00AD254A">
        <w:t xml:space="preserve"> including synthesis of monounsaturated fatty acids </w:t>
      </w:r>
      <w:r w:rsidR="00AD254A">
        <w:fldChar w:fldCharType="begin"/>
      </w:r>
      <w:r w:rsidR="004D067A">
        <w:instrText xml:space="preserve"> ADDIN ZOTERO_ITEM CSL_CITATION {"citationID":"Yyg97aqJ","properties":{"formattedCitation":"({\\i{}77})","plainCitation":"(77)","noteIndex":0},"citationItems":[{"id":3176,"uris":["http://zotero.org/users/13901503/items/HTMPX6GE"],"itemData":{"id":3176,"type":"article-journal","abstract":"Monocytes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AD254A">
        <w:fldChar w:fldCharType="separate"/>
      </w:r>
      <w:r w:rsidR="004D067A" w:rsidRPr="004D067A">
        <w:t>(</w:t>
      </w:r>
      <w:r w:rsidR="004D067A" w:rsidRPr="004D067A">
        <w:rPr>
          <w:i/>
          <w:iCs/>
        </w:rPr>
        <w:t>77</w:t>
      </w:r>
      <w:r w:rsidR="004D067A" w:rsidRPr="004D067A">
        <w:t>)</w:t>
      </w:r>
      <w:r w:rsidR="00AD254A">
        <w:fldChar w:fldCharType="end"/>
      </w:r>
      <w:r w:rsidR="00AD254A">
        <w:t xml:space="preserve"> and tryptophan, as well as those typically associated with obligate anaerobes, including complex carb fermentation </w:t>
      </w:r>
      <w:r w:rsidR="00AD254A" w:rsidRPr="00AD7F54">
        <w:t>(Flint et al., 2012) and Gram-positive cell wall biosynthesis</w:t>
      </w:r>
      <w:r w:rsidR="00AD254A">
        <w:t xml:space="preserve"> characteristic of </w:t>
      </w:r>
      <w:r w:rsidR="00AD254A" w:rsidRPr="00AD7F54">
        <w:t>obligate</w:t>
      </w:r>
      <w:r w:rsidR="00AD254A">
        <w:t xml:space="preserve"> anaerobes</w:t>
      </w:r>
      <w:r w:rsidR="00AD254A" w:rsidRPr="00AD7F54">
        <w:t xml:space="preserve"> from the Firmicutes phylum</w:t>
      </w:r>
      <w:r w:rsidR="00AD254A">
        <w:t xml:space="preserve"> </w:t>
      </w:r>
      <w:r w:rsidR="00AD254A">
        <w:rPr>
          <w:rStyle w:val="Strong"/>
          <w:rFonts w:eastAsiaTheme="majorEastAsia"/>
          <w:b w:val="0"/>
          <w:bCs w:val="0"/>
        </w:rPr>
        <w:fldChar w:fldCharType="begin"/>
      </w:r>
      <w:r w:rsidR="004D067A">
        <w:rPr>
          <w:rStyle w:val="Strong"/>
          <w:rFonts w:eastAsiaTheme="majorEastAsia"/>
        </w:rPr>
        <w:instrText xml:space="preserve"> ADDIN ZOTERO_ITEM CSL_CITATION {"citationID":"yCxgcM3a","properties":{"formattedCitation":"({\\i{}85})","plainCitation":"(85)","noteIndex":0},"citationItems":[{"id":3707,"uris":["http://zotero.org/users/13901503/items/DINXISI6"],"itemData":{"id":3707,"type":"article-journal","abstract":"The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AD254A">
        <w:rPr>
          <w:rStyle w:val="Strong"/>
          <w:rFonts w:eastAsiaTheme="majorEastAsia"/>
          <w:b w:val="0"/>
          <w:bCs w:val="0"/>
        </w:rPr>
        <w:fldChar w:fldCharType="separate"/>
      </w:r>
      <w:r w:rsidR="004D067A" w:rsidRPr="004D067A">
        <w:t>(</w:t>
      </w:r>
      <w:r w:rsidR="004D067A" w:rsidRPr="004D067A">
        <w:rPr>
          <w:i/>
          <w:iCs/>
        </w:rPr>
        <w:t>85</w:t>
      </w:r>
      <w:r w:rsidR="004D067A" w:rsidRPr="004D067A">
        <w:t>)</w:t>
      </w:r>
      <w:r w:rsidR="00AD254A">
        <w:rPr>
          <w:rStyle w:val="Strong"/>
          <w:rFonts w:eastAsiaTheme="majorEastAsia"/>
          <w:b w:val="0"/>
          <w:bCs w:val="0"/>
        </w:rPr>
        <w:fldChar w:fldCharType="end"/>
      </w:r>
      <w:r w:rsidR="00AD254A">
        <w:t>. The majority of pathways (37 out of 65) exhibit</w:t>
      </w:r>
      <w:ins w:id="91" w:author="Beehner, Jacinta" w:date="2025-07-16T13:30:00Z" w16du:dateUtc="2025-07-16T17:30:00Z">
        <w:r w:rsidR="00671A14">
          <w:t>ed</w:t>
        </w:r>
      </w:ins>
      <w:r w:rsidR="00AD254A">
        <w:t xml:space="preserve"> increasing slopes at higher </w:t>
      </w:r>
      <w:r w:rsidR="00AD254A">
        <w:lastRenderedPageBreak/>
        <w:t>neopterin</w:t>
      </w:r>
      <w:ins w:id="92" w:author="Beehner, Jacinta" w:date="2025-07-16T13:30:00Z" w16du:dateUtc="2025-07-16T17:30:00Z">
        <w:r w:rsidR="00671A14">
          <w:t xml:space="preserve"> concentrations</w:t>
        </w:r>
      </w:ins>
      <w:r w:rsidR="00AD254A">
        <w:t xml:space="preserve">. There </w:t>
      </w:r>
      <w:ins w:id="93" w:author="Beehner, Jacinta" w:date="2025-07-16T13:30:00Z" w16du:dateUtc="2025-07-16T17:30:00Z">
        <w:r w:rsidR="00671A14">
          <w:t>we</w:t>
        </w:r>
      </w:ins>
      <w:del w:id="94" w:author="Beehner, Jacinta" w:date="2025-07-16T13:30:00Z" w16du:dateUtc="2025-07-16T17:30:00Z">
        <w:r w:rsidR="00AD254A" w:rsidDel="00671A14">
          <w:delText>a</w:delText>
        </w:r>
      </w:del>
      <w:r w:rsidR="00AD254A">
        <w:t>re two patterns of increasing slopes: one where a negative slope change</w:t>
      </w:r>
      <w:ins w:id="95" w:author="Beehner, Jacinta" w:date="2025-07-16T13:30:00Z" w16du:dateUtc="2025-07-16T17:30:00Z">
        <w:r w:rsidR="00671A14">
          <w:t>d</w:t>
        </w:r>
      </w:ins>
      <w:del w:id="96" w:author="Beehner, Jacinta" w:date="2025-07-16T13:30:00Z" w16du:dateUtc="2025-07-16T17:30:00Z">
        <w:r w:rsidR="00AD254A" w:rsidDel="00671A14">
          <w:delText>s</w:delText>
        </w:r>
      </w:del>
      <w:r w:rsidR="00AD254A">
        <w:t xml:space="preserve"> to positive when neopterin </w:t>
      </w:r>
      <w:ins w:id="97" w:author="Beehner, Jacinta" w:date="2025-07-16T13:30:00Z" w16du:dateUtc="2025-07-16T17:30:00Z">
        <w:r w:rsidR="00671A14">
          <w:t>wa</w:t>
        </w:r>
      </w:ins>
      <w:del w:id="98" w:author="Beehner, Jacinta" w:date="2025-07-16T13:30:00Z" w16du:dateUtc="2025-07-16T17:30:00Z">
        <w:r w:rsidR="00AD254A" w:rsidDel="00671A14">
          <w:delText>i</w:delText>
        </w:r>
      </w:del>
      <w:r w:rsidR="00AD254A">
        <w:t>s high, and another where a positive slope bec</w:t>
      </w:r>
      <w:ins w:id="99" w:author="Beehner, Jacinta" w:date="2025-07-16T13:30:00Z" w16du:dateUtc="2025-07-16T17:30:00Z">
        <w:r w:rsidR="00671A14">
          <w:t>a</w:t>
        </w:r>
      </w:ins>
      <w:del w:id="100" w:author="Beehner, Jacinta" w:date="2025-07-16T13:30:00Z" w16du:dateUtc="2025-07-16T17:30:00Z">
        <w:r w:rsidR="00AD254A" w:rsidDel="00671A14">
          <w:delText>o</w:delText>
        </w:r>
      </w:del>
      <w:r w:rsidR="00AD254A">
        <w:t>me</w:t>
      </w:r>
      <w:del w:id="101" w:author="Beehner, Jacinta" w:date="2025-07-16T13:30:00Z" w16du:dateUtc="2025-07-16T17:30:00Z">
        <w:r w:rsidR="00AD254A" w:rsidDel="00671A14">
          <w:delText>s</w:delText>
        </w:r>
      </w:del>
      <w:r w:rsidR="00AD254A">
        <w:t xml:space="preserve"> steeper when neopterin </w:t>
      </w:r>
      <w:ins w:id="102" w:author="Beehner, Jacinta" w:date="2025-07-16T13:30:00Z" w16du:dateUtc="2025-07-16T17:30:00Z">
        <w:r w:rsidR="00671A14">
          <w:t>was</w:t>
        </w:r>
      </w:ins>
      <w:del w:id="103" w:author="Beehner, Jacinta" w:date="2025-07-16T13:30:00Z" w16du:dateUtc="2025-07-16T17:30:00Z">
        <w:r w:rsidR="00AD254A" w:rsidDel="00671A14">
          <w:delText>is</w:delText>
        </w:r>
      </w:del>
      <w:r w:rsidR="00AD254A">
        <w:t xml:space="preserve"> high. These groups include</w:t>
      </w:r>
      <w:ins w:id="104" w:author="Beehner, Jacinta" w:date="2025-07-16T13:30:00Z" w16du:dateUtc="2025-07-16T17:30:00Z">
        <w:r w:rsidR="00671A14">
          <w:t>d</w:t>
        </w:r>
      </w:ins>
      <w:r w:rsidR="00AD254A">
        <w:t xml:space="preserve"> pathways commonly associated with facultative anaerobes, including the </w:t>
      </w:r>
      <w:r w:rsidR="00AD254A" w:rsidRPr="001261A1">
        <w:t>glyoxylate cycle</w:t>
      </w:r>
      <w:r w:rsidR="00AD254A">
        <w:t xml:space="preserve"> </w:t>
      </w:r>
      <w:r w:rsidR="00AD254A">
        <w:fldChar w:fldCharType="begin"/>
      </w:r>
      <w:r w:rsidR="004D067A">
        <w:instrText xml:space="preserve"> ADDIN ZOTERO_ITEM CSL_CITATION {"citationID":"MREWhKrM","properties":{"formattedCitation":"({\\i{}86})","plainCitation":"(86)","noteIndex":0},"citationItems":[{"id":3666,"uris":["http://zotero.org/users/13901503/items/787C6UND"],"itemData":{"id":3666,"type":"article-journal","abstract":"&lt;p&gt;The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rsidR="00AD254A">
        <w:fldChar w:fldCharType="separate"/>
      </w:r>
      <w:r w:rsidR="004D067A" w:rsidRPr="004D067A">
        <w:t>(</w:t>
      </w:r>
      <w:r w:rsidR="004D067A" w:rsidRPr="004D067A">
        <w:rPr>
          <w:i/>
          <w:iCs/>
        </w:rPr>
        <w:t>86</w:t>
      </w:r>
      <w:r w:rsidR="004D067A" w:rsidRPr="004D067A">
        <w:t>)</w:t>
      </w:r>
      <w:r w:rsidR="00AD254A">
        <w:fldChar w:fldCharType="end"/>
      </w:r>
      <w:r w:rsidR="00AD254A">
        <w:t xml:space="preserve">, </w:t>
      </w:r>
      <w:r w:rsidR="00AD254A" w:rsidRPr="001261A1">
        <w:t>Rubisco shunt</w:t>
      </w:r>
      <w:r w:rsidR="00AD254A">
        <w:t xml:space="preserve"> </w:t>
      </w:r>
      <w:r w:rsidR="00AD254A">
        <w:fldChar w:fldCharType="begin"/>
      </w:r>
      <w:r w:rsidR="004D067A">
        <w:instrText xml:space="preserve"> ADDIN ZOTERO_ITEM CSL_CITATION {"citationID":"8lsfxZT8","properties":{"formattedCitation":"({\\i{}87})","plainCitation":"(87)","noteIndex":0},"citationItems":[{"id":3661,"uris":["http://zotero.org/users/13901503/items/7EH7QSRX"],"itemData":{"id":3661,"type":"article-journal","abstract":"Rubisco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AD254A">
        <w:fldChar w:fldCharType="separate"/>
      </w:r>
      <w:r w:rsidR="004D067A" w:rsidRPr="004D067A">
        <w:t>(</w:t>
      </w:r>
      <w:r w:rsidR="004D067A" w:rsidRPr="004D067A">
        <w:rPr>
          <w:i/>
          <w:iCs/>
        </w:rPr>
        <w:t>87</w:t>
      </w:r>
      <w:r w:rsidR="004D067A" w:rsidRPr="004D067A">
        <w:t>)</w:t>
      </w:r>
      <w:r w:rsidR="00AD254A">
        <w:fldChar w:fldCharType="end"/>
      </w:r>
      <w:r w:rsidR="00AD254A">
        <w:t xml:space="preserve">, ubiquinone biosynthesis </w:t>
      </w:r>
      <w:r w:rsidR="00AD254A">
        <w:fldChar w:fldCharType="begin"/>
      </w:r>
      <w:r w:rsidR="004D067A">
        <w:instrText xml:space="preserve"> ADDIN ZOTERO_ITEM CSL_CITATION {"citationID":"hub5pdYU","properties":{"formattedCitation":"({\\i{}88})","plainCitation":"(88)","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AD254A">
        <w:fldChar w:fldCharType="separate"/>
      </w:r>
      <w:r w:rsidR="004D067A" w:rsidRPr="004D067A">
        <w:t>(</w:t>
      </w:r>
      <w:r w:rsidR="004D067A" w:rsidRPr="004D067A">
        <w:rPr>
          <w:i/>
          <w:iCs/>
        </w:rPr>
        <w:t>88</w:t>
      </w:r>
      <w:r w:rsidR="004D067A" w:rsidRPr="004D067A">
        <w:t>)</w:t>
      </w:r>
      <w:r w:rsidR="00AD254A">
        <w:fldChar w:fldCharType="end"/>
      </w:r>
      <w:r w:rsidR="00AD254A">
        <w:t xml:space="preserve">, </w:t>
      </w:r>
      <w:r w:rsidR="00AD254A" w:rsidRPr="001261A1">
        <w:t>enterobacterial common antigen biosynthesis</w:t>
      </w:r>
      <w:r w:rsidR="00AD254A">
        <w:t xml:space="preserve"> </w:t>
      </w:r>
      <w:r w:rsidR="00AD254A">
        <w:fldChar w:fldCharType="begin"/>
      </w:r>
      <w:r w:rsidR="004D067A">
        <w:instrText xml:space="preserve"> ADDIN ZOTERO_ITEM CSL_CITATION {"citationID":"FvN60f2B","properties":{"formattedCitation":"({\\i{}89})","plainCitation":"(89)","noteIndex":0},"citationItems":[{"id":3712,"uris":["http://zotero.org/users/13901503/items/S8VNSY7N"],"itemData":{"id":3712,"type":"article-journal","abstract":"Enterobacterial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AD254A">
        <w:fldChar w:fldCharType="separate"/>
      </w:r>
      <w:r w:rsidR="004D067A" w:rsidRPr="004D067A">
        <w:t>(</w:t>
      </w:r>
      <w:r w:rsidR="004D067A" w:rsidRPr="004D067A">
        <w:rPr>
          <w:i/>
          <w:iCs/>
        </w:rPr>
        <w:t>89</w:t>
      </w:r>
      <w:r w:rsidR="004D067A" w:rsidRPr="004D067A">
        <w:t>)</w:t>
      </w:r>
      <w:r w:rsidR="00AD254A">
        <w:fldChar w:fldCharType="end"/>
      </w:r>
      <w:r w:rsidR="00AD254A">
        <w:t xml:space="preserve">, and Lipid A biosynthesis </w:t>
      </w:r>
      <w:r w:rsidR="00AD254A">
        <w:fldChar w:fldCharType="begin"/>
      </w:r>
      <w:r w:rsidR="00B64BE6">
        <w:instrText xml:space="preserve"> ADDIN ZOTERO_ITEM CSL_CITATION {"citationID":"XLDjRCPa","properties":{"formattedCitation":"({\\i{}90})","plainCitation":"(90)","noteIndex":0},"citationItems":[{"id":3710,"uris":["http://zotero.org/users/13901503/items/7XBTXUWV"],"itemData":{"id":3710,"type":"article-journal","abstract":"Bacterial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AD254A">
        <w:fldChar w:fldCharType="separate"/>
      </w:r>
      <w:r w:rsidR="004D067A" w:rsidRPr="004D067A">
        <w:t>(</w:t>
      </w:r>
      <w:r w:rsidR="004D067A" w:rsidRPr="004D067A">
        <w:rPr>
          <w:i/>
          <w:iCs/>
        </w:rPr>
        <w:t>90</w:t>
      </w:r>
      <w:r w:rsidR="004D067A" w:rsidRPr="004D067A">
        <w:t>)</w:t>
      </w:r>
      <w:r w:rsidR="00AD254A">
        <w:fldChar w:fldCharType="end"/>
      </w:r>
      <w:r w:rsidR="00AD254A">
        <w:t>. They also include</w:t>
      </w:r>
      <w:ins w:id="105" w:author="Beehner, Jacinta" w:date="2025-07-16T13:30:00Z" w16du:dateUtc="2025-07-16T17:30:00Z">
        <w:r w:rsidR="00671A14">
          <w:t>d</w:t>
        </w:r>
      </w:ins>
      <w:r w:rsidR="00AD254A">
        <w:t xml:space="preserve"> pathways involved in redox maintenance, including the synthesis of B vitamins </w:t>
      </w:r>
      <w:r w:rsidR="00AD254A">
        <w:fldChar w:fldCharType="begin"/>
      </w:r>
      <w:r w:rsidR="004D067A">
        <w:instrText xml:space="preserve"> ADDIN ZOTERO_ITEM CSL_CITATION {"citationID":"UqKOmPfK","properties":{"formattedCitation":"({\\i{}66},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w:instrText>
      </w:r>
      <w:r w:rsidR="004D067A" w:rsidRPr="008A1BC7">
        <w:rPr>
          <w:lang w:val="it-IT"/>
          <w:rPrChange w:id="106" w:author="Maria Luisa Savo Sardaro" w:date="2025-07-26T09:50:00Z" w16du:dateUtc="2025-07-26T06:50:00Z">
            <w:rPr/>
          </w:rPrChange>
        </w:rPr>
        <w:instrText xml:space="preserve">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rsidR="00AD254A">
        <w:fldChar w:fldCharType="separate"/>
      </w:r>
      <w:r w:rsidR="004D067A" w:rsidRPr="008A1BC7">
        <w:rPr>
          <w:lang w:val="it-IT"/>
          <w:rPrChange w:id="107" w:author="Maria Luisa Savo Sardaro" w:date="2025-07-26T09:50:00Z" w16du:dateUtc="2025-07-26T06:50:00Z">
            <w:rPr/>
          </w:rPrChange>
        </w:rPr>
        <w:t>(</w:t>
      </w:r>
      <w:r w:rsidR="004D067A" w:rsidRPr="008A1BC7">
        <w:rPr>
          <w:i/>
          <w:iCs/>
          <w:lang w:val="it-IT"/>
          <w:rPrChange w:id="108" w:author="Maria Luisa Savo Sardaro" w:date="2025-07-26T09:50:00Z" w16du:dateUtc="2025-07-26T06:50:00Z">
            <w:rPr>
              <w:i/>
              <w:iCs/>
            </w:rPr>
          </w:rPrChange>
        </w:rPr>
        <w:t>66</w:t>
      </w:r>
      <w:r w:rsidR="004D067A" w:rsidRPr="008A1BC7">
        <w:rPr>
          <w:lang w:val="it-IT"/>
          <w:rPrChange w:id="109" w:author="Maria Luisa Savo Sardaro" w:date="2025-07-26T09:50:00Z" w16du:dateUtc="2025-07-26T06:50:00Z">
            <w:rPr/>
          </w:rPrChange>
        </w:rPr>
        <w:t xml:space="preserve">, </w:t>
      </w:r>
      <w:r w:rsidR="004D067A" w:rsidRPr="008A1BC7">
        <w:rPr>
          <w:i/>
          <w:iCs/>
          <w:lang w:val="it-IT"/>
          <w:rPrChange w:id="110" w:author="Maria Luisa Savo Sardaro" w:date="2025-07-26T09:50:00Z" w16du:dateUtc="2025-07-26T06:50:00Z">
            <w:rPr>
              <w:i/>
              <w:iCs/>
            </w:rPr>
          </w:rPrChange>
        </w:rPr>
        <w:t>67</w:t>
      </w:r>
      <w:r w:rsidR="004D067A" w:rsidRPr="008A1BC7">
        <w:rPr>
          <w:lang w:val="it-IT"/>
          <w:rPrChange w:id="111" w:author="Maria Luisa Savo Sardaro" w:date="2025-07-26T09:50:00Z" w16du:dateUtc="2025-07-26T06:50:00Z">
            <w:rPr/>
          </w:rPrChange>
        </w:rPr>
        <w:t>)</w:t>
      </w:r>
      <w:r w:rsidR="00AD254A">
        <w:fldChar w:fldCharType="end"/>
      </w:r>
      <w:r w:rsidR="00AD254A" w:rsidRPr="008A1BC7">
        <w:rPr>
          <w:lang w:val="it-IT"/>
          <w:rPrChange w:id="112" w:author="Maria Luisa Savo Sardaro" w:date="2025-07-26T09:50:00Z" w16du:dateUtc="2025-07-26T06:50:00Z">
            <w:rPr/>
          </w:rPrChange>
        </w:rPr>
        <w:t xml:space="preserve">, menaquinol </w:t>
      </w:r>
      <w:r w:rsidR="00AD254A">
        <w:fldChar w:fldCharType="begin"/>
      </w:r>
      <w:r w:rsidR="004D067A" w:rsidRPr="008A1BC7">
        <w:rPr>
          <w:lang w:val="it-IT"/>
          <w:rPrChange w:id="113" w:author="Maria Luisa Savo Sardaro" w:date="2025-07-26T09:50:00Z" w16du:dateUtc="2025-07-26T06:50:00Z">
            <w:rPr/>
          </w:rPrChange>
        </w:rPr>
        <w:instrText xml:space="preserve"> ADDIN ZOTERO_ITEM CSL_CITATION {"citationID":"DQoEAwSK","properties":{"formattedCitation":"({\\i{}68})","plainCitation":"(68)","noteIndex":0},"citationItems":[{"id":3237,"uris":["http://zotero.org/users/13901503/items/VLNZSILJ"],"itemData":{"id":3237,"type":"article-journal","abstract":"In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rsidR="00AD254A">
        <w:fldChar w:fldCharType="separate"/>
      </w:r>
      <w:r w:rsidR="004D067A" w:rsidRPr="008A1BC7">
        <w:rPr>
          <w:lang w:val="it-IT"/>
          <w:rPrChange w:id="114" w:author="Maria Luisa Savo Sardaro" w:date="2025-07-26T09:50:00Z" w16du:dateUtc="2025-07-26T06:50:00Z">
            <w:rPr/>
          </w:rPrChange>
        </w:rPr>
        <w:t>(</w:t>
      </w:r>
      <w:r w:rsidR="004D067A" w:rsidRPr="008A1BC7">
        <w:rPr>
          <w:i/>
          <w:iCs/>
          <w:lang w:val="it-IT"/>
          <w:rPrChange w:id="115" w:author="Maria Luisa Savo Sardaro" w:date="2025-07-26T09:50:00Z" w16du:dateUtc="2025-07-26T06:50:00Z">
            <w:rPr>
              <w:i/>
              <w:iCs/>
            </w:rPr>
          </w:rPrChange>
        </w:rPr>
        <w:t>68</w:t>
      </w:r>
      <w:r w:rsidR="004D067A" w:rsidRPr="008A1BC7">
        <w:rPr>
          <w:lang w:val="it-IT"/>
          <w:rPrChange w:id="116" w:author="Maria Luisa Savo Sardaro" w:date="2025-07-26T09:50:00Z" w16du:dateUtc="2025-07-26T06:50:00Z">
            <w:rPr/>
          </w:rPrChange>
        </w:rPr>
        <w:t>)</w:t>
      </w:r>
      <w:r w:rsidR="00AD254A">
        <w:fldChar w:fldCharType="end"/>
      </w:r>
      <w:r w:rsidR="00AD254A" w:rsidRPr="008A1BC7">
        <w:rPr>
          <w:lang w:val="it-IT"/>
          <w:rPrChange w:id="117" w:author="Maria Luisa Savo Sardaro" w:date="2025-07-26T09:50:00Z" w16du:dateUtc="2025-07-26T06:50:00Z">
            <w:rPr/>
          </w:rPrChange>
        </w:rPr>
        <w:t xml:space="preserve">, and NADPH </w:t>
      </w:r>
      <w:r w:rsidR="00AD254A">
        <w:fldChar w:fldCharType="begin"/>
      </w:r>
      <w:r w:rsidR="004D067A" w:rsidRPr="008A1BC7">
        <w:rPr>
          <w:lang w:val="it-IT"/>
          <w:rPrChange w:id="118" w:author="Maria Luisa Savo Sardaro" w:date="2025-07-26T09:50:00Z" w16du:dateUtc="2025-07-26T06:50:00Z">
            <w:rPr/>
          </w:rPrChange>
        </w:rPr>
        <w:instrText xml:space="preserve"> ADDIN ZOTERO_ITEM CSL_CITATION {"citationID":"ie0Y7lhz","properties":{"formattedCitation":"({\\i{}91})","plainCitation":"(91)","noteIndex":0},"citationItems":[{"id":3239,"uris":["http://zotero.org/users/13901503/items/F8CEHMIS"],"itemData":{"id":3239,"type":"article-journal","abstract":"Accumulating evidence has suggested that NAD (including NAD</w:instrText>
      </w:r>
      <w:r w:rsidR="004D067A">
        <w:instrText>؉</w:instrText>
      </w:r>
      <w:r w:rsidR="004D067A" w:rsidRPr="008A1BC7">
        <w:rPr>
          <w:lang w:val="it-IT"/>
          <w:rPrChange w:id="119" w:author="Maria Luisa Savo Sardaro" w:date="2025-07-26T09:50:00Z" w16du:dateUtc="2025-07-26T06:50:00Z">
            <w:rPr/>
          </w:rPrChange>
        </w:rPr>
        <w:instrText xml:space="preserve"> and NADH) and NADP (including NADP</w:instrText>
      </w:r>
      <w:r w:rsidR="004D067A">
        <w:instrText>؉</w:instrText>
      </w:r>
      <w:r w:rsidR="004D067A" w:rsidRPr="008A1BC7">
        <w:rPr>
          <w:lang w:val="it-IT"/>
          <w:rPrChange w:id="120" w:author="Maria Luisa Savo Sardaro" w:date="2025-07-26T09:50:00Z" w16du:dateUtc="2025-07-26T06:50:00Z">
            <w:rPr/>
          </w:rPrChange>
        </w:rPr>
        <w:instrText xml:space="preserve">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rsidR="00AD254A">
        <w:fldChar w:fldCharType="separate"/>
      </w:r>
      <w:r w:rsidR="004D067A" w:rsidRPr="008A1BC7">
        <w:rPr>
          <w:lang w:val="it-IT"/>
          <w:rPrChange w:id="121" w:author="Maria Luisa Savo Sardaro" w:date="2025-07-26T09:50:00Z" w16du:dateUtc="2025-07-26T06:50:00Z">
            <w:rPr/>
          </w:rPrChange>
        </w:rPr>
        <w:t>(</w:t>
      </w:r>
      <w:r w:rsidR="004D067A" w:rsidRPr="008A1BC7">
        <w:rPr>
          <w:i/>
          <w:iCs/>
          <w:lang w:val="it-IT"/>
          <w:rPrChange w:id="122" w:author="Maria Luisa Savo Sardaro" w:date="2025-07-26T09:50:00Z" w16du:dateUtc="2025-07-26T06:50:00Z">
            <w:rPr>
              <w:i/>
              <w:iCs/>
            </w:rPr>
          </w:rPrChange>
        </w:rPr>
        <w:t>91</w:t>
      </w:r>
      <w:r w:rsidR="004D067A" w:rsidRPr="008A1BC7">
        <w:rPr>
          <w:lang w:val="it-IT"/>
          <w:rPrChange w:id="123" w:author="Maria Luisa Savo Sardaro" w:date="2025-07-26T09:50:00Z" w16du:dateUtc="2025-07-26T06:50:00Z">
            <w:rPr/>
          </w:rPrChange>
        </w:rPr>
        <w:t>)</w:t>
      </w:r>
      <w:r w:rsidR="00AD254A">
        <w:fldChar w:fldCharType="end"/>
      </w:r>
      <w:r w:rsidR="00AD254A" w:rsidRPr="008A1BC7">
        <w:rPr>
          <w:lang w:val="it-IT"/>
          <w:rPrChange w:id="124" w:author="Maria Luisa Savo Sardaro" w:date="2025-07-26T09:50:00Z" w16du:dateUtc="2025-07-26T06:50:00Z">
            <w:rPr/>
          </w:rPrChange>
        </w:rPr>
        <w:t xml:space="preserve">. </w:t>
      </w:r>
    </w:p>
    <w:p w14:paraId="24026206" w14:textId="77777777" w:rsidR="00BB512B" w:rsidRPr="008A1BC7" w:rsidRDefault="00BB512B" w:rsidP="00AD155B">
      <w:pPr>
        <w:rPr>
          <w:lang w:val="it-IT"/>
          <w:rPrChange w:id="125" w:author="Maria Luisa Savo Sardaro" w:date="2025-07-26T09:50:00Z" w16du:dateUtc="2025-07-26T06:50:00Z">
            <w:rPr/>
          </w:rPrChange>
        </w:rPr>
      </w:pPr>
    </w:p>
    <w:p w14:paraId="48AC5495" w14:textId="77777777" w:rsidR="00AD155B" w:rsidRPr="008A1BC7" w:rsidRDefault="00AD155B" w:rsidP="00AD155B">
      <w:pPr>
        <w:rPr>
          <w:lang w:val="it-IT"/>
          <w:rPrChange w:id="126" w:author="Maria Luisa Savo Sardaro" w:date="2025-07-26T09:50:00Z" w16du:dateUtc="2025-07-26T06:50:00Z">
            <w:rPr/>
          </w:rPrChange>
        </w:rPr>
      </w:pPr>
      <w:r w:rsidRPr="008A1BC7">
        <w:rPr>
          <w:lang w:val="it-IT"/>
          <w:rPrChange w:id="127" w:author="Maria Luisa Savo Sardaro" w:date="2025-07-26T09:50:00Z" w16du:dateUtc="2025-07-26T06:50:00Z">
            <w:rPr/>
          </w:rPrChange>
        </w:rPr>
        <w:t xml:space="preserve">Discussion: </w:t>
      </w:r>
    </w:p>
    <w:p w14:paraId="4B93739E" w14:textId="3611C5D4" w:rsidR="009E59AA" w:rsidRDefault="00001C5E" w:rsidP="009E59AA">
      <w:pPr>
        <w:ind w:firstLine="720"/>
      </w:pPr>
      <w:r w:rsidRPr="008A1BC7">
        <w:rPr>
          <w:lang w:val="it-IT"/>
          <w:rPrChange w:id="128" w:author="Maria Luisa Savo Sardaro" w:date="2025-07-26T09:50:00Z" w16du:dateUtc="2025-07-26T06:50:00Z">
            <w:rPr/>
          </w:rPrChange>
        </w:rPr>
        <w:t>Our study ha</w:t>
      </w:r>
      <w:ins w:id="129" w:author="Beehner, Jacinta" w:date="2025-07-16T13:30:00Z" w16du:dateUtc="2025-07-16T17:30:00Z">
        <w:r w:rsidR="00671A14" w:rsidRPr="008A1BC7">
          <w:rPr>
            <w:lang w:val="it-IT"/>
            <w:rPrChange w:id="130" w:author="Maria Luisa Savo Sardaro" w:date="2025-07-26T09:50:00Z" w16du:dateUtc="2025-07-26T06:50:00Z">
              <w:rPr/>
            </w:rPrChange>
          </w:rPr>
          <w:t>d</w:t>
        </w:r>
      </w:ins>
      <w:del w:id="131" w:author="Beehner, Jacinta" w:date="2025-07-16T13:30:00Z" w16du:dateUtc="2025-07-16T17:30:00Z">
        <w:r w:rsidRPr="008A1BC7" w:rsidDel="00671A14">
          <w:rPr>
            <w:lang w:val="it-IT"/>
            <w:rPrChange w:id="132" w:author="Maria Luisa Savo Sardaro" w:date="2025-07-26T09:50:00Z" w16du:dateUtc="2025-07-26T06:50:00Z">
              <w:rPr/>
            </w:rPrChange>
          </w:rPr>
          <w:delText>s</w:delText>
        </w:r>
      </w:del>
      <w:r w:rsidRPr="008A1BC7">
        <w:rPr>
          <w:lang w:val="it-IT"/>
          <w:rPrChange w:id="133" w:author="Maria Luisa Savo Sardaro" w:date="2025-07-26T09:50:00Z" w16du:dateUtc="2025-07-26T06:50:00Z">
            <w:rPr/>
          </w:rPrChange>
        </w:rPr>
        <w:t xml:space="preserve"> two main goals</w:t>
      </w:r>
      <w:r w:rsidR="004E066B" w:rsidRPr="008A1BC7">
        <w:rPr>
          <w:lang w:val="it-IT"/>
          <w:rPrChange w:id="134" w:author="Maria Luisa Savo Sardaro" w:date="2025-07-26T09:50:00Z" w16du:dateUtc="2025-07-26T06:50:00Z">
            <w:rPr/>
          </w:rPrChange>
        </w:rPr>
        <w:t>:</w:t>
      </w:r>
      <w:r w:rsidRPr="008A1BC7">
        <w:rPr>
          <w:lang w:val="it-IT"/>
          <w:rPrChange w:id="135" w:author="Maria Luisa Savo Sardaro" w:date="2025-07-26T09:50:00Z" w16du:dateUtc="2025-07-26T06:50:00Z">
            <w:rPr/>
          </w:rPrChange>
        </w:rPr>
        <w:t xml:space="preserve"> (1) to assess how temperature influences gut microbiome composition and function in wild, white-faced capuchins, and (2) to evaluate whether temperature-driven changes to the gut microbiome are related to host immunity. </w:t>
      </w:r>
      <w:r>
        <w:t xml:space="preserve">We found strong evidence </w:t>
      </w:r>
      <w:r w:rsidR="009E59AA">
        <w:t>that</w:t>
      </w:r>
      <w:r>
        <w:t xml:space="preserve"> temperature is </w:t>
      </w:r>
      <w:r w:rsidR="009E59AA">
        <w:t xml:space="preserve">associated with </w:t>
      </w:r>
      <w:r>
        <w:t xml:space="preserve">community-level diversity, taxonomic composition, and </w:t>
      </w:r>
      <w:r w:rsidR="009E59AA">
        <w:t>metabolic</w:t>
      </w:r>
      <w:r>
        <w:t xml:space="preserve"> capacity</w:t>
      </w:r>
      <w:r w:rsidR="006E5092">
        <w:t xml:space="preserve">. </w:t>
      </w:r>
      <w:r w:rsidR="009E59AA">
        <w:t>Moreover, t</w:t>
      </w:r>
      <w:r w:rsidR="006E5092">
        <w:t xml:space="preserve">he microbiome’s </w:t>
      </w:r>
      <w:r w:rsidR="009E59AA">
        <w:t xml:space="preserve">taxonomic and functional </w:t>
      </w:r>
      <w:r w:rsidR="006E5092">
        <w:t xml:space="preserve">response to temperature </w:t>
      </w:r>
      <w:r w:rsidR="009E59AA">
        <w:t>is linked to differences in</w:t>
      </w:r>
      <w:r w:rsidR="006E5092">
        <w:t xml:space="preserve"> urinary neopterin concentration</w:t>
      </w:r>
      <w:r w:rsidR="009E59AA">
        <w:t>s.</w:t>
      </w:r>
      <w:r w:rsidR="006E5092">
        <w:t xml:space="preserve"> These results support the hypothesis that heat in</w:t>
      </w:r>
      <w:r w:rsidR="009E59AA">
        <w:t>i</w:t>
      </w:r>
      <w:r w:rsidR="006E5092">
        <w:t xml:space="preserve">tiates a physiological cascade that </w:t>
      </w:r>
      <w:r w:rsidR="009E59AA">
        <w:t xml:space="preserve">alters microbiome </w:t>
      </w:r>
      <w:r w:rsidR="004E066B">
        <w:t xml:space="preserve">composition </w:t>
      </w:r>
      <w:r w:rsidR="009E59AA">
        <w:t>and</w:t>
      </w:r>
      <w:r w:rsidR="006E5092">
        <w:t xml:space="preserve"> </w:t>
      </w:r>
      <w:r w:rsidR="009E59AA">
        <w:t>affects</w:t>
      </w:r>
      <w:r w:rsidR="006E5092">
        <w:t xml:space="preserve"> </w:t>
      </w:r>
      <w:r w:rsidR="004E066B">
        <w:t xml:space="preserve">host-microbiome interactions. </w:t>
      </w:r>
      <w:r w:rsidR="009E59AA">
        <w:t xml:space="preserve"> </w:t>
      </w:r>
    </w:p>
    <w:p w14:paraId="091835A4" w14:textId="77777777" w:rsidR="00CA471D" w:rsidRDefault="00CA471D" w:rsidP="00AD155B"/>
    <w:p w14:paraId="1635A41C" w14:textId="77777777" w:rsidR="00AD155B" w:rsidRDefault="00AD155B" w:rsidP="00AD155B">
      <w:pPr>
        <w:rPr>
          <w:u w:val="single"/>
        </w:rPr>
      </w:pPr>
      <w:r w:rsidRPr="00C64C3B">
        <w:rPr>
          <w:u w:val="single"/>
        </w:rPr>
        <w:t xml:space="preserve">Gut microbiome </w:t>
      </w:r>
      <w:r>
        <w:rPr>
          <w:u w:val="single"/>
        </w:rPr>
        <w:t>response to</w:t>
      </w:r>
      <w:r w:rsidRPr="00C64C3B">
        <w:rPr>
          <w:u w:val="single"/>
        </w:rPr>
        <w:t xml:space="preserve"> temperature</w:t>
      </w:r>
    </w:p>
    <w:p w14:paraId="43E4E859" w14:textId="6F14389A" w:rsidR="005A0253" w:rsidRDefault="00AD155B" w:rsidP="005543D8">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4D067A">
        <w:instrText xml:space="preserve"> ADDIN ZOTERO_ITEM CSL_CITATION {"citationID":"BOTDPuFp","properties":{"formattedCitation":"({\\i{}92})","plainCitation":"(92)","noteIndex":0},"citationItems":[{"id":1527,"uris":["http://zotero.org/users/13901503/items/2LNX23SB"],"itemData":{"id":1527,"type":"article-journal","abstract":"A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4D067A" w:rsidRPr="004D067A">
        <w:t>(</w:t>
      </w:r>
      <w:r w:rsidR="004D067A" w:rsidRPr="004D067A">
        <w:rPr>
          <w:i/>
          <w:iCs/>
        </w:rPr>
        <w:t>92</w:t>
      </w:r>
      <w:r w:rsidR="004D067A" w:rsidRPr="004D067A">
        <w:t>)</w:t>
      </w:r>
      <w:r>
        <w:fldChar w:fldCharType="end"/>
      </w:r>
      <w:r>
        <w:t>.</w:t>
      </w:r>
      <w:r w:rsidRPr="00D763E3">
        <w:t xml:space="preserve"> </w:t>
      </w:r>
      <w:r>
        <w:t xml:space="preserve">Community-level analysis reveals that taxonomic alpha diversity declines with increasing temperatures (Fig 1S), suggesting that heat may impair the gut microbiome’s ability to resist colonization by reducing the diversity of taxa that are available to compete with pathogens </w:t>
      </w:r>
      <w:r>
        <w:fldChar w:fldCharType="begin"/>
      </w:r>
      <w:r w:rsidR="004D067A">
        <w:instrText xml:space="preserve"> ADDIN ZOTERO_ITEM CSL_CITATION {"citationID":"t7jhlu8l","properties":{"formattedCitation":"({\\i{}93})","plainCitation":"(93)","noteIndex":0},"citationItems":[{"id":1008,"uris":["http://zotero.org/users/13901503/items/5W73TYRF"],"itemData":{"id":1008,"type":"article-journal","abstract":"The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4D067A" w:rsidRPr="004D067A">
        <w:t>(</w:t>
      </w:r>
      <w:r w:rsidR="004D067A" w:rsidRPr="004D067A">
        <w:rPr>
          <w:i/>
          <w:iCs/>
        </w:rPr>
        <w:t>93</w:t>
      </w:r>
      <w:r w:rsidR="004D067A" w:rsidRPr="004D067A">
        <w:t>)</w:t>
      </w:r>
      <w:r>
        <w:fldChar w:fldCharType="end"/>
      </w:r>
      <w:r>
        <w:t>.</w:t>
      </w:r>
      <w:r w:rsidR="009E59AA">
        <w:t xml:space="preserve"> </w:t>
      </w:r>
      <w:r>
        <w:t xml:space="preserve">High temperatures are also associated with the decline </w:t>
      </w:r>
      <w:r w:rsidR="0013502B">
        <w:t xml:space="preserve">in the Bacteroidota and Firmicutes phyla, which contain taxa known to support host immunity such as </w:t>
      </w:r>
      <w:r w:rsidR="0013502B" w:rsidRPr="00A566A6">
        <w:rPr>
          <w:rStyle w:val="Emphasis"/>
          <w:rFonts w:eastAsiaTheme="majorEastAsia"/>
        </w:rPr>
        <w:t>Clostridiaceae</w:t>
      </w:r>
      <w:r w:rsidR="0013502B">
        <w:t>,</w:t>
      </w:r>
      <w:r w:rsidR="0013502B" w:rsidRPr="00A566A6">
        <w:t xml:space="preserve"> </w:t>
      </w:r>
      <w:r w:rsidR="0013502B" w:rsidRPr="00A566A6">
        <w:rPr>
          <w:rStyle w:val="Emphasis"/>
          <w:rFonts w:eastAsiaTheme="majorEastAsia"/>
        </w:rPr>
        <w:t>Lactococcus</w:t>
      </w:r>
      <w:r w:rsidR="0013502B">
        <w:rPr>
          <w:rStyle w:val="Emphasis"/>
          <w:rFonts w:eastAsiaTheme="majorEastAsia"/>
        </w:rPr>
        <w:t>,</w:t>
      </w:r>
      <w:r w:rsidR="0013502B" w:rsidRPr="00A566A6">
        <w:t xml:space="preserve"> and </w:t>
      </w:r>
      <w:r w:rsidR="0013502B" w:rsidRPr="00A566A6">
        <w:rPr>
          <w:i/>
          <w:iCs/>
        </w:rPr>
        <w:t>Barnesiella</w:t>
      </w:r>
      <w:r w:rsidR="0013502B">
        <w:rPr>
          <w:i/>
          <w:iCs/>
        </w:rPr>
        <w:t xml:space="preserve"> </w:t>
      </w:r>
      <w:r w:rsidR="0013502B" w:rsidRPr="0089345D">
        <w:t xml:space="preserve">(Fig </w:t>
      </w:r>
      <w:r w:rsidR="0013502B">
        <w:t>2</w:t>
      </w:r>
      <w:r w:rsidR="0013502B" w:rsidRPr="0089345D">
        <w:t>)</w:t>
      </w:r>
      <w:r w:rsidR="0013502B">
        <w:fldChar w:fldCharType="begin"/>
      </w:r>
      <w:r w:rsidR="004D067A">
        <w:instrText xml:space="preserve"> ADDIN ZOTERO_ITEM CSL_CITATION {"citationID":"niRie4ap","properties":{"formattedCitation":"({\\i{}94})","plainCitation":"(94)","noteIndex":0},"citationItems":[{"id":1477,"uris":["http://zotero.org/users/13901503/items/HC276HZJ"],"itemData":{"id":1477,"type":"article-journal","abstract":"Antibiotic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rsidR="0013502B">
        <w:fldChar w:fldCharType="separate"/>
      </w:r>
      <w:r w:rsidR="004D067A" w:rsidRPr="004D067A">
        <w:t>(</w:t>
      </w:r>
      <w:r w:rsidR="004D067A" w:rsidRPr="004D067A">
        <w:rPr>
          <w:i/>
          <w:iCs/>
        </w:rPr>
        <w:t>94</w:t>
      </w:r>
      <w:r w:rsidR="004D067A" w:rsidRPr="004D067A">
        <w:t>)</w:t>
      </w:r>
      <w:r w:rsidR="0013502B">
        <w:fldChar w:fldCharType="end"/>
      </w:r>
      <w:r w:rsidR="0013502B">
        <w:t xml:space="preserve">. </w:t>
      </w:r>
      <w:r>
        <w:t xml:space="preserve">However, functional alpha diversity appears more resilient to increasing temperatures (Fig 1), likely due to functional redundancy— when taxonomically distinct microbes perform similar functional roles </w:t>
      </w:r>
      <w:r>
        <w:fldChar w:fldCharType="begin"/>
      </w:r>
      <w:r w:rsidR="004D067A">
        <w:instrText xml:space="preserve"> ADDIN ZOTERO_ITEM CSL_CITATION {"citationID":"hwQmyei2","properties":{"formattedCitation":"({\\i{}95})","plainCitation":"(95)","noteIndex":0},"citationItems":[{"id":3181,"uris":["http://zotero.org/users/13901503/items/N5RMCRXY"],"itemData":{"id":3181,"type":"article-journal","abstract":"Microbial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4D067A" w:rsidRPr="004D067A">
        <w:t>(</w:t>
      </w:r>
      <w:r w:rsidR="004D067A" w:rsidRPr="004D067A">
        <w:rPr>
          <w:i/>
          <w:iCs/>
        </w:rPr>
        <w:t>95</w:t>
      </w:r>
      <w:r w:rsidR="004D067A" w:rsidRPr="004D067A">
        <w:t>)</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w:t>
      </w:r>
      <w:r w:rsidR="00E21D0B">
        <w:t>the phyla Proteobacteria and Campylobacteria</w:t>
      </w:r>
      <w:r w:rsidR="00E93992">
        <w:t>,</w:t>
      </w:r>
      <w:r w:rsidR="00E21D0B">
        <w:t xml:space="preserve"> </w:t>
      </w:r>
      <w:r w:rsidR="00E93992">
        <w:t>which</w:t>
      </w:r>
      <w:r w:rsidR="00E21D0B">
        <w:t xml:space="preserve"> are known to contain gut pathogens </w:t>
      </w:r>
      <w:r w:rsidR="003B0B1F">
        <w:fldChar w:fldCharType="begin"/>
      </w:r>
      <w:r w:rsidR="004D067A">
        <w:instrText xml:space="preserve"> ADDIN ZOTERO_ITEM CSL_CITATION {"citationID":"08yGUd4c","properties":{"formattedCitation":"({\\i{}37}, {\\i{}96})","plainCitation":"(37, 96)","noteIndex":0},"citationItems":[{"id":3980,"uris":["http://zotero.org/users/13901503/items/D55I9RZZ"],"itemData":{"id":3980,"type":"article-journal","abstract":"SUMMARYCampylobacter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3B0B1F">
        <w:fldChar w:fldCharType="separate"/>
      </w:r>
      <w:r w:rsidR="004D067A" w:rsidRPr="004D067A">
        <w:t>(</w:t>
      </w:r>
      <w:r w:rsidR="004D067A" w:rsidRPr="004D067A">
        <w:rPr>
          <w:i/>
          <w:iCs/>
        </w:rPr>
        <w:t>37</w:t>
      </w:r>
      <w:r w:rsidR="004D067A" w:rsidRPr="004D067A">
        <w:t xml:space="preserve">, </w:t>
      </w:r>
      <w:r w:rsidR="004D067A" w:rsidRPr="004D067A">
        <w:rPr>
          <w:i/>
          <w:iCs/>
        </w:rPr>
        <w:t>96</w:t>
      </w:r>
      <w:r w:rsidR="004D067A" w:rsidRPr="004D067A">
        <w:t>)</w:t>
      </w:r>
      <w:r w:rsidR="003B0B1F">
        <w:fldChar w:fldCharType="end"/>
      </w:r>
      <w:r w:rsidR="009E59AA">
        <w:t>,</w:t>
      </w:r>
      <w:r w:rsidR="003B0B1F">
        <w:t xml:space="preserve"> </w:t>
      </w:r>
      <w:r w:rsidR="00E21D0B">
        <w:t xml:space="preserve">are less sensitive to heat compared to other phyla. </w:t>
      </w:r>
      <w:r w:rsidR="003B0B1F">
        <w:t>Therefore, s</w:t>
      </w:r>
      <w:r>
        <w:t>ustained high temperatures may continue to erode both taxonomic and functional diversity, eventually increasing the host’s vulnerability to infection.</w:t>
      </w:r>
    </w:p>
    <w:p w14:paraId="0854AB63" w14:textId="4E2E848F" w:rsidR="00896836" w:rsidRDefault="00D729F3" w:rsidP="00896836">
      <w:pPr>
        <w:ind w:firstLine="720"/>
      </w:pPr>
      <w:r>
        <w:t>Metabolic restructuring in response to rising temperatures suggests that the gut microbiome undergoes functional shifts that may support community stability. For example,</w:t>
      </w:r>
      <w:r w:rsidR="005A0253">
        <w:t xml:space="preserve"> </w:t>
      </w:r>
      <w:r>
        <w:t>t</w:t>
      </w:r>
      <w:r w:rsidR="005A0253">
        <w:t xml:space="preserve">he increase in lipid synthesis and remodeling pathways could reflect cytoplasmic membrane restructuring, a process bacteria use to preserve membrane stability at high temperatures </w:t>
      </w:r>
      <w:r w:rsidR="005A0253">
        <w:fldChar w:fldCharType="begin"/>
      </w:r>
      <w:r w:rsidR="00B64BE6">
        <w:instrText xml:space="preserve"> ADDIN ZOTERO_ITEM CSL_CITATION {"citationID":"SIOKOfLi","properties":{"formattedCitation":"({\\i{}62}, {\\i{}97})","plainCitation":"(62, 97)","noteIndex":0},"citationItems":[{"id":3378,"uris":["http://zotero.org/users/13901503/items/TZK8TZFH"],"itemData":{"id":3378,"type":"article-journal","container-title":"Journal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Sciences","issue":"38","journalAbbreviation":"PNAS","language":"en","note":"DOI: 10.1073/pnas.1515607112","page":"11971–11976","title":"Hopanoids as functional analogues of cholesterol in bacterial membranes","volume":"112","author":[{"family":"Sáenz","given":"James"}],"issued":{"date-parts":[["2015"]]}}}],"schema":"https://github.com/citation-style-language/schema/raw/master/csl-citation.json"} </w:instrText>
      </w:r>
      <w:r w:rsidR="005A0253">
        <w:fldChar w:fldCharType="separate"/>
      </w:r>
      <w:r w:rsidR="004D067A" w:rsidRPr="004D067A">
        <w:t>(</w:t>
      </w:r>
      <w:r w:rsidR="004D067A" w:rsidRPr="004D067A">
        <w:rPr>
          <w:i/>
          <w:iCs/>
        </w:rPr>
        <w:t>62</w:t>
      </w:r>
      <w:r w:rsidR="004D067A" w:rsidRPr="004D067A">
        <w:t xml:space="preserve">, </w:t>
      </w:r>
      <w:r w:rsidR="004D067A" w:rsidRPr="004D067A">
        <w:rPr>
          <w:i/>
          <w:iCs/>
        </w:rPr>
        <w:t>97</w:t>
      </w:r>
      <w:r w:rsidR="004D067A" w:rsidRPr="004D067A">
        <w:t>)</w:t>
      </w:r>
      <w:r w:rsidR="005A0253">
        <w:fldChar w:fldCharType="end"/>
      </w:r>
      <w:r w:rsidR="005A0253">
        <w:t>(Fig 3A). However, these changes may be insufficient to maintain membrane integrity during extended periods of high temperatures</w:t>
      </w:r>
      <w:r w:rsidR="009E59AA">
        <w:t xml:space="preserve"> </w:t>
      </w:r>
      <w:r w:rsidR="005A0253">
        <w:t xml:space="preserve">because the observed decline in lipid catabolism and recycling pathways likely compromises membrane repair mechanisms </w:t>
      </w:r>
      <w:r w:rsidR="005A0253">
        <w:fldChar w:fldCharType="begin"/>
      </w:r>
      <w:r w:rsidR="004D067A">
        <w:instrText xml:space="preserve"> ADDIN ZOTERO_ITEM CSL_CITATION {"citationID":"0Z2ejPon","properties":{"formattedCitation":"({\\i{}63})","plainCitation":"(63)","noteIndex":0},"citationItems":[{"id":3286,"uris":["http://zotero.org/users/13901503/items/VXSZL448"],"itemData":{"id":3286,"type":"article-journal","abstract":"The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rsidR="005A0253">
        <w:fldChar w:fldCharType="separate"/>
      </w:r>
      <w:r w:rsidR="004D067A" w:rsidRPr="004D067A">
        <w:t>(</w:t>
      </w:r>
      <w:r w:rsidR="004D067A" w:rsidRPr="004D067A">
        <w:rPr>
          <w:i/>
          <w:iCs/>
        </w:rPr>
        <w:t>63</w:t>
      </w:r>
      <w:r w:rsidR="004D067A" w:rsidRPr="004D067A">
        <w:t>)</w:t>
      </w:r>
      <w:r w:rsidR="005A0253">
        <w:fldChar w:fldCharType="end"/>
      </w:r>
      <w:r w:rsidR="005A0253">
        <w:t>.</w:t>
      </w:r>
      <w:r w:rsidR="005A0253" w:rsidRPr="006B03C8">
        <w:t xml:space="preserve"> </w:t>
      </w:r>
      <w:r w:rsidR="005A0253">
        <w:t xml:space="preserve">Limited repair capacity could leave gut microbes more vulnerable to peroxidative damage, a common consequence of heat stress driven by an accumulation of ROS that damages the lipid components </w:t>
      </w:r>
      <w:r w:rsidR="005A0253">
        <w:lastRenderedPageBreak/>
        <w:t>of cell membranes</w:t>
      </w:r>
      <w:r>
        <w:t xml:space="preserve"> </w:t>
      </w:r>
      <w:r w:rsidR="005A0253">
        <w:fldChar w:fldCharType="begin"/>
      </w:r>
      <w:r w:rsidR="00F13D2A">
        <w:instrText xml:space="preserve"> ADDIN ZOTERO_ITEM CSL_CITATION {"citationID":"XWxqevTe","properties":{"formattedCitation":"({\\i{}22}, {\\i{}98})","plainCitation":"(22, 98)","noteIndex":0},"citationItems":[{"id":3717,"uris":["http://zotero.org/users/13901503/items/UEK27R7E"],"itemData":{"id":3717,"type":"article-journal","abstract":"In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rsidR="005A0253">
        <w:fldChar w:fldCharType="separate"/>
      </w:r>
      <w:r w:rsidR="004D067A" w:rsidRPr="004D067A">
        <w:t>(</w:t>
      </w:r>
      <w:r w:rsidR="004D067A" w:rsidRPr="004D067A">
        <w:rPr>
          <w:i/>
          <w:iCs/>
        </w:rPr>
        <w:t>22</w:t>
      </w:r>
      <w:r w:rsidR="004D067A" w:rsidRPr="004D067A">
        <w:t xml:space="preserve">, </w:t>
      </w:r>
      <w:r w:rsidR="004D067A" w:rsidRPr="004D067A">
        <w:rPr>
          <w:i/>
          <w:iCs/>
        </w:rPr>
        <w:t>98</w:t>
      </w:r>
      <w:r w:rsidR="004D067A" w:rsidRPr="004D067A">
        <w:t>)</w:t>
      </w:r>
      <w:r w:rsidR="005A0253">
        <w:fldChar w:fldCharType="end"/>
      </w:r>
      <w:r w:rsidR="005A0253">
        <w:t>.</w:t>
      </w:r>
      <w:r w:rsidR="005649BA">
        <w:t xml:space="preserve"> </w:t>
      </w:r>
      <w:r w:rsidR="005A0253">
        <w:t>Similarly,</w:t>
      </w:r>
      <w:r w:rsidR="005A0253" w:rsidRPr="00E81C03">
        <w:t xml:space="preserve"> </w:t>
      </w:r>
      <w:r w:rsidR="005A0253">
        <w:t>the observed increase in anaerobic metabolic pathways</w:t>
      </w:r>
      <w:r w:rsidR="005A0253" w:rsidRPr="00E81C03">
        <w:t xml:space="preserve"> </w:t>
      </w:r>
      <w:r w:rsidR="005A0253">
        <w:t>and the decline in aerobic pathways likely reflect a response to maintain energy production under changing oxygen gradients</w:t>
      </w:r>
      <w:r>
        <w:t xml:space="preserve"> due to</w:t>
      </w:r>
      <w:r w:rsidR="005A0253">
        <w:t xml:space="preserve"> redirected blood flow during heat exposure (Fig 3B)</w:t>
      </w:r>
      <w:r w:rsidR="005A0253">
        <w:fldChar w:fldCharType="begin"/>
      </w:r>
      <w:r w:rsidR="004D067A">
        <w:instrText xml:space="preserve"> ADDIN ZOTERO_ITEM CSL_CITATION {"citationID":"MA64tDiH","properties":{"formattedCitation":"({\\i{}65})","plainCitation":"(65)","noteIndex":0},"citationItems":[{"id":3205,"uris":["http://zotero.org/users/13901503/items/CADITA73"],"itemData":{"id":3205,"type":"article-journal","abstract":"Exposure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4D067A">
        <w:rPr>
          <w:rFonts w:ascii="Cambria Math" w:hAnsi="Cambria Math" w:cs="Cambria Math"/>
        </w:rPr>
        <w:instrText>𝑃</w:instrText>
      </w:r>
      <w:r w:rsidR="004D067A">
        <w:instrText xml:space="preserve">⁢CO2P⁢CO2, while decreasing venous O2 saturation and venous pH. One hour after heat exposure, liver glycogen levels were decreased </w:instrText>
      </w:r>
      <w:r w:rsidR="004D067A">
        <w:rPr>
          <w:rFonts w:ascii="Cambria Math" w:hAnsi="Cambria Math" w:cs="Cambria Math"/>
        </w:rPr>
        <w:instrText>∼</w:instrText>
      </w:r>
      <w:r w:rsidR="004D067A">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rsidR="005A0253">
        <w:fldChar w:fldCharType="separate"/>
      </w:r>
      <w:r w:rsidR="004D067A" w:rsidRPr="004D067A">
        <w:t>(</w:t>
      </w:r>
      <w:r w:rsidR="004D067A" w:rsidRPr="004D067A">
        <w:rPr>
          <w:i/>
          <w:iCs/>
        </w:rPr>
        <w:t>65</w:t>
      </w:r>
      <w:r w:rsidR="004D067A" w:rsidRPr="004D067A">
        <w:t>)</w:t>
      </w:r>
      <w:r w:rsidR="005A0253">
        <w:fldChar w:fldCharType="end"/>
      </w:r>
      <w:r w:rsidR="005A0253">
        <w:t>.</w:t>
      </w:r>
      <w:r w:rsidR="005A0253" w:rsidRPr="00765ACF">
        <w:t xml:space="preserve"> </w:t>
      </w:r>
      <w:r w:rsidR="005A0253">
        <w:t xml:space="preserve">However, these anaerobic pathways are primarily involved in simple carbohydrate metabolism typical of facultative taxa </w:t>
      </w:r>
      <w:r w:rsidR="005A0253">
        <w:fldChar w:fldCharType="begin"/>
      </w:r>
      <w:r w:rsidR="004D067A">
        <w:instrText xml:space="preserve"> ADDIN ZOTERO_ITEM CSL_CITATION {"citationID":"mHntz9tf","properties":{"formattedCitation":"({\\i{}99}, {\\i{}100})","plainCitation":"(99, 100)","noteIndex":0},"citationItems":[{"id":3719,"uris":["http://zotero.org/users/13901503/items/ZGBKX69N"],"itemData":{"id":3719,"type":"article-journal","abstract":"Antibiotic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rsidR="005A0253">
        <w:fldChar w:fldCharType="separate"/>
      </w:r>
      <w:r w:rsidR="004D067A" w:rsidRPr="004D067A">
        <w:t>(</w:t>
      </w:r>
      <w:r w:rsidR="004D067A" w:rsidRPr="004D067A">
        <w:rPr>
          <w:i/>
          <w:iCs/>
        </w:rPr>
        <w:t>99</w:t>
      </w:r>
      <w:r w:rsidR="004D067A" w:rsidRPr="004D067A">
        <w:t xml:space="preserve">, </w:t>
      </w:r>
      <w:r w:rsidR="004D067A" w:rsidRPr="004D067A">
        <w:rPr>
          <w:i/>
          <w:iCs/>
        </w:rPr>
        <w:t>100</w:t>
      </w:r>
      <w:r w:rsidR="004D067A" w:rsidRPr="004D067A">
        <w:t>)</w:t>
      </w:r>
      <w:r w:rsidR="005A0253">
        <w:fldChar w:fldCharType="end"/>
      </w:r>
      <w:r w:rsidR="005A0253">
        <w:t xml:space="preserve">, and coincide with a decline in complex polysaccharide fermentation typical of obligate taxa </w:t>
      </w:r>
      <w:r w:rsidR="005A0253">
        <w:fldChar w:fldCharType="begin"/>
      </w:r>
      <w:r w:rsidR="00F13D2A">
        <w:instrText xml:space="preserve"> ADDIN ZOTERO_ITEM CSL_CITATION {"citationID":"6JZhxnlI","properties":{"formattedCitation":"({\\i{}38}\\uc0\\u8211{}{\\i{}40})","plainCitation":"(38–40)","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rsidR="005A0253">
        <w:fldChar w:fldCharType="separate"/>
      </w:r>
      <w:r w:rsidR="004D067A" w:rsidRPr="004D067A">
        <w:t>(</w:t>
      </w:r>
      <w:r w:rsidR="004D067A" w:rsidRPr="004D067A">
        <w:rPr>
          <w:i/>
          <w:iCs/>
        </w:rPr>
        <w:t>38</w:t>
      </w:r>
      <w:r w:rsidR="004D067A" w:rsidRPr="004D067A">
        <w:t>–</w:t>
      </w:r>
      <w:r w:rsidR="004D067A" w:rsidRPr="004D067A">
        <w:rPr>
          <w:i/>
          <w:iCs/>
        </w:rPr>
        <w:t>40</w:t>
      </w:r>
      <w:r w:rsidR="004D067A" w:rsidRPr="004D067A">
        <w:t>)</w:t>
      </w:r>
      <w:r w:rsidR="005A0253">
        <w:fldChar w:fldCharType="end"/>
      </w:r>
      <w:r>
        <w:t>. Therefore,</w:t>
      </w:r>
      <w:r w:rsidR="005A0253">
        <w:t xml:space="preserve"> this shift is </w:t>
      </w:r>
      <w:r>
        <w:t xml:space="preserve">likely </w:t>
      </w:r>
      <w:r w:rsidR="005A0253">
        <w:t>driven by the relative persistence of facultative versus obligate anaerobes at high temperatures</w:t>
      </w:r>
      <w:r>
        <w:t>. Since fiber fermentation creates SCFAs</w:t>
      </w:r>
      <w:r w:rsidR="005649BA">
        <w:t>,</w:t>
      </w:r>
      <w:r>
        <w:t xml:space="preserve"> which are crucial energy sources</w:t>
      </w:r>
      <w:r w:rsidR="005649BA">
        <w:t xml:space="preserve"> </w:t>
      </w:r>
      <w:r w:rsidR="005649BA">
        <w:fldChar w:fldCharType="begin"/>
      </w:r>
      <w:r w:rsidR="004D067A">
        <w:instrText xml:space="preserve"> ADDIN ZOTERO_ITEM CSL_CITATION {"citationID":"GyT07F19","properties":{"formattedCitation":"({\\i{}101})","plainCitation":"(101)","noteIndex":0},"citationItems":[{"id":3688,"uris":["http://zotero.org/users/13901503/items/45UWS9R3"],"itemData":{"id":3688,"type":"article-journal","container-title":"Cell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rsidR="005649BA">
        <w:fldChar w:fldCharType="separate"/>
      </w:r>
      <w:r w:rsidR="004D067A" w:rsidRPr="004D067A">
        <w:t>(</w:t>
      </w:r>
      <w:r w:rsidR="004D067A" w:rsidRPr="004D067A">
        <w:rPr>
          <w:i/>
          <w:iCs/>
        </w:rPr>
        <w:t>101</w:t>
      </w:r>
      <w:r w:rsidR="004D067A" w:rsidRPr="004D067A">
        <w:t>)</w:t>
      </w:r>
      <w:r w:rsidR="005649BA">
        <w:fldChar w:fldCharType="end"/>
      </w:r>
      <w:r w:rsidR="005649BA">
        <w:t xml:space="preserve"> and immunomodulators </w:t>
      </w:r>
      <w:r w:rsidR="005649BA">
        <w:fldChar w:fldCharType="begin"/>
      </w:r>
      <w:r w:rsidR="004D067A">
        <w:instrText xml:space="preserve"> ADDIN ZOTERO_ITEM CSL_CITATION {"citationID":"QFFOlCEu","properties":{"formattedCitation":"({\\i{}42}, {\\i{}43})","plainCitation":"(42, 43)","noteIndex":0},"citationItems":[{"id":3264,"uris":["http://zotero.org/users/13901503/items/8XXJ4CBR"],"itemData":{"id":3264,"type":"article-journal","abstract":"The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5649BA">
        <w:fldChar w:fldCharType="separate"/>
      </w:r>
      <w:r w:rsidR="004D067A" w:rsidRPr="004D067A">
        <w:t>(</w:t>
      </w:r>
      <w:r w:rsidR="004D067A" w:rsidRPr="004D067A">
        <w:rPr>
          <w:i/>
          <w:iCs/>
        </w:rPr>
        <w:t>42</w:t>
      </w:r>
      <w:r w:rsidR="004D067A" w:rsidRPr="004D067A">
        <w:t xml:space="preserve">, </w:t>
      </w:r>
      <w:r w:rsidR="004D067A" w:rsidRPr="004D067A">
        <w:rPr>
          <w:i/>
          <w:iCs/>
        </w:rPr>
        <w:t>43</w:t>
      </w:r>
      <w:r w:rsidR="004D067A" w:rsidRPr="004D067A">
        <w:t>)</w:t>
      </w:r>
      <w:r w:rsidR="005649BA">
        <w:fldChar w:fldCharType="end"/>
      </w:r>
      <w:r w:rsidR="005649BA">
        <w:t>,</w:t>
      </w:r>
      <w:r>
        <w:t xml:space="preserve"> extended periods of high temperatures may eventually cause a decline in overall energy availability </w:t>
      </w:r>
      <w:r w:rsidR="005649BA">
        <w:t>and affect immune function</w:t>
      </w:r>
      <w:r>
        <w:t xml:space="preserve">. </w:t>
      </w:r>
      <w:r w:rsidR="005649BA">
        <w:t>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of high temperatures.</w:t>
      </w:r>
      <w:r w:rsidR="00896836">
        <w:t xml:space="preserve"> </w:t>
      </w:r>
    </w:p>
    <w:p w14:paraId="33201A2A" w14:textId="3B385C7B" w:rsidR="00D729F3" w:rsidRDefault="005649BA" w:rsidP="00896836">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Bacteroidota and Firmicutes, including </w:t>
      </w:r>
      <w:r w:rsidRPr="0096051B">
        <w:t xml:space="preserve">essential obligate taxa such as </w:t>
      </w:r>
      <w:r w:rsidRPr="0096051B">
        <w:rPr>
          <w:i/>
          <w:iCs/>
        </w:rPr>
        <w:t xml:space="preserve">Bacteroides, Parabacteroides, Clostridium, Ruminococcus, Eubacterium, Blautia, Anaerostipes, </w:t>
      </w:r>
      <w:r w:rsidRPr="0096051B">
        <w:t>and</w:t>
      </w:r>
      <w:r w:rsidRPr="0096051B">
        <w:rPr>
          <w:i/>
          <w:iCs/>
        </w:rPr>
        <w:t xml:space="preserve"> Alistipes</w:t>
      </w:r>
      <w:r w:rsidR="0096051B" w:rsidRPr="0096051B">
        <w:rPr>
          <w:i/>
          <w:iCs/>
        </w:rPr>
        <w:t xml:space="preserve"> </w:t>
      </w:r>
      <w:r w:rsidRPr="0096051B">
        <w:t>(Fig 2).</w:t>
      </w:r>
      <w:r>
        <w:rPr>
          <w:i/>
          <w:iCs/>
        </w:rPr>
        <w:t xml:space="preserve"> </w:t>
      </w:r>
      <w:r>
        <w:t xml:space="preserve">In contrast, Proteobacteria, comprised of primarily facultative taxa </w:t>
      </w:r>
      <w:r>
        <w:fldChar w:fldCharType="begin"/>
      </w:r>
      <w:r w:rsidR="004D067A">
        <w:instrText xml:space="preserve"> ADDIN ZOTERO_ITEM CSL_CITATION {"citationID":"5ZCM5sNZ","properties":{"formattedCitation":"({\\i{}36}, {\\i{}37})","plainCitation":"(36, 37)","noteIndex":0},"citationItems":[{"id":3399,"uris":["http://zotero.org/users/13901503/items/9SHPRSI6"],"itemData":{"id":3399,"type":"article-journal","abstract":"Background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4D067A" w:rsidRPr="004D067A">
        <w:t>(</w:t>
      </w:r>
      <w:r w:rsidR="004D067A" w:rsidRPr="004D067A">
        <w:rPr>
          <w:i/>
          <w:iCs/>
        </w:rPr>
        <w:t>36</w:t>
      </w:r>
      <w:r w:rsidR="004D067A" w:rsidRPr="004D067A">
        <w:t xml:space="preserve">, </w:t>
      </w:r>
      <w:r w:rsidR="004D067A" w:rsidRPr="004D067A">
        <w:rPr>
          <w:i/>
          <w:iCs/>
        </w:rPr>
        <w:t>37</w:t>
      </w:r>
      <w:r w:rsidR="004D067A" w:rsidRPr="004D067A">
        <w:t>)</w:t>
      </w:r>
      <w:r>
        <w:fldChar w:fldCharType="end"/>
      </w:r>
      <w:r>
        <w:t xml:space="preserve">, are relatively stable in response to rising temperatures. These patterns mirror compositional changes in response to heat stress in a wide range of vertebrates [e.g., fish </w:t>
      </w:r>
      <w:r>
        <w:fldChar w:fldCharType="begin"/>
      </w:r>
      <w:r w:rsidR="004D067A">
        <w:instrText xml:space="preserve"> ADDIN ZOTERO_ITEM CSL_CITATION {"citationID":"25zGiPQC","properties":{"formattedCitation":"({\\i{}102}, {\\i{}103})","plainCitation":"(102, 103)","noteIndex":0},"citationItems":[{"id":2229,"uris":["http://zotero.org/users/13901503/items/J3568CMW"],"itemData":{"id":2229,"type":"article-journal","abstract":"We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4D067A" w:rsidRPr="004D067A">
        <w:t>(</w:t>
      </w:r>
      <w:r w:rsidR="004D067A" w:rsidRPr="004D067A">
        <w:rPr>
          <w:i/>
          <w:iCs/>
        </w:rPr>
        <w:t>102</w:t>
      </w:r>
      <w:r w:rsidR="004D067A" w:rsidRPr="004D067A">
        <w:t xml:space="preserve">, </w:t>
      </w:r>
      <w:r w:rsidR="004D067A" w:rsidRPr="004D067A">
        <w:rPr>
          <w:i/>
          <w:iCs/>
        </w:rPr>
        <w:t>103</w:t>
      </w:r>
      <w:r w:rsidR="004D067A" w:rsidRPr="004D067A">
        <w:t>)</w:t>
      </w:r>
      <w:r>
        <w:fldChar w:fldCharType="end"/>
      </w:r>
      <w:r>
        <w:t xml:space="preserve">, reptiles </w:t>
      </w:r>
      <w:r>
        <w:fldChar w:fldCharType="begin"/>
      </w:r>
      <w:r w:rsidR="004D067A">
        <w:instrText xml:space="preserve"> ADDIN ZOTERO_ITEM CSL_CITATION {"citationID":"XZMcVBqo","properties":{"formattedCitation":"({\\i{}33}, {\\i{}49})","plainCitation":"(33, 49)","noteIndex":0},"citationItems":[{"id":1961,"uris":["http://zotero.org/users/13901503/items/UL2CLBKR"],"itemData":{"id":1961,"type":"article-journal","abstract":"Climate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4D067A" w:rsidRPr="004D067A">
        <w:t>(</w:t>
      </w:r>
      <w:r w:rsidR="004D067A" w:rsidRPr="004D067A">
        <w:rPr>
          <w:i/>
          <w:iCs/>
        </w:rPr>
        <w:t>33</w:t>
      </w:r>
      <w:r w:rsidR="004D067A" w:rsidRPr="004D067A">
        <w:t xml:space="preserve">, </w:t>
      </w:r>
      <w:r w:rsidR="004D067A" w:rsidRPr="004D067A">
        <w:rPr>
          <w:i/>
          <w:iCs/>
        </w:rPr>
        <w:t>49</w:t>
      </w:r>
      <w:r w:rsidR="004D067A" w:rsidRPr="004D067A">
        <w:t>)</w:t>
      </w:r>
      <w:r>
        <w:fldChar w:fldCharType="end"/>
      </w:r>
      <w:r>
        <w:t>, amphibians</w:t>
      </w:r>
      <w:r w:rsidR="0012501B">
        <w:t xml:space="preserve">, birds </w:t>
      </w:r>
      <w:r w:rsidR="0012501B">
        <w:fldChar w:fldCharType="begin"/>
      </w:r>
      <w:r w:rsidR="0012501B">
        <w:instrText xml:space="preserve"> ADDIN ZOTERO_ITEM CSL_CITATION {"citationID":"o7W8eHcU","properties":{"formattedCitation":"({\\i{}21})","plainCitation":"(21)","noteIndex":0},"citationItems":[{"id":1972,"uris":["http://zotero.org/users/13901503/items/Z3WTZJPU"],"itemData":{"id":1972,"type":"article-journal","abstract":"Chicken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12501B">
        <w:fldChar w:fldCharType="separate"/>
      </w:r>
      <w:r w:rsidR="0012501B" w:rsidRPr="004D067A">
        <w:t>(</w:t>
      </w:r>
      <w:r w:rsidR="0012501B" w:rsidRPr="004D067A">
        <w:rPr>
          <w:i/>
          <w:iCs/>
        </w:rPr>
        <w:t>21</w:t>
      </w:r>
      <w:r w:rsidR="0012501B" w:rsidRPr="004D067A">
        <w:t>)</w:t>
      </w:r>
      <w:r w:rsidR="0012501B">
        <w:fldChar w:fldCharType="end"/>
      </w:r>
      <w:r w:rsidR="0012501B">
        <w:t>, and mammals</w:t>
      </w:r>
      <w:r>
        <w:t xml:space="preserve"> </w:t>
      </w:r>
      <w:r>
        <w:fldChar w:fldCharType="begin"/>
      </w:r>
      <w:r w:rsidR="004D067A">
        <w:instrText xml:space="preserve"> ADDIN ZOTERO_ITEM CSL_CITATION {"citationID":"QftC6azE","properties":{"formattedCitation":"({\\i{}104})","plainCitation":"(104)","noteIndex":0},"citationItems":[{"id":1959,"uris":["http://zotero.org/users/13901503/items/ZXQ5TW3X"],"itemData":{"id":1959,"type":"article-journal","abstract":"Summary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4D067A" w:rsidRPr="004D067A">
        <w:t>(</w:t>
      </w:r>
      <w:r w:rsidR="004D067A" w:rsidRPr="004D067A">
        <w:rPr>
          <w:i/>
          <w:iCs/>
        </w:rPr>
        <w:t>104</w:t>
      </w:r>
      <w:r w:rsidR="004D067A" w:rsidRPr="004D067A">
        <w:t>)</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rsidR="004D067A">
        <w:instrText xml:space="preserve"> ADDIN ZOTERO_ITEM CSL_CITATION {"citationID":"aCXnpG9t","properties":{"formattedCitation":"({\\i{}34}, {\\i{}35})","plainCitation":"(34, 35)","noteIndex":0},"citationItems":[{"id":3598,"uris":["http://zotero.org/users/13901503/items/AT42KT3B"],"itemData":{"id":3598,"type":"article-journal","abstract":"It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4D067A" w:rsidRPr="004D067A">
        <w:t>(</w:t>
      </w:r>
      <w:r w:rsidR="004D067A" w:rsidRPr="004D067A">
        <w:rPr>
          <w:i/>
          <w:iCs/>
        </w:rPr>
        <w:t>34</w:t>
      </w:r>
      <w:r w:rsidR="004D067A" w:rsidRPr="004D067A">
        <w:t xml:space="preserve">, </w:t>
      </w:r>
      <w:r w:rsidR="004D067A" w:rsidRPr="004D067A">
        <w:rPr>
          <w:i/>
          <w:iCs/>
        </w:rPr>
        <w:t>35</w:t>
      </w:r>
      <w:r w:rsidR="004D067A" w:rsidRPr="004D067A">
        <w:t>)</w:t>
      </w:r>
      <w:r>
        <w:fldChar w:fldCharType="end"/>
      </w:r>
      <w:r>
        <w:t>. Although direct markers of redox balance are needed to assess the gut’s redox environment, the observed decline in redox-maintenance pathways suggests that rising temperatures impair microbial antioxidant capacity</w:t>
      </w:r>
      <w:r w:rsidR="00896836">
        <w:t>,</w:t>
      </w:r>
      <w:r>
        <w:t xml:space="preserve"> which can disrupt the redox environment </w:t>
      </w:r>
      <w:r>
        <w:fldChar w:fldCharType="begin"/>
      </w:r>
      <w:r w:rsidR="004D067A">
        <w:instrText xml:space="preserve"> ADDIN ZOTERO_ITEM CSL_CITATION {"citationID":"zM9vvOjp","properties":{"formattedCitation":"({\\i{}26}\\uc0\\u8211{}{\\i{}28})","plainCitation":"(26–28)","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4D067A" w:rsidRPr="004D067A">
        <w:t>(</w:t>
      </w:r>
      <w:r w:rsidR="004D067A" w:rsidRPr="004D067A">
        <w:rPr>
          <w:i/>
          <w:iCs/>
        </w:rPr>
        <w:t>26</w:t>
      </w:r>
      <w:r w:rsidR="004D067A" w:rsidRPr="004D067A">
        <w:t>–</w:t>
      </w:r>
      <w:r w:rsidR="004D067A" w:rsidRPr="004D067A">
        <w:rPr>
          <w:i/>
          <w:iCs/>
        </w:rPr>
        <w:t>28</w:t>
      </w:r>
      <w:r w:rsidR="004D067A" w:rsidRPr="004D067A">
        <w:t>)</w:t>
      </w:r>
      <w:r>
        <w:fldChar w:fldCharType="end"/>
      </w:r>
      <w:r>
        <w:t xml:space="preserve">. We also observe an increase in DNA repair pathways that suggests cellular damage from the accumulation of ROS </w:t>
      </w:r>
      <w:r>
        <w:fldChar w:fldCharType="begin"/>
      </w:r>
      <w:r w:rsidR="004D067A">
        <w:instrText xml:space="preserve"> ADDIN ZOTERO_ITEM CSL_CITATION {"citationID":"6OoDTMXc","properties":{"formattedCitation":"({\\i{}75})","plainCitation":"(75)","noteIndex":0},"citationItems":[{"id":3368,"uris":["http://zotero.org/users/13901503/items/R3YTNYU9"],"itemData":{"id":3368,"type":"article-journal","abstract":"Excess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4D067A" w:rsidRPr="004D067A">
        <w:t>(</w:t>
      </w:r>
      <w:r w:rsidR="004D067A" w:rsidRPr="004D067A">
        <w:rPr>
          <w:i/>
          <w:iCs/>
        </w:rPr>
        <w:t>75</w:t>
      </w:r>
      <w:r w:rsidR="004D067A" w:rsidRPr="004D067A">
        <w:t>)</w:t>
      </w:r>
      <w:r>
        <w:fldChar w:fldCharType="end"/>
      </w:r>
      <w:r>
        <w:t xml:space="preserve">(Fig 3 C &amp; D). Together, these results provide compelling evidence that capuchins experience periods of redox imbalance at high temperatures that drive shifts in the relative abundance of facultative versus obligate anaerobes. These findings also parallel changes typically associated with heat stress </w:t>
      </w:r>
      <w:r>
        <w:fldChar w:fldCharType="begin"/>
      </w:r>
      <w:r w:rsidR="004D067A">
        <w:instrText xml:space="preserve"> ADDIN ZOTERO_ITEM CSL_CITATION {"citationID":"bZu282tA","properties":{"formattedCitation":"({\\i{}17}, {\\i{}29}, {\\i{}30})","plainCitation":"(17, 29, 30)","noteIndex":0},"citationItems":[{"id":3187,"uris":["http://zotero.org/users/13901503/items/DHD4XMP5"],"itemData":{"id":3187,"type":"article-journal","abstract":"Tsinling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4D067A" w:rsidRPr="004D067A">
        <w:t>(</w:t>
      </w:r>
      <w:r w:rsidR="004D067A" w:rsidRPr="004D067A">
        <w:rPr>
          <w:i/>
          <w:iCs/>
        </w:rPr>
        <w:t>17</w:t>
      </w:r>
      <w:r w:rsidR="004D067A" w:rsidRPr="004D067A">
        <w:t xml:space="preserve">, </w:t>
      </w:r>
      <w:r w:rsidR="004D067A" w:rsidRPr="004D067A">
        <w:rPr>
          <w:i/>
          <w:iCs/>
        </w:rPr>
        <w:t>29</w:t>
      </w:r>
      <w:r w:rsidR="004D067A" w:rsidRPr="004D067A">
        <w:t xml:space="preserve">, </w:t>
      </w:r>
      <w:r w:rsidR="004D067A" w:rsidRPr="004D067A">
        <w:rPr>
          <w:i/>
          <w:iCs/>
        </w:rPr>
        <w:t>30</w:t>
      </w:r>
      <w:r w:rsidR="004D067A" w:rsidRPr="004D067A">
        <w:t>)</w:t>
      </w:r>
      <w:r>
        <w:fldChar w:fldCharType="end"/>
      </w:r>
      <w:r>
        <w:t xml:space="preserve">, suggesting that capuchins are experiencing periods of </w:t>
      </w:r>
      <w:r w:rsidR="00A92ECA">
        <w:t xml:space="preserve">high </w:t>
      </w:r>
      <w:r>
        <w:t>temperature</w:t>
      </w:r>
      <w:r w:rsidR="00A92ECA">
        <w:t>s</w:t>
      </w:r>
      <w:r>
        <w:t xml:space="preserve"> that exceed the upper limit of their thermal tolerance. This trend is especially concerning given that capuchins in </w:t>
      </w:r>
      <w:ins w:id="136" w:author="Beehner, Jacinta" w:date="2025-07-16T13:37:00Z" w16du:dateUtc="2025-07-16T17:37:00Z">
        <w:r w:rsidR="00BC3FD8">
          <w:t>n</w:t>
        </w:r>
      </w:ins>
      <w:del w:id="137" w:author="Beehner, Jacinta" w:date="2025-07-16T13:37:00Z" w16du:dateUtc="2025-07-16T17:37:00Z">
        <w:r w:rsidDel="00BC3FD8">
          <w:delText>N</w:delText>
        </w:r>
      </w:del>
      <w:r>
        <w:t xml:space="preserve">orthwestern Costa Rica are endemic to highly seasonal forests and likely adapted to a broader temperature range than many tropical specialists </w:t>
      </w:r>
      <w:r>
        <w:fldChar w:fldCharType="begin"/>
      </w:r>
      <w:r w:rsidR="004D067A">
        <w:instrText xml:space="preserve"> ADDIN ZOTERO_ITEM CSL_CITATION {"citationID":"xhoCHL1h","properties":{"formattedCitation":"({\\i{}105}, {\\i{}106})","plainCitation":"(105, 106)","noteIndex":0},"citationItems":[{"id":545,"uris":["http://zotero.org/users/13901503/items/DK9CP8XR"],"itemData":{"id":545,"type":"article-journal","abstract":"We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4D067A">
        <w:rPr>
          <w:rFonts w:ascii="Cambria Math" w:hAnsi="Cambria Math" w:cs="Cambria Math"/>
        </w:rPr>
        <w:instrText>∼</w:instrText>
      </w:r>
      <w:r w:rsidR="004D067A">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fldChar w:fldCharType="separate"/>
      </w:r>
      <w:r w:rsidR="004D067A" w:rsidRPr="004D067A">
        <w:t>(</w:t>
      </w:r>
      <w:r w:rsidR="004D067A" w:rsidRPr="004D067A">
        <w:rPr>
          <w:i/>
          <w:iCs/>
        </w:rPr>
        <w:t>105</w:t>
      </w:r>
      <w:r w:rsidR="004D067A" w:rsidRPr="004D067A">
        <w:t xml:space="preserve">, </w:t>
      </w:r>
      <w:r w:rsidR="004D067A" w:rsidRPr="004D067A">
        <w:rPr>
          <w:i/>
          <w:iCs/>
        </w:rPr>
        <w:t>106</w:t>
      </w:r>
      <w:r w:rsidR="004D067A" w:rsidRPr="004D067A">
        <w:t>)</w:t>
      </w:r>
      <w:r>
        <w:fldChar w:fldCharType="end"/>
      </w:r>
      <w:r>
        <w:t xml:space="preserve">. </w:t>
      </w:r>
    </w:p>
    <w:p w14:paraId="6FC7BB68" w14:textId="48FA9C79" w:rsidR="00270465" w:rsidRDefault="00270465" w:rsidP="00270465">
      <w:pPr>
        <w:ind w:firstLine="720"/>
      </w:pPr>
      <w:r>
        <w:t>A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Pr="00E42C53">
        <w:t xml:space="preserve"> </w:t>
      </w:r>
      <w:r>
        <w:fldChar w:fldCharType="begin"/>
      </w:r>
      <w:r w:rsidR="004D067A">
        <w:instrText xml:space="preserve"> ADDIN ZOTERO_ITEM CSL_CITATION {"citationID":"rUdKSzFd","properties":{"formattedCitation":"({\\i{}42}, {\\i{}76})","plainCitation":"(42, 76)","noteIndex":0},"citationItems":[{"id":3266,"uris":["http://zotero.org/users/13901503/items/ZX3K6GKV"],"itemData":{"id":3266,"type":"article-journal","abstract":"In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sidR="004D067A" w:rsidRPr="004D067A">
        <w:t>(</w:t>
      </w:r>
      <w:r w:rsidR="004D067A" w:rsidRPr="004D067A">
        <w:rPr>
          <w:i/>
          <w:iCs/>
        </w:rPr>
        <w:t>42</w:t>
      </w:r>
      <w:r w:rsidR="004D067A" w:rsidRPr="004D067A">
        <w:t xml:space="preserve">, </w:t>
      </w:r>
      <w:r w:rsidR="004D067A" w:rsidRPr="004D067A">
        <w:rPr>
          <w:i/>
          <w:iCs/>
        </w:rPr>
        <w:t>76</w:t>
      </w:r>
      <w:r w:rsidR="004D067A" w:rsidRPr="004D067A">
        <w:t>)</w:t>
      </w:r>
      <w:r>
        <w:fldChar w:fldCharType="end"/>
      </w:r>
      <w:r>
        <w:t xml:space="preserve"> and the suppression of proinflammatory cytokine signaling </w:t>
      </w:r>
      <w:r>
        <w:fldChar w:fldCharType="begin"/>
      </w:r>
      <w:r w:rsidR="004D067A">
        <w:instrText xml:space="preserve"> ADDIN ZOTERO_ITEM CSL_CITATION {"citationID":"5WMcbnWb","properties":{"formattedCitation":"({\\i{}43}, {\\i{}77})","plainCitation":"(43, 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4D067A" w:rsidRPr="004D067A">
        <w:t>(</w:t>
      </w:r>
      <w:r w:rsidR="004D067A" w:rsidRPr="004D067A">
        <w:rPr>
          <w:i/>
          <w:iCs/>
        </w:rPr>
        <w:t>43</w:t>
      </w:r>
      <w:r w:rsidR="004D067A" w:rsidRPr="004D067A">
        <w:t xml:space="preserve">, </w:t>
      </w:r>
      <w:r w:rsidR="004D067A" w:rsidRPr="004D067A">
        <w:rPr>
          <w:i/>
          <w:iCs/>
        </w:rPr>
        <w:t>77</w:t>
      </w:r>
      <w:r w:rsidR="004D067A" w:rsidRPr="004D067A">
        <w:t>)</w:t>
      </w:r>
      <w:r>
        <w:fldChar w:fldCharType="end"/>
      </w:r>
      <w:r>
        <w:t>.</w:t>
      </w:r>
      <w:r w:rsidRPr="00A835F8">
        <w:t xml:space="preserve"> </w:t>
      </w:r>
      <w:r>
        <w:t>The decrease in SCFA-producing pathways, particularly butyrate and pyruvate (Fig 3E), likely reflects the loss of obligate anaerobes at high temperatures due to redox imbalance and may decrease host tolerance towards gut microbiomes.</w:t>
      </w:r>
      <w:r w:rsidRPr="00A835F8">
        <w:t xml:space="preserve"> </w:t>
      </w:r>
      <w:r>
        <w:t xml:space="preserve">The resulting increase in immune activity may continue to exacerbate redox imbalance because activated immune cells, particularly phagocytes, </w:t>
      </w:r>
      <w:r>
        <w:lastRenderedPageBreak/>
        <w:t xml:space="preserve">release ROS as part of the inflammatory response </w:t>
      </w:r>
      <w:r>
        <w:fldChar w:fldCharType="begin"/>
      </w:r>
      <w:r w:rsidR="004D067A">
        <w:instrText xml:space="preserve"> ADDIN ZOTERO_ITEM CSL_CITATION {"citationID":"1C9evp4M","properties":{"formattedCitation":"({\\i{}107})","plainCitation":"(107)","noteIndex":0},"citationItems":[{"id":3724,"uris":["http://zotero.org/users/13901503/items/IM2TT9E8"],"itemData":{"id":3724,"type":"article-journal","abstract":"Reactive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fldChar w:fldCharType="separate"/>
      </w:r>
      <w:r w:rsidR="004D067A" w:rsidRPr="004D067A">
        <w:t>(</w:t>
      </w:r>
      <w:r w:rsidR="004D067A" w:rsidRPr="004D067A">
        <w:rPr>
          <w:i/>
          <w:iCs/>
        </w:rPr>
        <w:t>107</w:t>
      </w:r>
      <w:r w:rsidR="004D067A" w:rsidRPr="004D067A">
        <w:t>)</w:t>
      </w:r>
      <w:r>
        <w:fldChar w:fldCharType="end"/>
      </w:r>
      <w:r>
        <w:t xml:space="preserve">. Together, these interactions create a heat-driven physiological cascade linking redox imbalance, disruption of microbiome composition, and the breakdown of gut-immune homeostasis (Fig 3F). Although these relationships have been explored in experimental and clinical research </w:t>
      </w:r>
      <w:r>
        <w:fldChar w:fldCharType="begin"/>
      </w:r>
      <w:r w:rsidR="004D067A">
        <w:instrText xml:space="preserve"> ADDIN ZOTERO_ITEM CSL_CITATION {"citationID":"ZVo4Iuph","properties":{"formattedCitation":"({\\i{}108}, {\\i{}109})","plainCitation":"(108, 109)","noteIndex":0},"citationItems":[{"id":3497,"uris":["http://zotero.org/users/13901503/items/RMY7RJ4R"],"itemData":{"id":3497,"type":"article-journal","abstract":"Inflammatory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fldChar w:fldCharType="separate"/>
      </w:r>
      <w:r w:rsidR="004D067A" w:rsidRPr="004D067A">
        <w:t>(</w:t>
      </w:r>
      <w:r w:rsidR="004D067A" w:rsidRPr="004D067A">
        <w:rPr>
          <w:i/>
          <w:iCs/>
        </w:rPr>
        <w:t>108</w:t>
      </w:r>
      <w:r w:rsidR="004D067A" w:rsidRPr="004D067A">
        <w:t xml:space="preserve">, </w:t>
      </w:r>
      <w:r w:rsidR="004D067A" w:rsidRPr="004D067A">
        <w:rPr>
          <w:i/>
          <w:iCs/>
        </w:rPr>
        <w:t>109</w:t>
      </w:r>
      <w:r w:rsidR="004D067A" w:rsidRPr="004D067A">
        <w:t>)</w:t>
      </w:r>
      <w:r>
        <w:fldChar w:fldCharType="end"/>
      </w:r>
      <w:r>
        <w:t xml:space="preserve">, our findings provide the first evidence of this mechanism in a natural population in response to environmental change. </w:t>
      </w:r>
      <w:r w:rsidR="00BE58E8">
        <w:t>These</w:t>
      </w:r>
      <w:r>
        <w:t xml:space="preserve"> results highlight the crucial role of temperature in shaping essential gut microbiome functions in a wild primate species and offer insight into how rising temperatures due to climate change may affect wild animals </w:t>
      </w:r>
      <w:r w:rsidR="004C357C">
        <w:t xml:space="preserve">by disrupting host-microbiome interactions. </w:t>
      </w:r>
    </w:p>
    <w:p w14:paraId="19B4A1F8" w14:textId="77777777" w:rsidR="00D729F3" w:rsidRDefault="00D729F3" w:rsidP="00AD155B"/>
    <w:p w14:paraId="540E48FC" w14:textId="77777777" w:rsidR="00270465" w:rsidRDefault="00270465" w:rsidP="00270465">
      <w:pPr>
        <w:rPr>
          <w:u w:val="single"/>
        </w:rPr>
      </w:pPr>
      <w:commentRangeStart w:id="138"/>
      <w:r w:rsidRPr="00C64C3B">
        <w:rPr>
          <w:u w:val="single"/>
        </w:rPr>
        <w:t xml:space="preserve">Gut microbiome </w:t>
      </w:r>
      <w:r>
        <w:rPr>
          <w:u w:val="single"/>
        </w:rPr>
        <w:t>response to temperature affects microbiome-immune homeostasis</w:t>
      </w:r>
      <w:commentRangeEnd w:id="138"/>
      <w:r w:rsidR="007A7BA9">
        <w:rPr>
          <w:rStyle w:val="CommentReference"/>
        </w:rPr>
        <w:commentReference w:id="138"/>
      </w:r>
    </w:p>
    <w:p w14:paraId="682A70F9" w14:textId="3176F64A" w:rsidR="00B647E0" w:rsidRDefault="00270465" w:rsidP="00410923">
      <w:pPr>
        <w:ind w:firstLine="720"/>
      </w:pPr>
      <w:r>
        <w:t xml:space="preserve">The observed interaction between temperature and immune activation supports the idea that heat-driven taxonomic shifts in the microbiome </w:t>
      </w:r>
      <w:r w:rsidR="00410923">
        <w:t>affect</w:t>
      </w:r>
      <w:r>
        <w:t xml:space="preserve"> the relationship between the gut microbiome and host immunity.</w:t>
      </w:r>
      <w:r w:rsidR="00D1426F">
        <w:t xml:space="preserve"> For example, stronger declines in obligate anaerobes, such as </w:t>
      </w:r>
      <w:r w:rsidR="00D1426F">
        <w:rPr>
          <w:rStyle w:val="Emphasis"/>
          <w:rFonts w:eastAsiaTheme="majorEastAsia"/>
        </w:rPr>
        <w:t>Parabacteroides</w:t>
      </w:r>
      <w:r w:rsidR="00D1426F">
        <w:t xml:space="preserve"> and </w:t>
      </w:r>
      <w:r w:rsidR="00D1426F" w:rsidRPr="00E8793F">
        <w:rPr>
          <w:rStyle w:val="Emphasis"/>
          <w:rFonts w:eastAsiaTheme="majorEastAsia"/>
        </w:rPr>
        <w:t>Alistipes</w:t>
      </w:r>
      <w:r w:rsidR="00410923">
        <w:rPr>
          <w:rStyle w:val="Emphasis"/>
          <w:rFonts w:eastAsiaTheme="majorEastAsia"/>
        </w:rPr>
        <w:t>,</w:t>
      </w:r>
      <w:r w:rsidR="00D1426F" w:rsidRPr="00D1426F">
        <w:t xml:space="preserve"> </w:t>
      </w:r>
      <w:r w:rsidR="00CB48C1">
        <w:t xml:space="preserve">are </w:t>
      </w:r>
      <w:r w:rsidR="00D1426F">
        <w:t>associated with higher neopterin levels (Fig 4A). These taxa contribute to anti-inflammatory signaling through the production of SCFAs</w:t>
      </w:r>
      <w:r w:rsidR="00D1426F">
        <w:rPr>
          <w:rStyle w:val="Emphasis"/>
          <w:rFonts w:eastAsiaTheme="majorEastAsia"/>
        </w:rPr>
        <w:t xml:space="preserve"> </w:t>
      </w:r>
      <w:r w:rsidR="00D1426F">
        <w:fldChar w:fldCharType="begin"/>
      </w:r>
      <w:r w:rsidR="004D067A">
        <w:instrText xml:space="preserve"> ADDIN ZOTERO_ITEM CSL_CITATION {"citationID":"56Usf7sy","properties":{"formattedCitation":"({\\i{}80}, {\\i{}81})","plainCitation":"(80, 81)","noteIndex":0},"citationItems":[{"id":2193,"uris":["http://zotero.org/users/13901503/items/TK9QBJNS"],"itemData":{"id":2193,"type":"article-journal","abstract":"Altered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D1426F">
        <w:fldChar w:fldCharType="separate"/>
      </w:r>
      <w:r w:rsidR="004D067A" w:rsidRPr="004D067A">
        <w:t>(</w:t>
      </w:r>
      <w:r w:rsidR="004D067A" w:rsidRPr="004D067A">
        <w:rPr>
          <w:i/>
          <w:iCs/>
        </w:rPr>
        <w:t>80</w:t>
      </w:r>
      <w:r w:rsidR="004D067A" w:rsidRPr="004D067A">
        <w:t xml:space="preserve">, </w:t>
      </w:r>
      <w:r w:rsidR="004D067A" w:rsidRPr="004D067A">
        <w:rPr>
          <w:i/>
          <w:iCs/>
        </w:rPr>
        <w:t>81</w:t>
      </w:r>
      <w:r w:rsidR="004D067A" w:rsidRPr="004D067A">
        <w:t>)</w:t>
      </w:r>
      <w:r w:rsidR="00D1426F">
        <w:fldChar w:fldCharType="end"/>
      </w:r>
      <w:r w:rsidR="00D1426F">
        <w:t xml:space="preserve">, </w:t>
      </w:r>
      <w:r w:rsidR="00D1426F" w:rsidRPr="00D1426F">
        <w:rPr>
          <w:rStyle w:val="Emphasis"/>
          <w:rFonts w:eastAsiaTheme="majorEastAsia"/>
          <w:i w:val="0"/>
          <w:iCs w:val="0"/>
        </w:rPr>
        <w:t>suggesting</w:t>
      </w:r>
      <w:r w:rsidR="00CB48C1">
        <w:rPr>
          <w:rStyle w:val="Emphasis"/>
          <w:rFonts w:eastAsiaTheme="majorEastAsia"/>
          <w:i w:val="0"/>
          <w:iCs w:val="0"/>
        </w:rPr>
        <w:t xml:space="preserve"> that their loss</w:t>
      </w:r>
      <w:r w:rsidR="00D1426F" w:rsidRPr="00D1426F">
        <w:rPr>
          <w:rStyle w:val="Emphasis"/>
          <w:rFonts w:eastAsiaTheme="majorEastAsia"/>
          <w:i w:val="0"/>
          <w:iCs w:val="0"/>
        </w:rPr>
        <w:t xml:space="preserve"> reduce</w:t>
      </w:r>
      <w:r w:rsidR="00CB48C1">
        <w:rPr>
          <w:rStyle w:val="Emphasis"/>
          <w:rFonts w:eastAsiaTheme="majorEastAsia"/>
          <w:i w:val="0"/>
          <w:iCs w:val="0"/>
        </w:rPr>
        <w:t>s</w:t>
      </w:r>
      <w:r w:rsidR="00D1426F" w:rsidRPr="00D1426F">
        <w:rPr>
          <w:rStyle w:val="Emphasis"/>
          <w:rFonts w:eastAsiaTheme="majorEastAsia"/>
          <w:i w:val="0"/>
          <w:iCs w:val="0"/>
        </w:rPr>
        <w:t xml:space="preserve"> immune tolerance towards </w:t>
      </w:r>
      <w:r w:rsidR="00E8793F">
        <w:rPr>
          <w:rStyle w:val="Emphasis"/>
          <w:rFonts w:eastAsiaTheme="majorEastAsia"/>
          <w:i w:val="0"/>
          <w:iCs w:val="0"/>
        </w:rPr>
        <w:t>gut microbes</w:t>
      </w:r>
      <w:r w:rsidR="00D1426F" w:rsidRPr="00D1426F">
        <w:rPr>
          <w:rStyle w:val="Emphasis"/>
          <w:rFonts w:eastAsiaTheme="majorEastAsia"/>
          <w:i w:val="0"/>
          <w:iCs w:val="0"/>
        </w:rPr>
        <w:t>.</w:t>
      </w:r>
      <w:r w:rsidR="00D1426F">
        <w:t xml:space="preserve"> </w:t>
      </w:r>
      <w:r w:rsidR="00D1426F" w:rsidRPr="00D1426F">
        <w:rPr>
          <w:rStyle w:val="Emphasis"/>
          <w:rFonts w:eastAsiaTheme="majorEastAsia"/>
          <w:i w:val="0"/>
          <w:iCs w:val="0"/>
        </w:rPr>
        <w:t>Similarly, stronger declines in metabolic pathways that produce anti-inflammatory immunomodulators</w:t>
      </w:r>
      <w:r w:rsidR="00F459CE">
        <w:rPr>
          <w:rStyle w:val="Emphasis"/>
          <w:rFonts w:eastAsiaTheme="majorEastAsia"/>
          <w:i w:val="0"/>
          <w:iCs w:val="0"/>
        </w:rPr>
        <w:t xml:space="preserve"> are also associated with higher neopterin</w:t>
      </w:r>
      <w:r w:rsidR="00F459CE">
        <w:t>. This</w:t>
      </w:r>
      <w:r w:rsidR="004C357C">
        <w:t xml:space="preserve"> includ</w:t>
      </w:r>
      <w:r w:rsidR="00F459CE">
        <w:t>es</w:t>
      </w:r>
      <w:r w:rsidR="004C357C">
        <w:t xml:space="preserve"> </w:t>
      </w:r>
      <w:r w:rsidR="004C357C" w:rsidRPr="00D1426F">
        <w:rPr>
          <w:rStyle w:val="Emphasis"/>
          <w:rFonts w:eastAsiaTheme="majorEastAsia"/>
          <w:i w:val="0"/>
          <w:iCs w:val="0"/>
        </w:rPr>
        <w:t xml:space="preserve">the </w:t>
      </w:r>
      <w:r w:rsidR="004C357C" w:rsidRPr="00D1426F">
        <w:t>synthesis</w:t>
      </w:r>
      <w:r w:rsidR="004C357C">
        <w:t xml:space="preserve"> of monounsaturated fatty acids </w:t>
      </w:r>
      <w:r w:rsidR="004C357C">
        <w:fldChar w:fldCharType="begin"/>
      </w:r>
      <w:r w:rsidR="004D067A">
        <w:instrText xml:space="preserve"> ADDIN ZOTERO_ITEM CSL_CITATION {"citationID":"mhDvr5M0","properties":{"formattedCitation":"({\\i{}77})","plainCitation":"(77)","noteIndex":0},"citationItems":[{"id":3176,"uris":["http://zotero.org/users/13901503/items/HTMPX6GE"],"itemData":{"id":3176,"type":"article-journal","abstract":"Monocytes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4C357C">
        <w:fldChar w:fldCharType="separate"/>
      </w:r>
      <w:r w:rsidR="004D067A" w:rsidRPr="004D067A">
        <w:t>(</w:t>
      </w:r>
      <w:r w:rsidR="004D067A" w:rsidRPr="004D067A">
        <w:rPr>
          <w:i/>
          <w:iCs/>
        </w:rPr>
        <w:t>77</w:t>
      </w:r>
      <w:r w:rsidR="004D067A" w:rsidRPr="004D067A">
        <w:t>)</w:t>
      </w:r>
      <w:r w:rsidR="004C357C">
        <w:fldChar w:fldCharType="end"/>
      </w:r>
      <w:r w:rsidR="004C357C">
        <w:t xml:space="preserve"> and tryptophan,</w:t>
      </w:r>
      <w:r w:rsidR="004C357C" w:rsidRPr="004C357C">
        <w:t xml:space="preserve"> </w:t>
      </w:r>
      <w:r w:rsidR="004C357C">
        <w:t xml:space="preserve">a compound primarily synthesized by obligate anaerobes </w:t>
      </w:r>
      <w:r w:rsidR="004C357C">
        <w:fldChar w:fldCharType="begin"/>
      </w:r>
      <w:r w:rsidR="004D067A">
        <w:instrText xml:space="preserve"> ADDIN ZOTERO_ITEM CSL_CITATION {"citationID":"0vbqoJY6","properties":{"formattedCitation":"({\\i{}110}, {\\i{}111})","plainCitation":"(110, 111)","noteIndex":0},"citationItems":[{"id":3659,"uris":["http://zotero.org/users/13901503/items/WFUC2V8A"],"itemData":{"id":3659,"type":"article-journal","abstract":"A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rsidR="004C357C">
        <w:fldChar w:fldCharType="separate"/>
      </w:r>
      <w:r w:rsidR="004D067A" w:rsidRPr="004D067A">
        <w:t>(</w:t>
      </w:r>
      <w:r w:rsidR="004D067A" w:rsidRPr="004D067A">
        <w:rPr>
          <w:i/>
          <w:iCs/>
        </w:rPr>
        <w:t>110</w:t>
      </w:r>
      <w:r w:rsidR="004D067A" w:rsidRPr="004D067A">
        <w:t xml:space="preserve">, </w:t>
      </w:r>
      <w:r w:rsidR="004D067A" w:rsidRPr="004D067A">
        <w:rPr>
          <w:i/>
          <w:iCs/>
        </w:rPr>
        <w:t>111</w:t>
      </w:r>
      <w:r w:rsidR="004D067A" w:rsidRPr="004D067A">
        <w:t>)</w:t>
      </w:r>
      <w:r w:rsidR="004C357C">
        <w:fldChar w:fldCharType="end"/>
      </w:r>
      <w:r w:rsidR="004C357C" w:rsidRPr="004C357C">
        <w:t xml:space="preserve"> </w:t>
      </w:r>
      <w:r w:rsidR="004C357C">
        <w:t>(Fig 5</w:t>
      </w:r>
      <w:r w:rsidR="0053457E">
        <w:t>A</w:t>
      </w:r>
      <w:r w:rsidR="004C357C">
        <w:t xml:space="preserve"> &amp; </w:t>
      </w:r>
      <w:r w:rsidR="0053457E">
        <w:t>B</w:t>
      </w:r>
      <w:r w:rsidR="004C357C">
        <w:t>).</w:t>
      </w:r>
      <w:r w:rsidR="00F459CE">
        <w:t xml:space="preserve"> </w:t>
      </w:r>
      <w:r w:rsidR="004C357C">
        <w:t xml:space="preserve">Together, these patterns support the idea that </w:t>
      </w:r>
      <w:r w:rsidR="00F459CE">
        <w:t xml:space="preserve">heat-driven </w:t>
      </w:r>
      <w:r w:rsidR="004C357C">
        <w:t>los</w:t>
      </w:r>
      <w:r w:rsidR="00F459CE">
        <w:t>s</w:t>
      </w:r>
      <w:r w:rsidR="004C357C">
        <w:t xml:space="preserve"> of microbial anti-inflammatory functions </w:t>
      </w:r>
      <w:r w:rsidR="00F459CE">
        <w:t xml:space="preserve">affects macrophage activation. Notably, </w:t>
      </w:r>
      <w:r w:rsidR="00410923">
        <w:t xml:space="preserve">the </w:t>
      </w:r>
      <w:r w:rsidR="00F459CE">
        <w:t>t</w:t>
      </w:r>
      <w:r w:rsidR="00B24088" w:rsidRPr="00B24088">
        <w:t xml:space="preserve">axa that exhibit stronger declines when neopterin is high are primarily from the Bacteroidota and Firmicutes </w:t>
      </w:r>
      <w:r w:rsidR="00410923">
        <w:t>ph</w:t>
      </w:r>
      <w:r w:rsidR="006909B8">
        <w:t>yl</w:t>
      </w:r>
      <w:r w:rsidR="00410923">
        <w:t xml:space="preserve">a, </w:t>
      </w:r>
      <w:r w:rsidR="00B24088" w:rsidRPr="00B24088">
        <w:t>which include many obligate anaerobes (Fig 4A)</w:t>
      </w:r>
      <w:r w:rsidR="00F459CE">
        <w:t xml:space="preserve">. We also observed a </w:t>
      </w:r>
      <w:r w:rsidR="00410923">
        <w:t xml:space="preserve">stronger </w:t>
      </w:r>
      <w:r w:rsidR="00F459CE" w:rsidRPr="00B24088">
        <w:t xml:space="preserve">decline in pathways commonly associated with obligate </w:t>
      </w:r>
      <w:r w:rsidR="00410923">
        <w:t>anaerobes</w:t>
      </w:r>
      <w:r w:rsidR="00F459CE" w:rsidRPr="00B24088">
        <w:t xml:space="preserve"> including complex carb fermentation </w:t>
      </w:r>
      <w:r w:rsidR="00F459CE" w:rsidRPr="00487066">
        <w:rPr>
          <w:rStyle w:val="Strong"/>
          <w:rFonts w:eastAsiaTheme="majorEastAsia"/>
          <w:b w:val="0"/>
          <w:bCs w:val="0"/>
        </w:rPr>
        <w:fldChar w:fldCharType="begin"/>
      </w:r>
      <w:r w:rsidR="004D067A">
        <w:rPr>
          <w:rStyle w:val="Strong"/>
          <w:rFonts w:eastAsiaTheme="majorEastAsia"/>
        </w:rPr>
        <w:instrText xml:space="preserve"> ADDIN ZOTERO_ITEM CSL_CITATION {"citationID":"tuESI0A9","properties":{"formattedCitation":"({\\i{}38})","plainCitation":"(38)","noteIndex":0},"citationItems":[{"id":3409,"uris":["http://zotero.org/users/13901503/items/73VRZX5M"],"itemData":{"id":3409,"type":"article-journal","abstract":"Bacteria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00F459CE" w:rsidRPr="00487066">
        <w:rPr>
          <w:rStyle w:val="Strong"/>
          <w:rFonts w:eastAsiaTheme="majorEastAsia"/>
          <w:b w:val="0"/>
          <w:bCs w:val="0"/>
        </w:rPr>
        <w:fldChar w:fldCharType="separate"/>
      </w:r>
      <w:r w:rsidR="004D067A" w:rsidRPr="004D067A">
        <w:t>(</w:t>
      </w:r>
      <w:r w:rsidR="004D067A" w:rsidRPr="004D067A">
        <w:rPr>
          <w:i/>
          <w:iCs/>
        </w:rPr>
        <w:t>38</w:t>
      </w:r>
      <w:r w:rsidR="004D067A" w:rsidRPr="004D067A">
        <w:t>)</w:t>
      </w:r>
      <w:r w:rsidR="00F459CE" w:rsidRPr="00487066">
        <w:rPr>
          <w:rStyle w:val="Strong"/>
          <w:rFonts w:eastAsiaTheme="majorEastAsia"/>
          <w:b w:val="0"/>
          <w:bCs w:val="0"/>
        </w:rPr>
        <w:fldChar w:fldCharType="end"/>
      </w:r>
      <w:r w:rsidR="00F459CE">
        <w:rPr>
          <w:b/>
          <w:bCs/>
        </w:rPr>
        <w:t xml:space="preserve"> </w:t>
      </w:r>
      <w:r w:rsidR="00F459CE" w:rsidRPr="00B24088">
        <w:t xml:space="preserve">and Gram-positive cell wall biosynthesis characteristic of obligates from the Firmicutes </w:t>
      </w:r>
      <w:r w:rsidR="00F459CE" w:rsidRPr="00B24088">
        <w:rPr>
          <w:rStyle w:val="Strong"/>
          <w:rFonts w:eastAsiaTheme="majorEastAsia"/>
          <w:b w:val="0"/>
          <w:bCs w:val="0"/>
        </w:rPr>
        <w:t>phylum</w:t>
      </w:r>
      <w:r w:rsidR="00F459CE">
        <w:rPr>
          <w:rStyle w:val="Strong"/>
          <w:rFonts w:eastAsiaTheme="majorEastAsia"/>
        </w:rPr>
        <w:t xml:space="preserve"> </w:t>
      </w:r>
      <w:r w:rsidR="00F459CE">
        <w:rPr>
          <w:rStyle w:val="Strong"/>
          <w:rFonts w:eastAsiaTheme="majorEastAsia"/>
          <w:b w:val="0"/>
          <w:bCs w:val="0"/>
        </w:rPr>
        <w:fldChar w:fldCharType="begin"/>
      </w:r>
      <w:r w:rsidR="004D067A">
        <w:rPr>
          <w:rStyle w:val="Strong"/>
          <w:rFonts w:eastAsiaTheme="majorEastAsia"/>
        </w:rPr>
        <w:instrText xml:space="preserve"> ADDIN ZOTERO_ITEM CSL_CITATION {"citationID":"M9J7IkJO","properties":{"formattedCitation":"({\\i{}85})","plainCitation":"(85)","noteIndex":0},"citationItems":[{"id":3707,"uris":["http://zotero.org/users/13901503/items/DINXISI6"],"itemData":{"id":3707,"type":"article-journal","abstract":"The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F459CE">
        <w:rPr>
          <w:rStyle w:val="Strong"/>
          <w:rFonts w:eastAsiaTheme="majorEastAsia"/>
          <w:b w:val="0"/>
          <w:bCs w:val="0"/>
        </w:rPr>
        <w:fldChar w:fldCharType="separate"/>
      </w:r>
      <w:r w:rsidR="004D067A" w:rsidRPr="004D067A">
        <w:t>(</w:t>
      </w:r>
      <w:r w:rsidR="004D067A" w:rsidRPr="004D067A">
        <w:rPr>
          <w:i/>
          <w:iCs/>
        </w:rPr>
        <w:t>85</w:t>
      </w:r>
      <w:r w:rsidR="004D067A" w:rsidRPr="004D067A">
        <w:t>)</w:t>
      </w:r>
      <w:r w:rsidR="00F459CE">
        <w:rPr>
          <w:rStyle w:val="Strong"/>
          <w:rFonts w:eastAsiaTheme="majorEastAsia"/>
          <w:b w:val="0"/>
          <w:bCs w:val="0"/>
        </w:rPr>
        <w:fldChar w:fldCharType="end"/>
      </w:r>
      <w:r w:rsidR="00F459CE">
        <w:rPr>
          <w:rStyle w:val="Strong"/>
          <w:rFonts w:eastAsiaTheme="majorEastAsia"/>
          <w:b w:val="0"/>
          <w:bCs w:val="0"/>
        </w:rPr>
        <w:t>(</w:t>
      </w:r>
      <w:r w:rsidR="00F459CE" w:rsidRPr="00B24088">
        <w:t>Fig 5</w:t>
      </w:r>
      <w:r w:rsidR="0053457E">
        <w:t>A</w:t>
      </w:r>
      <w:r w:rsidR="00F459CE" w:rsidRPr="00B24088">
        <w:t>).</w:t>
      </w:r>
      <w:r w:rsidR="00F459CE">
        <w:t xml:space="preserve"> Therefore, the combination of high temperatures and increased macrophage activity</w:t>
      </w:r>
      <w:r w:rsidR="00410923">
        <w:t xml:space="preserve"> appears to</w:t>
      </w:r>
      <w:r w:rsidR="00F459CE">
        <w:t xml:space="preserve"> contribute to the loss of obligate </w:t>
      </w:r>
      <w:r w:rsidR="00410923">
        <w:t>anaerobes</w:t>
      </w:r>
      <w:r w:rsidR="00F459CE">
        <w:t>, likely because immune activation exacerbates the redox imbalance initiated by high temperatures.</w:t>
      </w:r>
    </w:p>
    <w:p w14:paraId="1F89DDEB" w14:textId="37B1C287" w:rsidR="00410923" w:rsidRDefault="00164D31" w:rsidP="00410923">
      <w:pPr>
        <w:ind w:firstLine="720"/>
      </w:pPr>
      <w:r>
        <w:t>In contrast, facultative anaerobes may be more resilient to these conditions</w:t>
      </w:r>
      <w:r w:rsidR="00516686">
        <w:t xml:space="preserve">. </w:t>
      </w:r>
      <w:r>
        <w:t xml:space="preserve">For example, </w:t>
      </w:r>
      <w:r w:rsidRPr="00516686">
        <w:rPr>
          <w:rStyle w:val="Strong"/>
          <w:rFonts w:eastAsiaTheme="majorEastAsia"/>
          <w:b w:val="0"/>
          <w:bCs w:val="0"/>
          <w:i/>
          <w:iCs/>
        </w:rPr>
        <w:t>Helicobacteraceae</w:t>
      </w:r>
      <w:r w:rsidRPr="00455FE7">
        <w:t xml:space="preserve"> </w:t>
      </w:r>
      <w:r>
        <w:t>exhibits a stronger increase in abundance when neopterin is high (Fig 4B), suggesting they are better able to tolerate redox imbalance, and may exploit niches vacated by the loss of obligates.</w:t>
      </w:r>
      <w:r w:rsidR="00516686">
        <w:t xml:space="preserve"> Similarly, several pathways commonly associated with facultative </w:t>
      </w:r>
      <w:r w:rsidR="00410923">
        <w:t>anaerobes</w:t>
      </w:r>
      <w:r w:rsidR="00516686">
        <w:t xml:space="preserve"> exhibit a stronger increase at high neopterin levels and may help these taxa actively respond to changes in the gut environment (Fig 5</w:t>
      </w:r>
      <w:r w:rsidR="0053457E">
        <w:t>D</w:t>
      </w:r>
      <w:r w:rsidR="00516686">
        <w:t>). For example, the glyoxylate cycle and Rubisco shunt both increase under high neopterin</w:t>
      </w:r>
      <w:r w:rsidR="00410923">
        <w:t>,</w:t>
      </w:r>
      <w:r w:rsidR="00516686">
        <w:t xml:space="preserve"> which likely supports energy conservation</w:t>
      </w:r>
      <w:r w:rsidR="00516686" w:rsidRPr="009647C8">
        <w:t xml:space="preserve"> </w:t>
      </w:r>
      <w:r w:rsidR="00516686">
        <w:t xml:space="preserve">under oxygen and energy-limited conditions </w:t>
      </w:r>
      <w:r w:rsidR="00516686">
        <w:fldChar w:fldCharType="begin"/>
      </w:r>
      <w:r w:rsidR="004D067A">
        <w:instrText xml:space="preserve"> ADDIN ZOTERO_ITEM CSL_CITATION {"citationID":"PvilTIb8","properties":{"formattedCitation":"({\\i{}86}, {\\i{}87})","plainCitation":"(86, 87)","noteIndex":0},"citationItems":[{"id":3666,"uris":["http://zotero.org/users/13901503/items/787C6UND"],"itemData":{"id":3666,"type":"article-journal","abstract":"&lt;p&gt;The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516686">
        <w:fldChar w:fldCharType="separate"/>
      </w:r>
      <w:r w:rsidR="004D067A" w:rsidRPr="004D067A">
        <w:t>(</w:t>
      </w:r>
      <w:r w:rsidR="004D067A" w:rsidRPr="004D067A">
        <w:rPr>
          <w:i/>
          <w:iCs/>
        </w:rPr>
        <w:t>86</w:t>
      </w:r>
      <w:r w:rsidR="004D067A" w:rsidRPr="004D067A">
        <w:t xml:space="preserve">, </w:t>
      </w:r>
      <w:r w:rsidR="004D067A" w:rsidRPr="004D067A">
        <w:rPr>
          <w:i/>
          <w:iCs/>
        </w:rPr>
        <w:t>87</w:t>
      </w:r>
      <w:r w:rsidR="004D067A" w:rsidRPr="004D067A">
        <w:t>)</w:t>
      </w:r>
      <w:r w:rsidR="00516686">
        <w:fldChar w:fldCharType="end"/>
      </w:r>
      <w:r w:rsidR="00516686">
        <w:t xml:space="preserve">. In addition, redox maintenance pathways such as ubiquinone biosynthesis also increase which helps facultative anaerobes neutralize ROS </w:t>
      </w:r>
      <w:r w:rsidR="00516686">
        <w:fldChar w:fldCharType="begin"/>
      </w:r>
      <w:r w:rsidR="004D067A">
        <w:instrText xml:space="preserve"> ADDIN ZOTERO_ITEM CSL_CITATION {"citationID":"Fk5o5734","properties":{"formattedCitation":"({\\i{}88})","plainCitation":"(88)","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516686">
        <w:fldChar w:fldCharType="separate"/>
      </w:r>
      <w:r w:rsidR="004D067A" w:rsidRPr="004D067A">
        <w:t>(</w:t>
      </w:r>
      <w:r w:rsidR="004D067A" w:rsidRPr="004D067A">
        <w:rPr>
          <w:i/>
          <w:iCs/>
        </w:rPr>
        <w:t>88</w:t>
      </w:r>
      <w:r w:rsidR="004D067A" w:rsidRPr="004D067A">
        <w:t>)</w:t>
      </w:r>
      <w:r w:rsidR="00516686">
        <w:fldChar w:fldCharType="end"/>
      </w:r>
      <w:r w:rsidR="00516686">
        <w:t>.</w:t>
      </w:r>
      <w:r w:rsidR="00516686" w:rsidRPr="009647C8">
        <w:t xml:space="preserve"> </w:t>
      </w:r>
      <w:r w:rsidR="00516686">
        <w:t>Synthesis of enterobacterial common antigen (ECA) also increases</w:t>
      </w:r>
      <w:r w:rsidR="00410923">
        <w:t>,</w:t>
      </w:r>
      <w:r w:rsidR="00516686">
        <w:t xml:space="preserve"> which is characteristic of </w:t>
      </w:r>
      <w:r w:rsidR="00516686" w:rsidRPr="00E344E1">
        <w:rPr>
          <w:i/>
          <w:iCs/>
        </w:rPr>
        <w:t>Enterobacteriaceae</w:t>
      </w:r>
      <w:r w:rsidR="00516686">
        <w:t xml:space="preserve"> </w:t>
      </w:r>
      <w:r w:rsidR="00516686">
        <w:fldChar w:fldCharType="begin"/>
      </w:r>
      <w:r w:rsidR="004D067A">
        <w:instrText xml:space="preserve"> ADDIN ZOTERO_ITEM CSL_CITATION {"citationID":"run2xhG6","properties":{"formattedCitation":"({\\i{}89})","plainCitation":"(89)","noteIndex":0},"citationItems":[{"id":3712,"uris":["http://zotero.org/users/13901503/items/S8VNSY7N"],"itemData":{"id":3712,"type":"article-journal","abstract":"Enterobacterial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516686">
        <w:fldChar w:fldCharType="separate"/>
      </w:r>
      <w:r w:rsidR="004D067A" w:rsidRPr="004D067A">
        <w:t>(</w:t>
      </w:r>
      <w:r w:rsidR="004D067A" w:rsidRPr="004D067A">
        <w:rPr>
          <w:i/>
          <w:iCs/>
        </w:rPr>
        <w:t>89</w:t>
      </w:r>
      <w:r w:rsidR="004D067A" w:rsidRPr="004D067A">
        <w:t>)</w:t>
      </w:r>
      <w:r w:rsidR="00516686">
        <w:fldChar w:fldCharType="end"/>
      </w:r>
      <w:r w:rsidR="00516686">
        <w:t>.</w:t>
      </w:r>
      <w:r w:rsidR="00516686" w:rsidRPr="00516686">
        <w:t xml:space="preserve"> </w:t>
      </w:r>
      <w:r w:rsidR="00410923">
        <w:t>Further, t</w:t>
      </w:r>
      <w:r w:rsidR="00516686">
        <w:t>he shift towards facultative taxa at high temperatures likely contributes to increased immune activation and further disrupts gut-immune homeostasis.</w:t>
      </w:r>
      <w:r w:rsidR="00410923">
        <w:t xml:space="preserve"> For example, lipid A synthesis, which is characteristic of many facultative taxa, increases at higher neopterin and forms pathogen-associated molecular patterns (PAMPs) that are recognized by Toll-like receptors (TLRs) and can initiate pro-inflammatory signaling </w:t>
      </w:r>
      <w:r w:rsidR="00410923">
        <w:fldChar w:fldCharType="begin"/>
      </w:r>
      <w:r w:rsidR="00B64BE6">
        <w:instrText xml:space="preserve"> ADDIN ZOTERO_ITEM CSL_CITATION {"citationID":"EGWGOe9I","properties":{"formattedCitation":"({\\i{}90})","plainCitation":"(90)","noteIndex":0},"citationItems":[{"id":3710,"uris":["http://zotero.org/users/13901503/items/7XBTXUWV"],"itemData":{"id":3710,"type":"article-journal","abstract":"Bacterial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410923">
        <w:fldChar w:fldCharType="separate"/>
      </w:r>
      <w:r w:rsidR="004D067A" w:rsidRPr="004D067A">
        <w:t>(</w:t>
      </w:r>
      <w:r w:rsidR="004D067A" w:rsidRPr="004D067A">
        <w:rPr>
          <w:i/>
          <w:iCs/>
        </w:rPr>
        <w:t>90</w:t>
      </w:r>
      <w:r w:rsidR="004D067A" w:rsidRPr="004D067A">
        <w:t>)</w:t>
      </w:r>
      <w:r w:rsidR="00410923">
        <w:fldChar w:fldCharType="end"/>
      </w:r>
      <w:r w:rsidR="00410923">
        <w:t>(Fig 5</w:t>
      </w:r>
      <w:r w:rsidR="0053457E">
        <w:t>D</w:t>
      </w:r>
      <w:r w:rsidR="00410923">
        <w:t xml:space="preserve">). </w:t>
      </w:r>
      <w:r w:rsidR="00410923">
        <w:rPr>
          <w:rStyle w:val="Emphasis"/>
          <w:rFonts w:eastAsiaTheme="majorEastAsia"/>
        </w:rPr>
        <w:t>Helicobacteraceae</w:t>
      </w:r>
      <w:r w:rsidR="00410923">
        <w:rPr>
          <w:rStyle w:val="Emphasis"/>
          <w:rFonts w:eastAsiaTheme="majorEastAsia"/>
          <w:i w:val="0"/>
          <w:iCs w:val="0"/>
        </w:rPr>
        <w:t xml:space="preserve"> is also</w:t>
      </w:r>
      <w:r w:rsidR="00410923" w:rsidRPr="00410923">
        <w:rPr>
          <w:rStyle w:val="Emphasis"/>
          <w:rFonts w:eastAsiaTheme="majorEastAsia"/>
          <w:i w:val="0"/>
          <w:iCs w:val="0"/>
        </w:rPr>
        <w:t xml:space="preserve"> associated with</w:t>
      </w:r>
      <w:r w:rsidR="00410923">
        <w:rPr>
          <w:rStyle w:val="Emphasis"/>
          <w:rFonts w:eastAsiaTheme="majorEastAsia"/>
        </w:rPr>
        <w:t xml:space="preserve"> </w:t>
      </w:r>
      <w:r w:rsidR="00410923">
        <w:t xml:space="preserve">inflammatory diseases and may promote macrophage activation by damaging the gut epithelium and disrupting the mucosal barrier </w:t>
      </w:r>
      <w:r w:rsidR="00410923">
        <w:fldChar w:fldCharType="begin"/>
      </w:r>
      <w:r w:rsidR="004D067A">
        <w:instrText xml:space="preserve"> ADDIN ZOTERO_ITEM CSL_CITATION {"citationID":"cZJ2yfWg","properties":{"formattedCitation":"({\\i{}112})","plainCitation":"(112)","noteIndex":0},"citationItems":[{"id":3644,"uris":["http://zotero.org/users/13901503/items/GZ2VQ6TK"],"itemData":{"id":3644,"type":"article-journal","abstract":"Abstract: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rsidR="00410923">
        <w:fldChar w:fldCharType="separate"/>
      </w:r>
      <w:r w:rsidR="004D067A" w:rsidRPr="004D067A">
        <w:t>(</w:t>
      </w:r>
      <w:r w:rsidR="004D067A" w:rsidRPr="004D067A">
        <w:rPr>
          <w:i/>
          <w:iCs/>
        </w:rPr>
        <w:t>112</w:t>
      </w:r>
      <w:r w:rsidR="004D067A" w:rsidRPr="004D067A">
        <w:t>)</w:t>
      </w:r>
      <w:r w:rsidR="00410923">
        <w:fldChar w:fldCharType="end"/>
      </w:r>
      <w:r w:rsidR="00410923">
        <w:t xml:space="preserve">. These shifts </w:t>
      </w:r>
      <w:r w:rsidR="00410923">
        <w:lastRenderedPageBreak/>
        <w:t>coupled with the loss of anti-inflammatory support from obligate anaerobes could lead to sustained immune activation and increase the risk of chronic inflammation at high temperatures.</w:t>
      </w:r>
      <w:r w:rsidR="00410923" w:rsidRPr="00410923">
        <w:t xml:space="preserve"> </w:t>
      </w:r>
    </w:p>
    <w:p w14:paraId="751AE793" w14:textId="3A8D4CEC" w:rsidR="00410923" w:rsidRPr="00C92A54" w:rsidRDefault="00410923" w:rsidP="00410923">
      <w:pPr>
        <w:ind w:firstLine="720"/>
        <w:rPr>
          <w:lang w:val="it-IT"/>
          <w:rPrChange w:id="139" w:author="Maria Luisa Savo Sardaro" w:date="2025-07-25T08:52:00Z" w16du:dateUtc="2025-07-25T05:52:00Z">
            <w:rPr/>
          </w:rPrChange>
        </w:rPr>
      </w:pPr>
      <w:r w:rsidRPr="00973225">
        <w:t xml:space="preserve">Taken together, these findings provide robust support for a </w:t>
      </w:r>
      <w:bookmarkStart w:id="140" w:name="_Hlk200366020"/>
      <w:r w:rsidRPr="00973225">
        <w:t xml:space="preserve">heat-induced physiological cascade that affects microbiome composition and disrupts </w:t>
      </w:r>
      <w:r>
        <w:t>microbiome-</w:t>
      </w:r>
      <w:r w:rsidRPr="00973225">
        <w:t xml:space="preserve">immune homeostasis </w:t>
      </w:r>
      <w:bookmarkEnd w:id="140"/>
      <w:r w:rsidRPr="00973225">
        <w:t>(Fig. 3F). The interaction effect reveal</w:t>
      </w:r>
      <w:r w:rsidR="002669A7">
        <w:t>s</w:t>
      </w:r>
      <w:r w:rsidRPr="00973225">
        <w:t xml:space="preserve">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we cannot demonstrate directionality among these relationships, the results highlight how each component can reinforce the others, creating a feedback loop during periods of heat stress</w:t>
      </w:r>
      <w:r>
        <w:t xml:space="preserve"> (Fig 3F)</w:t>
      </w:r>
      <w:r w:rsidRPr="00973225">
        <w:t xml:space="preserve">. </w:t>
      </w:r>
      <w:r>
        <w:t xml:space="preserve">There are also indications that the gut microbiome may mount compensatory responses to counteract these effects in an attempt to restore homeostasis. For example, we observe increased abundance of two known short-chain fatty acid (SCFA) producers, </w:t>
      </w:r>
      <w:r>
        <w:rPr>
          <w:rStyle w:val="Emphasis"/>
          <w:rFonts w:eastAsiaTheme="majorEastAsia"/>
        </w:rPr>
        <w:t>Phascolarctobacterium</w:t>
      </w:r>
      <w:r>
        <w:t xml:space="preserve"> </w:t>
      </w:r>
      <w:r>
        <w:fldChar w:fldCharType="begin"/>
      </w:r>
      <w:r w:rsidR="004D067A">
        <w:instrText xml:space="preserve"> ADDIN ZOTERO_ITEM CSL_CITATION {"citationID":"ubaxrLzX","properties":{"formattedCitation":"({\\i{}83})","plainCitation":"(83)","noteIndex":0},"citationItems":[{"id":2168,"uris":["http://zotero.org/users/13901503/items/8KEM2KE5"],"itemData":{"id":2168,"type":"article-journal","abstract":"Phascolarctobacterium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fldChar w:fldCharType="separate"/>
      </w:r>
      <w:r w:rsidR="004D067A" w:rsidRPr="004D067A">
        <w:t>(</w:t>
      </w:r>
      <w:r w:rsidR="004D067A" w:rsidRPr="004D067A">
        <w:rPr>
          <w:i/>
          <w:iCs/>
        </w:rPr>
        <w:t>83</w:t>
      </w:r>
      <w:r w:rsidR="004D067A" w:rsidRPr="004D067A">
        <w:t>)</w:t>
      </w:r>
      <w:r>
        <w:fldChar w:fldCharType="end"/>
      </w:r>
      <w:r>
        <w:t xml:space="preserve"> and </w:t>
      </w:r>
      <w:r w:rsidRPr="006841BE">
        <w:rPr>
          <w:rStyle w:val="Emphasis"/>
          <w:rFonts w:eastAsiaTheme="majorEastAsia"/>
        </w:rPr>
        <w:t xml:space="preserve">Eubacterium </w:t>
      </w:r>
      <w:r w:rsidRPr="006841BE">
        <w:rPr>
          <w:rStyle w:val="Emphasis"/>
          <w:rFonts w:eastAsiaTheme="majorEastAsia"/>
          <w:i w:val="0"/>
          <w:iCs w:val="0"/>
        </w:rPr>
        <w:fldChar w:fldCharType="begin"/>
      </w:r>
      <w:r w:rsidR="004D067A">
        <w:rPr>
          <w:rStyle w:val="Emphasis"/>
          <w:rFonts w:eastAsiaTheme="majorEastAsia"/>
        </w:rPr>
        <w:instrText xml:space="preserve"> ADDIN ZOTERO_ITEM CSL_CITATION {"citationID":"ppO23vVe","properties":{"formattedCitation":"({\\i{}82})","plainCitation":"(82)","noteIndex":0},"citationItems":[{"id":3715,"uris":["http://zotero.org/users/13901503/items/6SAKEANZ"],"itemData":{"id":3715,"type":"article-journal","abstract":"Summary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J."}],"issued":{"date-parts":[["2017",1]]}}}],"schema":"https://github.com/citation-style-language/schema/raw/master/csl-citation.json"} </w:instrText>
      </w:r>
      <w:r w:rsidRPr="006841BE">
        <w:rPr>
          <w:rStyle w:val="Emphasis"/>
          <w:rFonts w:eastAsiaTheme="majorEastAsia"/>
          <w:i w:val="0"/>
          <w:iCs w:val="0"/>
        </w:rPr>
        <w:fldChar w:fldCharType="separate"/>
      </w:r>
      <w:r w:rsidR="004D067A" w:rsidRPr="004D067A">
        <w:t>(</w:t>
      </w:r>
      <w:r w:rsidR="004D067A" w:rsidRPr="004D067A">
        <w:rPr>
          <w:i/>
          <w:iCs/>
        </w:rPr>
        <w:t>82</w:t>
      </w:r>
      <w:r w:rsidR="004D067A" w:rsidRPr="004D067A">
        <w:t>)</w:t>
      </w:r>
      <w:r w:rsidRPr="006841BE">
        <w:rPr>
          <w:rStyle w:val="Emphasis"/>
          <w:rFonts w:eastAsiaTheme="majorEastAsia"/>
          <w:i w:val="0"/>
          <w:iCs w:val="0"/>
        </w:rPr>
        <w:fldChar w:fldCharType="end"/>
      </w:r>
      <w:r>
        <w:t>, at high neopterin levels, possibly reflecting an attempt to promote anti-inflammatory signaling</w:t>
      </w:r>
      <w:r w:rsidR="0053457E">
        <w:t xml:space="preserve"> (Fig 4 B &amp; C)</w:t>
      </w:r>
      <w:r>
        <w:t xml:space="preserve">. In addition, we see </w:t>
      </w:r>
      <w:r w:rsidR="002669A7">
        <w:t>an increase</w:t>
      </w:r>
      <w:r>
        <w:t xml:space="preserve"> </w:t>
      </w:r>
      <w:r w:rsidR="002669A7">
        <w:t xml:space="preserve">in </w:t>
      </w:r>
      <w:r>
        <w:t xml:space="preserve">several redox maintenance pathways, including the synthesis of B vitamins </w:t>
      </w:r>
      <w:r>
        <w:fldChar w:fldCharType="begin"/>
      </w:r>
      <w:r w:rsidR="004D067A">
        <w:instrText xml:space="preserve"> ADDIN ZOTERO_ITEM CSL_CITATION {"citationID":"4doJRT7w","properties":{"formattedCitation":"({\\i{}66},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w:instrText>
      </w:r>
      <w:r w:rsidR="004D067A" w:rsidRPr="00C92A54">
        <w:rPr>
          <w:lang w:val="it-IT"/>
          <w:rPrChange w:id="141" w:author="Maria Luisa Savo Sardaro" w:date="2025-07-25T08:52:00Z" w16du:dateUtc="2025-07-25T05:52:00Z">
            <w:rPr/>
          </w:rPrChange>
        </w:rPr>
        <w:instrText xml:space="preserve">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4D067A" w:rsidRPr="00C92A54">
        <w:rPr>
          <w:lang w:val="it-IT"/>
          <w:rPrChange w:id="142" w:author="Maria Luisa Savo Sardaro" w:date="2025-07-25T08:52:00Z" w16du:dateUtc="2025-07-25T05:52:00Z">
            <w:rPr/>
          </w:rPrChange>
        </w:rPr>
        <w:t>(</w:t>
      </w:r>
      <w:r w:rsidR="004D067A" w:rsidRPr="00C92A54">
        <w:rPr>
          <w:i/>
          <w:iCs/>
          <w:lang w:val="it-IT"/>
          <w:rPrChange w:id="143" w:author="Maria Luisa Savo Sardaro" w:date="2025-07-25T08:52:00Z" w16du:dateUtc="2025-07-25T05:52:00Z">
            <w:rPr>
              <w:i/>
              <w:iCs/>
            </w:rPr>
          </w:rPrChange>
        </w:rPr>
        <w:t>66</w:t>
      </w:r>
      <w:r w:rsidR="004D067A" w:rsidRPr="00C92A54">
        <w:rPr>
          <w:lang w:val="it-IT"/>
          <w:rPrChange w:id="144" w:author="Maria Luisa Savo Sardaro" w:date="2025-07-25T08:52:00Z" w16du:dateUtc="2025-07-25T05:52:00Z">
            <w:rPr/>
          </w:rPrChange>
        </w:rPr>
        <w:t xml:space="preserve">, </w:t>
      </w:r>
      <w:r w:rsidR="004D067A" w:rsidRPr="00C92A54">
        <w:rPr>
          <w:i/>
          <w:iCs/>
          <w:lang w:val="it-IT"/>
          <w:rPrChange w:id="145" w:author="Maria Luisa Savo Sardaro" w:date="2025-07-25T08:52:00Z" w16du:dateUtc="2025-07-25T05:52:00Z">
            <w:rPr>
              <w:i/>
              <w:iCs/>
            </w:rPr>
          </w:rPrChange>
        </w:rPr>
        <w:t>67</w:t>
      </w:r>
      <w:r w:rsidR="004D067A" w:rsidRPr="00C92A54">
        <w:rPr>
          <w:lang w:val="it-IT"/>
          <w:rPrChange w:id="146" w:author="Maria Luisa Savo Sardaro" w:date="2025-07-25T08:52:00Z" w16du:dateUtc="2025-07-25T05:52:00Z">
            <w:rPr/>
          </w:rPrChange>
        </w:rPr>
        <w:t>)</w:t>
      </w:r>
      <w:r>
        <w:fldChar w:fldCharType="end"/>
      </w:r>
      <w:r w:rsidRPr="00C92A54">
        <w:rPr>
          <w:lang w:val="it-IT"/>
          <w:rPrChange w:id="147" w:author="Maria Luisa Savo Sardaro" w:date="2025-07-25T08:52:00Z" w16du:dateUtc="2025-07-25T05:52:00Z">
            <w:rPr/>
          </w:rPrChange>
        </w:rPr>
        <w:t xml:space="preserve">, menaquinol </w:t>
      </w:r>
      <w:r>
        <w:fldChar w:fldCharType="begin"/>
      </w:r>
      <w:r w:rsidR="004D067A" w:rsidRPr="00C92A54">
        <w:rPr>
          <w:lang w:val="it-IT"/>
          <w:rPrChange w:id="148" w:author="Maria Luisa Savo Sardaro" w:date="2025-07-25T08:52:00Z" w16du:dateUtc="2025-07-25T05:52:00Z">
            <w:rPr/>
          </w:rPrChange>
        </w:rPr>
        <w:instrText xml:space="preserve"> ADDIN ZOTERO_ITEM CSL_CITATION {"citationID":"fo3HobCR","properties":{"formattedCitation":"({\\i{}68})","plainCitation":"(68)","noteIndex":0},"citationItems":[{"id":3237,"uris":["http://zotero.org/users/13901503/items/VLNZSILJ"],"itemData":{"id":3237,"type":"article-journal","abstract":"In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4D067A" w:rsidRPr="00C92A54">
        <w:rPr>
          <w:lang w:val="it-IT"/>
          <w:rPrChange w:id="149" w:author="Maria Luisa Savo Sardaro" w:date="2025-07-25T08:52:00Z" w16du:dateUtc="2025-07-25T05:52:00Z">
            <w:rPr/>
          </w:rPrChange>
        </w:rPr>
        <w:t>(</w:t>
      </w:r>
      <w:r w:rsidR="004D067A" w:rsidRPr="00C92A54">
        <w:rPr>
          <w:i/>
          <w:iCs/>
          <w:lang w:val="it-IT"/>
          <w:rPrChange w:id="150" w:author="Maria Luisa Savo Sardaro" w:date="2025-07-25T08:52:00Z" w16du:dateUtc="2025-07-25T05:52:00Z">
            <w:rPr>
              <w:i/>
              <w:iCs/>
            </w:rPr>
          </w:rPrChange>
        </w:rPr>
        <w:t>68</w:t>
      </w:r>
      <w:r w:rsidR="004D067A" w:rsidRPr="00C92A54">
        <w:rPr>
          <w:lang w:val="it-IT"/>
          <w:rPrChange w:id="151" w:author="Maria Luisa Savo Sardaro" w:date="2025-07-25T08:52:00Z" w16du:dateUtc="2025-07-25T05:52:00Z">
            <w:rPr/>
          </w:rPrChange>
        </w:rPr>
        <w:t>)</w:t>
      </w:r>
      <w:r>
        <w:fldChar w:fldCharType="end"/>
      </w:r>
      <w:r w:rsidRPr="00C92A54">
        <w:rPr>
          <w:lang w:val="it-IT"/>
          <w:rPrChange w:id="152" w:author="Maria Luisa Savo Sardaro" w:date="2025-07-25T08:52:00Z" w16du:dateUtc="2025-07-25T05:52:00Z">
            <w:rPr/>
          </w:rPrChange>
        </w:rPr>
        <w:t xml:space="preserve">, and NADPH </w:t>
      </w:r>
      <w:r>
        <w:fldChar w:fldCharType="begin"/>
      </w:r>
      <w:r w:rsidR="004D067A" w:rsidRPr="00C92A54">
        <w:rPr>
          <w:lang w:val="it-IT"/>
          <w:rPrChange w:id="153" w:author="Maria Luisa Savo Sardaro" w:date="2025-07-25T08:52:00Z" w16du:dateUtc="2025-07-25T05:52:00Z">
            <w:rPr/>
          </w:rPrChange>
        </w:rPr>
        <w:instrText xml:space="preserve"> ADDIN ZOTERO_ITEM CSL_CITATION {"citationID":"lcfhCYZs","properties":{"formattedCitation":"({\\i{}91})","plainCitation":"(91)","noteIndex":0},"citationItems":[{"id":3239,"uris":["http://zotero.org/users/13901503/items/F8CEHMIS"],"itemData":{"id":3239,"type":"article-journal","abstract":"Accumulating evidence has suggested that NAD (including NAD</w:instrText>
      </w:r>
      <w:r w:rsidR="004D067A">
        <w:instrText>؉</w:instrText>
      </w:r>
      <w:r w:rsidR="004D067A" w:rsidRPr="00C92A54">
        <w:rPr>
          <w:lang w:val="it-IT"/>
          <w:rPrChange w:id="154" w:author="Maria Luisa Savo Sardaro" w:date="2025-07-25T08:52:00Z" w16du:dateUtc="2025-07-25T05:52:00Z">
            <w:rPr/>
          </w:rPrChange>
        </w:rPr>
        <w:instrText xml:space="preserve"> and NADH) and NADP (including NADP</w:instrText>
      </w:r>
      <w:r w:rsidR="004D067A">
        <w:instrText>؉</w:instrText>
      </w:r>
      <w:r w:rsidR="004D067A" w:rsidRPr="00C92A54">
        <w:rPr>
          <w:lang w:val="it-IT"/>
          <w:rPrChange w:id="155" w:author="Maria Luisa Savo Sardaro" w:date="2025-07-25T08:52:00Z" w16du:dateUtc="2025-07-25T05:52:00Z">
            <w:rPr/>
          </w:rPrChange>
        </w:rPr>
        <w:instrText xml:space="preserve">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4D067A" w:rsidRPr="00C92A54">
        <w:rPr>
          <w:lang w:val="it-IT"/>
          <w:rPrChange w:id="156" w:author="Maria Luisa Savo Sardaro" w:date="2025-07-25T08:52:00Z" w16du:dateUtc="2025-07-25T05:52:00Z">
            <w:rPr/>
          </w:rPrChange>
        </w:rPr>
        <w:t>(</w:t>
      </w:r>
      <w:r w:rsidR="004D067A" w:rsidRPr="00C92A54">
        <w:rPr>
          <w:i/>
          <w:iCs/>
          <w:lang w:val="it-IT"/>
          <w:rPrChange w:id="157" w:author="Maria Luisa Savo Sardaro" w:date="2025-07-25T08:52:00Z" w16du:dateUtc="2025-07-25T05:52:00Z">
            <w:rPr>
              <w:i/>
              <w:iCs/>
            </w:rPr>
          </w:rPrChange>
        </w:rPr>
        <w:t>91</w:t>
      </w:r>
      <w:r w:rsidR="004D067A" w:rsidRPr="00C92A54">
        <w:rPr>
          <w:lang w:val="it-IT"/>
          <w:rPrChange w:id="158" w:author="Maria Luisa Savo Sardaro" w:date="2025-07-25T08:52:00Z" w16du:dateUtc="2025-07-25T05:52:00Z">
            <w:rPr/>
          </w:rPrChange>
        </w:rPr>
        <w:t>)</w:t>
      </w:r>
      <w:r>
        <w:fldChar w:fldCharType="end"/>
      </w:r>
      <w:r w:rsidRPr="00C92A54">
        <w:rPr>
          <w:lang w:val="it-IT"/>
          <w:rPrChange w:id="159" w:author="Maria Luisa Savo Sardaro" w:date="2025-07-25T08:52:00Z" w16du:dateUtc="2025-07-25T05:52:00Z">
            <w:rPr/>
          </w:rPrChange>
        </w:rPr>
        <w:t>, which may represent microbial efforts to restore redox balance</w:t>
      </w:r>
      <w:r w:rsidR="0053457E" w:rsidRPr="00C92A54">
        <w:rPr>
          <w:lang w:val="it-IT"/>
          <w:rPrChange w:id="160" w:author="Maria Luisa Savo Sardaro" w:date="2025-07-25T08:52:00Z" w16du:dateUtc="2025-07-25T05:52:00Z">
            <w:rPr/>
          </w:rPrChange>
        </w:rPr>
        <w:t xml:space="preserve"> (Fig 5 D &amp; E)</w:t>
      </w:r>
      <w:r w:rsidRPr="00C92A54">
        <w:rPr>
          <w:lang w:val="it-IT"/>
          <w:rPrChange w:id="161" w:author="Maria Luisa Savo Sardaro" w:date="2025-07-25T08:52:00Z" w16du:dateUtc="2025-07-25T05:52:00Z">
            <w:rPr/>
          </w:rPrChange>
        </w:rPr>
        <w:t xml:space="preserve">. </w:t>
      </w:r>
    </w:p>
    <w:p w14:paraId="2432F17C" w14:textId="3D3DB52E" w:rsidR="00410923" w:rsidRDefault="00410923" w:rsidP="00905501">
      <w:pPr>
        <w:ind w:firstLine="720"/>
      </w:pPr>
      <w:r w:rsidRPr="00973225">
        <w:t>These results provide compelling evidence that capuchins are already experiencing episodes of heat stress that may impact long-term health and fitness by increasing the risk of chronic inflammatory disease.</w:t>
      </w:r>
      <w:r w:rsidR="00905501">
        <w:t xml:space="preserve"> </w:t>
      </w:r>
      <w:r w:rsidRPr="00973225">
        <w:t xml:space="preserve">Future work should incorporate additional immune biomarkers that directly assess inflammation as neopterin primarily reflects macrophage activation and represents only one of the many mechanisms linking immunity and the gut microbiome. Further research is necessary to determine the duration and intensity of heat exposure required to elicit these microbiome–immune effects, and whether they could have consequences for host health and fitness. </w:t>
      </w:r>
      <w:r>
        <w:t>C</w:t>
      </w:r>
      <w:r w:rsidRPr="00973225">
        <w:t>omparative studies in other wild species, particularly those with narrower thermal tolerances, are also important to assess whether these patterns are specific to capuchins or represent broader responses among endotherms to rising temperatures.</w:t>
      </w:r>
    </w:p>
    <w:p w14:paraId="206CF98F" w14:textId="5166D7EB" w:rsidR="00516686" w:rsidRDefault="00516686" w:rsidP="00410923">
      <w:pPr>
        <w:ind w:firstLine="720"/>
      </w:pPr>
    </w:p>
    <w:p w14:paraId="65E8B765" w14:textId="77777777" w:rsidR="002669A7" w:rsidRDefault="002669A7" w:rsidP="002669A7">
      <w:r>
        <w:t xml:space="preserve">Conclusion: </w:t>
      </w:r>
    </w:p>
    <w:p w14:paraId="2BD092F5" w14:textId="5D3964D8" w:rsidR="002669A7" w:rsidRDefault="002669A7" w:rsidP="002669A7">
      <w:r>
        <w:t>Our results highlight the pivotal role of temperature in shaping the gut microbiome and its relationship with host immunity in a wild primate species. Although some microbial responses may buffer against short-term heat exposure, the observed taxonomic and metabolic shifts are unlikely to be sustainable over time and may compromise essential microbiome functions. The decline in obligate taxa and shifts in metabolic pathways, alongside their association with neopterin, suggest that capuchins are experiencing periods of heat stress that may disrupt microbiome–immune homeostasis.</w:t>
      </w:r>
      <w:r w:rsidRPr="00CF2FB2">
        <w:t xml:space="preserve"> </w:t>
      </w:r>
      <w:r>
        <w:t>If prolonged, these shifts could reduce host tolerance toward gut microbes and increase the risk of chronic gut inflammation. Our findings represent some of the earliest evidence of climate-induced heat stress</w:t>
      </w:r>
      <w:ins w:id="162" w:author="Beehner, Jacinta" w:date="2025-07-16T13:50:00Z" w16du:dateUtc="2025-07-16T17:50:00Z">
        <w:r w:rsidR="007A7BA9">
          <w:t xml:space="preserve"> is(?)</w:t>
        </w:r>
      </w:ins>
      <w:r>
        <w:t xml:space="preserve"> </w:t>
      </w:r>
      <w:commentRangeStart w:id="163"/>
      <w:r>
        <w:t>mediated</w:t>
      </w:r>
      <w:commentRangeEnd w:id="163"/>
      <w:r w:rsidR="007A7BA9">
        <w:rPr>
          <w:rStyle w:val="CommentReference"/>
        </w:rPr>
        <w:commentReference w:id="163"/>
      </w:r>
      <w:r>
        <w:t xml:space="preserve"> by the gut microbiome in a wild endotherm population.</w:t>
      </w:r>
      <w:r w:rsidRPr="00CF2FB2">
        <w:t xml:space="preserve"> </w:t>
      </w:r>
      <w:commentRangeStart w:id="164"/>
      <w:r>
        <w:t xml:space="preserve">They offer critical insight into how rising temperatures due to climate change may impact wild animals through their microbiomes.  </w:t>
      </w:r>
      <w:commentRangeEnd w:id="164"/>
      <w:r w:rsidR="002A5D9C">
        <w:rPr>
          <w:rStyle w:val="CommentReference"/>
        </w:rPr>
        <w:commentReference w:id="164"/>
      </w:r>
    </w:p>
    <w:p w14:paraId="4F173AC7" w14:textId="77777777" w:rsidR="00AF0CD3" w:rsidRDefault="00AF0CD3" w:rsidP="002669A7"/>
    <w:p w14:paraId="1E57FD91" w14:textId="77777777" w:rsidR="00AF0CD3" w:rsidRPr="00FD15B2" w:rsidRDefault="00AF0CD3" w:rsidP="00AF0CD3">
      <w:r w:rsidRPr="00FD15B2">
        <w:t xml:space="preserve">Methods: </w:t>
      </w:r>
    </w:p>
    <w:p w14:paraId="30A76850" w14:textId="77777777" w:rsidR="00AF0CD3" w:rsidRDefault="00AF0CD3" w:rsidP="00AF0CD3">
      <w:pPr>
        <w:rPr>
          <w:u w:val="single"/>
        </w:rPr>
      </w:pPr>
      <w:r w:rsidRPr="00487A6E">
        <w:rPr>
          <w:u w:val="single"/>
        </w:rPr>
        <w:t xml:space="preserve">Site information and </w:t>
      </w:r>
      <w:r>
        <w:rPr>
          <w:u w:val="single"/>
        </w:rPr>
        <w:t>data</w:t>
      </w:r>
      <w:r w:rsidRPr="00487A6E">
        <w:rPr>
          <w:u w:val="single"/>
        </w:rPr>
        <w:t xml:space="preserve"> collection</w:t>
      </w:r>
    </w:p>
    <w:p w14:paraId="2159873A" w14:textId="3925D8A2" w:rsidR="00AF0CD3" w:rsidRDefault="00AF0CD3" w:rsidP="00AF0CD3">
      <w:r>
        <w:t xml:space="preserve">We collected data from a wild population of </w:t>
      </w:r>
      <w:r w:rsidRPr="00487A6E">
        <w:rPr>
          <w:i/>
          <w:iCs/>
        </w:rPr>
        <w:t>C. imitator</w:t>
      </w:r>
      <w:r>
        <w:t xml:space="preserve"> living in the Taboga Forest reserve in </w:t>
      </w:r>
      <w:r w:rsidRPr="00EB2753">
        <w:t>Guanacaste</w:t>
      </w:r>
      <w:r>
        <w:t xml:space="preserve">, </w:t>
      </w:r>
      <w:r w:rsidRPr="00EB2753">
        <w:t>Northwestern Costa Rica</w:t>
      </w:r>
      <w:r>
        <w:t xml:space="preserve">. </w:t>
      </w:r>
      <w:r w:rsidRPr="00EB2753">
        <w:t>The Taboga Forest Reserve is a 516-ha tropical dry forest</w:t>
      </w:r>
      <w:r>
        <w:t xml:space="preserve"> </w:t>
      </w:r>
      <w:r>
        <w:lastRenderedPageBreak/>
        <w:t xml:space="preserve">fragment and forms an </w:t>
      </w:r>
      <w:r w:rsidRPr="00EB2753">
        <w:t>important piece of a fragmented biological corridor connecting the Tempisque River Basin to the Guanacaste Mountains</w:t>
      </w:r>
      <w:r>
        <w:t xml:space="preserve"> </w:t>
      </w:r>
      <w:r>
        <w:fldChar w:fldCharType="begin"/>
      </w:r>
      <w:r w:rsidR="004D067A">
        <w:instrText xml:space="preserve"> ADDIN ZOTERO_ITEM CSL_CITATION {"citationID":"LCB9ZKPz","properties":{"formattedCitation":"({\\i{}113})","plainCitation":"(113)","noteIndex":0},"citationItems":[{"id":559,"uris":["http://zotero.org/users/13901503/items/Z3E2X5D7"],"itemData":{"id":559,"type":"article-journal","abstract":"Across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4D067A" w:rsidRPr="004D067A">
        <w:t>(</w:t>
      </w:r>
      <w:r w:rsidR="004D067A" w:rsidRPr="004D067A">
        <w:rPr>
          <w:i/>
          <w:iCs/>
        </w:rPr>
        <w:t>113</w:t>
      </w:r>
      <w:r w:rsidR="004D067A" w:rsidRPr="004D067A">
        <w:t>)</w:t>
      </w:r>
      <w:r>
        <w:fldChar w:fldCharType="end"/>
      </w:r>
      <w:r>
        <w:t xml:space="preserve">. The Capuchinos de Taboga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02A57E76" w14:textId="43B5D1FE" w:rsidR="00AF0CD3" w:rsidRPr="00AB188E" w:rsidRDefault="00AF0CD3" w:rsidP="00AF0CD3">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rsidR="004D067A">
        <w:instrText xml:space="preserve"> ADDIN ZOTERO_ITEM CSL_CITATION {"citationID":"WcH6RPHL","properties":{"formattedCitation":"({\\i{}53})","plainCitation":"(53)","noteIndex":0},"citationItems":[{"id":13,"uris":["http://zotero.org/users/13901503/items/PSP5FMHG"],"itemData":{"id":13,"type":"article-journal","abstract":"The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4D067A" w:rsidRPr="004D067A">
        <w:t>(</w:t>
      </w:r>
      <w:r w:rsidR="004D067A" w:rsidRPr="004D067A">
        <w:rPr>
          <w:i/>
          <w:iCs/>
        </w:rPr>
        <w:t>53</w:t>
      </w:r>
      <w:r w:rsidR="004D067A" w:rsidRPr="004D067A">
        <w:t>)</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sidR="004D067A">
        <w:rPr>
          <w:bCs/>
        </w:rPr>
        <w:instrText xml:space="preserve"> ADDIN ZOTERO_ITEM CSL_CITATION {"citationID":"AqOs0Bp6","properties":{"formattedCitation":"({\\i{}114})","plainCitation":"(114)","noteIndex":0},"citationItems":[{"id":1721,"uris":["http://zotero.org/users/13901503/items/EFIJNSWE"],"itemData":{"id":1721,"type":"article-journal","abstract":"Metagenomic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004D067A" w:rsidRPr="004D067A">
        <w:t>(</w:t>
      </w:r>
      <w:r w:rsidR="004D067A" w:rsidRPr="004D067A">
        <w:rPr>
          <w:i/>
          <w:iCs/>
        </w:rPr>
        <w:t>114</w:t>
      </w:r>
      <w:r w:rsidR="004D067A" w:rsidRPr="004D067A">
        <w:t>)</w:t>
      </w:r>
      <w:r>
        <w:rPr>
          <w:bCs/>
        </w:rPr>
        <w:fldChar w:fldCharType="end"/>
      </w:r>
      <w:r>
        <w:rPr>
          <w:bCs/>
        </w:rPr>
        <w:t xml:space="preserve">. </w:t>
      </w:r>
      <w:r>
        <w:t xml:space="preserve">We collected urine samples using a clean catch method </w:t>
      </w:r>
      <w:r>
        <w:rPr>
          <w:bCs/>
        </w:rPr>
        <w:fldChar w:fldCharType="begin"/>
      </w:r>
      <w:r w:rsidR="004D067A">
        <w:rPr>
          <w:bCs/>
        </w:rPr>
        <w:instrText xml:space="preserve"> ADDIN ZOTERO_ITEM CSL_CITATION {"citationID":"OT0mvtJ3","properties":{"formattedCitation":"({\\i{}115})","plainCitation":"(115)","noteIndex":0},"citationItems":[{"id":564,"uris":["http://zotero.org/users/13901503/items/C7T2JIHZ"],"itemData":{"id":564,"type":"article-journal","abstract":"Objectives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4D067A" w:rsidRPr="004D067A">
        <w:t>(</w:t>
      </w:r>
      <w:r w:rsidR="004D067A" w:rsidRPr="004D067A">
        <w:rPr>
          <w:i/>
          <w:iCs/>
        </w:rPr>
        <w:t>115</w:t>
      </w:r>
      <w:r w:rsidR="004D067A" w:rsidRPr="004D067A">
        <w:t>)</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Taboga field laboratory </w:t>
      </w:r>
      <w:r>
        <w:rPr>
          <w:bCs/>
        </w:rPr>
        <w:fldChar w:fldCharType="begin"/>
      </w:r>
      <w:r w:rsidR="004D067A">
        <w:rPr>
          <w:bCs/>
        </w:rPr>
        <w:instrText xml:space="preserve"> ADDIN ZOTERO_ITEM CSL_CITATION {"citationID":"9aAKfPlg","properties":{"formattedCitation":"({\\i{}116})","plainCitation":"(116)","noteIndex":0},"citationItems":[{"id":1716,"uris":["http://zotero.org/users/13901503/items/KXGKM98Y"],"itemData":{"id":1716,"type":"article-journal","abstract":"Hormone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4D067A" w:rsidRPr="004D067A">
        <w:t>(</w:t>
      </w:r>
      <w:r w:rsidR="004D067A" w:rsidRPr="004D067A">
        <w:rPr>
          <w:i/>
          <w:iCs/>
        </w:rPr>
        <w:t>116</w:t>
      </w:r>
      <w:r w:rsidR="004D067A" w:rsidRPr="004D067A">
        <w:t>)</w:t>
      </w:r>
      <w:r>
        <w:rPr>
          <w:bCs/>
        </w:rPr>
        <w:fldChar w:fldCharType="end"/>
      </w:r>
      <w:r>
        <w:rPr>
          <w:bCs/>
        </w:rPr>
        <w:t xml:space="preserve">. </w:t>
      </w:r>
    </w:p>
    <w:p w14:paraId="21F125CC" w14:textId="595322F3" w:rsidR="00AF0CD3" w:rsidRDefault="00AF0CD3" w:rsidP="00AF0CD3">
      <w:pPr>
        <w:ind w:firstLine="720"/>
      </w:pPr>
      <w:commentRangeStart w:id="165"/>
      <w:r>
        <w:t xml:space="preserve">Temperature observations for </w:t>
      </w:r>
      <w:commentRangeEnd w:id="165"/>
      <w:r w:rsidR="0041720A">
        <w:rPr>
          <w:rStyle w:val="CommentReference"/>
        </w:rPr>
        <w:commentReference w:id="165"/>
      </w:r>
      <w:r>
        <w:t xml:space="preserve">this analysis came from the </w:t>
      </w:r>
      <w:r w:rsidRPr="00714EDC">
        <w:rPr>
          <w:rStyle w:val="Emphasis"/>
          <w:i w:val="0"/>
          <w:iCs w:val="0"/>
        </w:rPr>
        <w:t>Palo Verde</w:t>
      </w:r>
      <w:r>
        <w:t xml:space="preserve"> meteorological station, located at the </w:t>
      </w:r>
      <w:r w:rsidRPr="00714EDC">
        <w:rPr>
          <w:rStyle w:val="Emphasis"/>
          <w:i w:val="0"/>
          <w:iCs w:val="0"/>
        </w:rPr>
        <w:t>Organization for Tropical Studies (OTS) Palo Verde</w:t>
      </w:r>
      <w:r>
        <w:t xml:space="preserve"> research station (10.345°N, 85.339°E), approximately 20.81 km southwest of </w:t>
      </w:r>
      <w:r w:rsidRPr="0041510E">
        <w:t>the</w:t>
      </w:r>
      <w:r w:rsidRPr="000A6861">
        <w:rPr>
          <w:i/>
          <w:iCs/>
        </w:rPr>
        <w:t xml:space="preserve"> </w:t>
      </w:r>
      <w:r w:rsidRPr="00714EDC">
        <w:rPr>
          <w:rStyle w:val="Emphasis"/>
          <w:i w:val="0"/>
          <w:iCs w:val="0"/>
        </w:rPr>
        <w:t>Taboga Forest Reserve</w:t>
      </w:r>
      <w:r>
        <w:t xml:space="preserve">. Like </w:t>
      </w:r>
      <w:r w:rsidRPr="00714EDC">
        <w:rPr>
          <w:rStyle w:val="Emphasis"/>
          <w:i w:val="0"/>
          <w:iCs w:val="0"/>
        </w:rPr>
        <w:t>Taboga</w:t>
      </w:r>
      <w:r w:rsidRPr="00714EDC">
        <w:rPr>
          <w:i/>
          <w:iCs/>
        </w:rPr>
        <w:t xml:space="preserve">, </w:t>
      </w:r>
      <w:r w:rsidRPr="00714EDC">
        <w:rPr>
          <w:rStyle w:val="Emphasis"/>
          <w:i w:val="0"/>
          <w:iCs w:val="0"/>
        </w:rPr>
        <w:t>Palo Verde</w:t>
      </w:r>
      <w:r>
        <w:t xml:space="preserve"> is one of Central America’s last remaining tropical dry forest fragments </w:t>
      </w:r>
      <w:r>
        <w:fldChar w:fldCharType="begin"/>
      </w:r>
      <w:r w:rsidR="004D067A">
        <w:instrText xml:space="preserve"> ADDIN ZOTERO_ITEM CSL_CITATION {"citationID":"hpeAEVbe","properties":{"formattedCitation":"({\\i{}117})","plainCitation":"(117)","noteIndex":0},"citationItems":[{"id":590,"uris":["http://zotero.org/users/13901503/items/V8828FH9"],"itemData":{"id":590,"type":"article-journal","container-title":"Revista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4D067A" w:rsidRPr="004D067A">
        <w:t>(</w:t>
      </w:r>
      <w:r w:rsidR="004D067A" w:rsidRPr="004D067A">
        <w:rPr>
          <w:i/>
          <w:iCs/>
        </w:rPr>
        <w:t>117</w:t>
      </w:r>
      <w:r w:rsidR="004D067A" w:rsidRPr="004D067A">
        <w:t>)</w:t>
      </w:r>
      <w:r>
        <w:fldChar w:fldCharType="end"/>
      </w:r>
      <w:r>
        <w:t>.</w:t>
      </w:r>
      <w:r w:rsidRPr="003929CF">
        <w:rPr>
          <w:rStyle w:val="Emphasis"/>
        </w:rPr>
        <w:t xml:space="preserve"> </w:t>
      </w:r>
      <w:r w:rsidRPr="00714EDC">
        <w:rPr>
          <w:rStyle w:val="Emphasis"/>
          <w:i w:val="0"/>
          <w:iCs w:val="0"/>
        </w:rPr>
        <w:t>Palo Verde</w:t>
      </w:r>
      <w:r>
        <w:t xml:space="preserve"> temperature data have been used in previous studies of the </w:t>
      </w:r>
      <w:r w:rsidRPr="00714EDC">
        <w:rPr>
          <w:rStyle w:val="Emphasis"/>
          <w:i w:val="0"/>
          <w:iCs w:val="0"/>
        </w:rPr>
        <w:t>Taboga</w:t>
      </w:r>
      <w:r w:rsidRPr="00714EDC">
        <w:rPr>
          <w:i/>
          <w:iCs/>
        </w:rPr>
        <w:t xml:space="preserve"> </w:t>
      </w:r>
      <w:r w:rsidRPr="000A6861">
        <w:t>white</w:t>
      </w:r>
      <w:r>
        <w:t xml:space="preserve">-faced capuchin population </w:t>
      </w:r>
      <w:r>
        <w:fldChar w:fldCharType="begin"/>
      </w:r>
      <w:r w:rsidR="004D067A">
        <w:instrText xml:space="preserve"> ADDIN ZOTERO_ITEM CSL_CITATION {"citationID":"bU2rPvGm","properties":{"formattedCitation":"({\\i{}8})","plainCitation":"(8)","noteIndex":0},"citationItems":[{"id":1689,"uris":["http://zotero.org/users/13901503/items/2TJCS3UQ"],"itemData":{"id":1689,"type":"article-journal","abstract":"Rising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4D067A" w:rsidRPr="004D067A">
        <w:t>(</w:t>
      </w:r>
      <w:r w:rsidR="004D067A" w:rsidRPr="004D067A">
        <w:rPr>
          <w:i/>
          <w:iCs/>
        </w:rPr>
        <w:t>8</w:t>
      </w:r>
      <w:r w:rsidR="004D067A" w:rsidRPr="004D067A">
        <w:t>)</w:t>
      </w:r>
      <w:r>
        <w:fldChar w:fldCharType="end"/>
      </w:r>
      <w:r>
        <w:t>, given the habitat similarity and close proximity to Taboga. The station records maximum and minimum air temperature every 15 minutes.</w:t>
      </w:r>
    </w:p>
    <w:p w14:paraId="3B43CE0A" w14:textId="77777777" w:rsidR="00AF0CD3" w:rsidRDefault="00AF0CD3" w:rsidP="00AF0CD3"/>
    <w:p w14:paraId="334438B0" w14:textId="77777777" w:rsidR="00AF0CD3" w:rsidRDefault="00AF0CD3" w:rsidP="00AF0CD3">
      <w:pPr>
        <w:rPr>
          <w:u w:val="single"/>
        </w:rPr>
      </w:pPr>
      <w:r w:rsidRPr="00487A6E">
        <w:rPr>
          <w:u w:val="single"/>
        </w:rPr>
        <w:t>Neopterin analysis</w:t>
      </w:r>
    </w:p>
    <w:p w14:paraId="5B3F96B8" w14:textId="0678DDE3" w:rsidR="00AF0CD3" w:rsidRDefault="00AF0CD3" w:rsidP="00AF0CD3">
      <w:pPr>
        <w:ind w:firstLine="720"/>
      </w:pPr>
      <w:r>
        <w:t xml:space="preserve">We measured the neopterin concentration of the urine samples using a </w:t>
      </w:r>
      <w:r w:rsidRPr="00F90FF8">
        <w:t>commercially available competitive exclusion neopterin enzyme</w:t>
      </w:r>
      <w:r>
        <w:t>-</w:t>
      </w:r>
      <w:r w:rsidRPr="00F90FF8">
        <w:t>linked immunosorbent assay (Neopterin ELISA, Ref. RE59321, IBL International GMBH, Hamburg, Germany) in the Capuchinos de Taboga field laboratory.</w:t>
      </w:r>
      <w:r>
        <w:t xml:space="preserve"> The assay has been validated for use in the Taboga capuchin population </w:t>
      </w:r>
      <w:r>
        <w:fldChar w:fldCharType="begin"/>
      </w:r>
      <w:r w:rsidR="004D067A">
        <w:instrText xml:space="preserve"> ADDIN ZOTERO_ITEM CSL_CITATION {"citationID":"cjbmKZII","properties":{"formattedCitation":"({\\i{}118})","plainCitation":"(118)","noteIndex":0},"citationItems":[{"id":267,"uris":["http://zotero.org/users/13901503/items/PQLSPHRJ"],"itemData":{"id":267,"type":"article-journal","abstract":"Non-invasive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sidR="004D067A" w:rsidRPr="004D067A">
        <w:t>(</w:t>
      </w:r>
      <w:r w:rsidR="004D067A" w:rsidRPr="004D067A">
        <w:rPr>
          <w:i/>
          <w:iCs/>
        </w:rPr>
        <w:t>118</w:t>
      </w:r>
      <w:r w:rsidR="004D067A" w:rsidRPr="004D067A">
        <w:t>)</w:t>
      </w:r>
      <w:r>
        <w:fldChar w:fldCharType="end"/>
      </w:r>
      <w:r>
        <w:t xml:space="preserve">. We used specific gravity to control for sample water volume and diluted samples using </w:t>
      </w:r>
      <w:r w:rsidRPr="00F90FF8">
        <w:t>manufacturer assay buffer</w:t>
      </w:r>
      <w:r>
        <w:t xml:space="preserve">. We ran the assays using </w:t>
      </w:r>
      <w:r w:rsidRPr="00F90FF8">
        <w:t>manufacturer protocol</w:t>
      </w:r>
      <w:r>
        <w:t xml:space="preserve">, see </w:t>
      </w:r>
      <w:r>
        <w:fldChar w:fldCharType="begin"/>
      </w:r>
      <w:r w:rsidR="004D067A">
        <w:instrText xml:space="preserve"> ADDIN ZOTERO_ITEM CSL_CITATION {"citationID":"mwRM5DGT","properties":{"formattedCitation":"({\\i{}8}, {\\i{}118})","plainCitation":"(8, 118)","noteIndex":0},"citationItems":[{"id":267,"uris":["http://zotero.org/users/13901503/items/PQLSPHRJ"],"itemData":{"id":267,"type":"article-journal","abstract":"Non-invasive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4D067A" w:rsidRPr="004D067A">
        <w:t>(</w:t>
      </w:r>
      <w:r w:rsidR="004D067A" w:rsidRPr="004D067A">
        <w:rPr>
          <w:i/>
          <w:iCs/>
        </w:rPr>
        <w:t>8</w:t>
      </w:r>
      <w:r w:rsidR="004D067A" w:rsidRPr="004D067A">
        <w:t xml:space="preserve">, </w:t>
      </w:r>
      <w:r w:rsidR="004D067A" w:rsidRPr="004D067A">
        <w:rPr>
          <w:i/>
          <w:iCs/>
        </w:rPr>
        <w:t>118</w:t>
      </w:r>
      <w:r w:rsidR="004D067A" w:rsidRPr="004D067A">
        <w:t>)</w:t>
      </w:r>
      <w:r>
        <w:fldChar w:fldCharType="end"/>
      </w:r>
      <w:r>
        <w:t xml:space="preserve"> for details. </w:t>
      </w:r>
    </w:p>
    <w:p w14:paraId="3186086E" w14:textId="77777777" w:rsidR="00AF0CD3" w:rsidRDefault="00AF0CD3" w:rsidP="00AF0CD3"/>
    <w:p w14:paraId="7DFE39E6" w14:textId="77777777" w:rsidR="00AF0CD3" w:rsidRDefault="00AF0CD3" w:rsidP="00AF0CD3">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1D0039DF" w14:textId="77777777" w:rsidR="00AF0CD3" w:rsidRDefault="00AF0CD3" w:rsidP="00AF0CD3">
      <w:pPr>
        <w:rPr>
          <w:i/>
          <w:iCs/>
        </w:rPr>
      </w:pPr>
      <w:r w:rsidRPr="00147548">
        <w:rPr>
          <w:i/>
          <w:iCs/>
        </w:rPr>
        <w:t>DNA extraction</w:t>
      </w:r>
    </w:p>
    <w:p w14:paraId="2CB8E985" w14:textId="24A67511" w:rsidR="00AF0CD3" w:rsidRPr="00147548" w:rsidRDefault="00AF0CD3" w:rsidP="00AF0CD3">
      <w:r>
        <w:lastRenderedPageBreak/>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r>
        <w:t xml:space="preserve">DNeasy PowerLyzer PowerSoil Kit (Qiagen, Germantown, MD, USA), with minor modifications to manufacturer protocol. Specifically, we incubated samples at 65°C for 10 minutes after adding the C1 and PowerBead solutions, refrigerated the C2 and C3 incubation steps, and prewarmed the C6 solution before the final elution. These modifications align with other protocols designed for fecal samples containing high levels of plant fiber </w:t>
      </w:r>
      <w:r>
        <w:fldChar w:fldCharType="begin"/>
      </w:r>
      <w:r w:rsidR="004D067A">
        <w:instrText xml:space="preserve"> ADDIN ZOTERO_ITEM CSL_CITATION {"citationID":"GSwb9QQA","properties":{"formattedCitation":"({\\i{}119}\\uc0\\u8211{}{\\i{}121})","plainCitation":"(119–121)","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4D067A">
        <w:rPr>
          <w:rFonts w:ascii="Cambria Math" w:hAnsi="Cambria Math" w:cs="Cambria Math"/>
        </w:rPr>
        <w:instrText>∼</w:instrText>
      </w:r>
      <w:r w:rsidR="004D067A">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4D067A">
        <w:rPr>
          <w:rFonts w:ascii="Cambria Math" w:hAnsi="Cambria Math" w:cs="Cambria Math"/>
        </w:rPr>
        <w:instrText>∼</w:instrText>
      </w:r>
      <w:r w:rsidR="004D067A">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004D067A" w:rsidRPr="004D067A">
        <w:t>(</w:t>
      </w:r>
      <w:r w:rsidR="004D067A" w:rsidRPr="004D067A">
        <w:rPr>
          <w:i/>
          <w:iCs/>
        </w:rPr>
        <w:t>119</w:t>
      </w:r>
      <w:r w:rsidR="004D067A" w:rsidRPr="004D067A">
        <w:t>–</w:t>
      </w:r>
      <w:r w:rsidR="004D067A" w:rsidRPr="004D067A">
        <w:rPr>
          <w:i/>
          <w:iCs/>
        </w:rPr>
        <w:t>121</w:t>
      </w:r>
      <w:r w:rsidR="004D067A" w:rsidRPr="004D067A">
        <w:t>)</w:t>
      </w:r>
      <w:r>
        <w:fldChar w:fldCharType="end"/>
      </w:r>
      <w:r>
        <w:t>.</w:t>
      </w:r>
    </w:p>
    <w:p w14:paraId="4CE34E0F" w14:textId="77777777" w:rsidR="00AF0CD3" w:rsidRPr="00FD15B2" w:rsidRDefault="00AF0CD3" w:rsidP="00AF0CD3"/>
    <w:p w14:paraId="47367EE0" w14:textId="77777777" w:rsidR="00AF0CD3" w:rsidRDefault="00AF0CD3" w:rsidP="00AF0CD3">
      <w:pPr>
        <w:rPr>
          <w:i/>
          <w:iCs/>
        </w:rPr>
      </w:pPr>
      <w:r w:rsidRPr="00147548">
        <w:rPr>
          <w:i/>
          <w:iCs/>
        </w:rPr>
        <w:t xml:space="preserve">16s rRNA amplicon </w:t>
      </w:r>
      <w:r>
        <w:rPr>
          <w:i/>
          <w:iCs/>
        </w:rPr>
        <w:t>sequencing and data processing</w:t>
      </w:r>
    </w:p>
    <w:p w14:paraId="10AE20A8" w14:textId="74EDC77B" w:rsidR="00AF0CD3" w:rsidRDefault="00AF0CD3" w:rsidP="00AF0CD3">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12" w:history="1">
        <w:r w:rsidRPr="00383820">
          <w:rPr>
            <w:rStyle w:val="Hyperlink"/>
          </w:rPr>
          <w:t>www.earthmicrobiome.org</w:t>
        </w:r>
      </w:hyperlink>
      <w:r w:rsidRPr="009C594A">
        <w:t>)</w:t>
      </w:r>
      <w:r>
        <w:t xml:space="preserve"> and a dual-indexing approach </w:t>
      </w:r>
      <w:r>
        <w:fldChar w:fldCharType="begin"/>
      </w:r>
      <w:r w:rsidR="004D067A">
        <w:instrText xml:space="preserve"> ADDIN ZOTERO_ITEM CSL_CITATION {"citationID":"AIswTiIH","properties":{"formattedCitation":"({\\i{}122})","plainCitation":"(122)","noteIndex":0},"citationItems":[{"id":1652,"uris":["http://zotero.org/users/13901503/items/HTTZHT5K"],"itemData":{"id":1652,"type":"article-journal","abstract":"Sources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sidR="004D067A" w:rsidRPr="004D067A">
        <w:t>(</w:t>
      </w:r>
      <w:r w:rsidR="004D067A" w:rsidRPr="004D067A">
        <w:rPr>
          <w:i/>
          <w:iCs/>
        </w:rPr>
        <w:t>122</w:t>
      </w:r>
      <w:r w:rsidR="004D067A" w:rsidRPr="004D067A">
        <w:t>)</w:t>
      </w:r>
      <w:r>
        <w:fldChar w:fldCharType="end"/>
      </w:r>
      <w:r>
        <w:t xml:space="preserve">; see previously described protocol for details </w:t>
      </w:r>
      <w:r>
        <w:fldChar w:fldCharType="begin"/>
      </w:r>
      <w:r w:rsidR="004D067A">
        <w:instrText xml:space="preserve"> ADDIN ZOTERO_ITEM CSL_CITATION {"citationID":"ZrmMCAjM","properties":{"formattedCitation":"({\\i{}123})","plainCitation":"(123)","noteIndex":0},"citationItems":[{"id":676,"uris":["http://zotero.org/users/13901503/items/JGY397VL"],"itemData":{"id":676,"type":"article-journal","abstract":"Changes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004D067A" w:rsidRPr="004D067A">
        <w:t>(</w:t>
      </w:r>
      <w:r w:rsidR="004D067A" w:rsidRPr="004D067A">
        <w:rPr>
          <w:i/>
          <w:iCs/>
        </w:rPr>
        <w:t>123</w:t>
      </w:r>
      <w:r w:rsidR="004D067A" w:rsidRPr="004D067A">
        <w:t>)</w:t>
      </w:r>
      <w:r>
        <w:fldChar w:fldCharType="end"/>
      </w:r>
      <w:r>
        <w:t>.</w:t>
      </w:r>
      <w:r w:rsidRPr="00F13A1B">
        <w:t xml:space="preserve"> </w:t>
      </w:r>
      <w:r>
        <w:t xml:space="preserve">We used negative controls to monitor contamination during the DNA extraction and PCR amplification. We purified and normalized PCR products using SequalPrep Normalization and sequenced them on the Illumina MiSeq V4 platform at the Rush Genomics and Microbiome Core Facility. </w:t>
      </w:r>
    </w:p>
    <w:p w14:paraId="0327993D" w14:textId="0E0BEF7D" w:rsidR="00AF0CD3" w:rsidRDefault="00AF0CD3" w:rsidP="00AF0CD3">
      <w:pPr>
        <w:ind w:firstLine="720"/>
      </w:pPr>
      <w:r>
        <w:t xml:space="preserve">We analyzed the resulting data using the Quantitative Insights into Microbial Ecology (QIIME2) platform </w:t>
      </w:r>
      <w:r>
        <w:fldChar w:fldCharType="begin"/>
      </w:r>
      <w:r w:rsidR="004D067A">
        <w:instrText xml:space="preserve"> ADDIN ZOTERO_ITEM CSL_CITATION {"citationID":"Bjv8Vjr7","properties":{"formattedCitation":"({\\i{}124})","plainCitation":"(124)","noteIndex":0},"citationItems":[{"id":1655,"uris":["http://zotero.org/users/13901503/items/GQC5IVSJ"],"itemData":{"id":1655,"type":"article-journal","container-title":"Nature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4D067A" w:rsidRPr="004D067A">
        <w:t>(</w:t>
      </w:r>
      <w:r w:rsidR="004D067A" w:rsidRPr="004D067A">
        <w:rPr>
          <w:i/>
          <w:iCs/>
        </w:rPr>
        <w:t>124</w:t>
      </w:r>
      <w:r w:rsidR="004D067A" w:rsidRPr="004D067A">
        <w:t>)</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rsidR="004D067A">
        <w:instrText xml:space="preserve"> ADDIN ZOTERO_ITEM CSL_CITATION {"citationID":"CHiMHSnG","properties":{"formattedCitation":"({\\i{}125})","plainCitation":"(125)","noteIndex":0},"citationItems":[{"id":1656,"uris":["http://zotero.org/users/13901503/items/5QIKX6JW"],"itemData":{"id":1656,"type":"article-journal","abstract":"DADA2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4D067A" w:rsidRPr="004D067A">
        <w:t>(</w:t>
      </w:r>
      <w:r w:rsidR="004D067A" w:rsidRPr="004D067A">
        <w:rPr>
          <w:i/>
          <w:iCs/>
        </w:rPr>
        <w:t>125</w:t>
      </w:r>
      <w:r w:rsidR="004D067A" w:rsidRPr="004D067A">
        <w:t>)</w:t>
      </w:r>
      <w:r>
        <w:fldChar w:fldCharType="end"/>
      </w:r>
      <w:r>
        <w:t xml:space="preserve"> via the q2-dada2 pipeline, which infers Amplicon Sequence Variants (ASVs) by identifying exact sequences. We assigned taxonomy to ASV’s using the q2-feature classifier </w:t>
      </w:r>
      <w:r>
        <w:fldChar w:fldCharType="begin"/>
      </w:r>
      <w:r w:rsidR="004D067A">
        <w:instrText xml:space="preserve"> ADDIN ZOTERO_ITEM CSL_CITATION {"citationID":"Nz6FGjkT","properties":{"formattedCitation":"({\\i{}126})","plainCitation":"(126)","noteIndex":0},"citationItems":[{"id":1662,"uris":["http://zotero.org/users/13901503/items/U2MLAXCJ"],"itemData":{"id":1662,"type":"article-journal","abstract":"Taxonomic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4D067A" w:rsidRPr="004D067A">
        <w:t>(</w:t>
      </w:r>
      <w:r w:rsidR="004D067A" w:rsidRPr="004D067A">
        <w:rPr>
          <w:i/>
          <w:iCs/>
        </w:rPr>
        <w:t>126</w:t>
      </w:r>
      <w:r w:rsidR="004D067A" w:rsidRPr="004D067A">
        <w:t>)</w:t>
      </w:r>
      <w:r>
        <w:fldChar w:fldCharType="end"/>
      </w:r>
      <w:r>
        <w:t xml:space="preserve"> against version 2022.10 of the Greengenes2 database </w:t>
      </w:r>
      <w:r>
        <w:fldChar w:fldCharType="begin"/>
      </w:r>
      <w:r w:rsidR="004D067A">
        <w:instrText xml:space="preserve"> ADDIN ZOTERO_ITEM CSL_CITATION {"citationID":"txLAM5mf","properties":{"formattedCitation":"({\\i{}127}, {\\i{}128})","plainCitation":"(127, 128)","noteIndex":0},"citationItems":[{"id":1658,"uris":["http://zotero.org/users/13901503/items/I2KJAM89"],"itemData":{"id":1658,"type":"article-journal","abstract":"Reference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4D067A" w:rsidRPr="004D067A">
        <w:t>(</w:t>
      </w:r>
      <w:r w:rsidR="004D067A" w:rsidRPr="004D067A">
        <w:rPr>
          <w:i/>
          <w:iCs/>
        </w:rPr>
        <w:t>127</w:t>
      </w:r>
      <w:r w:rsidR="004D067A" w:rsidRPr="004D067A">
        <w:t xml:space="preserve">, </w:t>
      </w:r>
      <w:r w:rsidR="004D067A" w:rsidRPr="004D067A">
        <w:rPr>
          <w:i/>
          <w:iCs/>
        </w:rPr>
        <w:t>128</w:t>
      </w:r>
      <w:r w:rsidR="004D067A" w:rsidRPr="004D067A">
        <w:t>)</w:t>
      </w:r>
      <w:r>
        <w:fldChar w:fldCharType="end"/>
      </w:r>
      <w:r>
        <w:t xml:space="preserve"> by </w:t>
      </w:r>
      <w:r w:rsidRPr="008959D6">
        <w:t>applying the classify-sklearn model.</w:t>
      </w:r>
      <w:r w:rsidRPr="006E1EB1">
        <w:t xml:space="preserve"> </w:t>
      </w:r>
      <w:r>
        <w:t>We removed sequences assigned to chloroplasts and mitochondria using the q2-taxa-filter-table to retain only microbial sequences for downstream analysis. All negative controls contained fewer than 507 reads per sample (average of 29), and we excluded them after visually confirming that their taxonomic composition did not indicate contamination. We also excluded one fecal sample that contained fewer than 1,000 reads to avoid bias from low-coverage data. After filtering, we retained 797 samples, which contained an average of 16,898 reads (range: 4,944–38,941).</w:t>
      </w:r>
    </w:p>
    <w:p w14:paraId="212E6239" w14:textId="1F78E9B0" w:rsidR="00AF0CD3" w:rsidRDefault="00AF0CD3" w:rsidP="00AF0CD3">
      <w:pPr>
        <w:ind w:firstLine="720"/>
      </w:pPr>
      <w:r>
        <w:t xml:space="preserve">We imported the ASV count and taxonomy files generated by QIIME2 into R using the {qiime2R} package </w:t>
      </w:r>
      <w:r>
        <w:fldChar w:fldCharType="begin"/>
      </w:r>
      <w:r w:rsidR="004D067A">
        <w:instrText xml:space="preserve"> ADDIN ZOTERO_ITEM CSL_CITATION {"citationID":"CBIQl7kI","properties":{"formattedCitation":"({\\i{}129})","plainCitation":"(129)","noteIndex":0},"citationItems":[{"id":1665,"uris":["http://zotero.org/users/13901503/items/4N2UFVCD"],"itemData":{"id":1665,"type":"article-journal","container-title":"R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sidR="004D067A" w:rsidRPr="004D067A">
        <w:t>(</w:t>
      </w:r>
      <w:r w:rsidR="004D067A" w:rsidRPr="004D067A">
        <w:rPr>
          <w:i/>
          <w:iCs/>
        </w:rPr>
        <w:t>129</w:t>
      </w:r>
      <w:r w:rsidR="004D067A" w:rsidRPr="004D067A">
        <w:t>)</w:t>
      </w:r>
      <w:r>
        <w:fldChar w:fldCharType="end"/>
      </w:r>
      <w:r>
        <w:t xml:space="preserve"> and saved them as a </w:t>
      </w:r>
      <w:r w:rsidRPr="00EB2FDE">
        <w:rPr>
          <w:i/>
          <w:iCs/>
        </w:rPr>
        <w:t>phyloseq</w:t>
      </w:r>
      <w:r>
        <w:t xml:space="preserve"> object using the {phyloseq} package </w:t>
      </w:r>
      <w:r>
        <w:fldChar w:fldCharType="begin"/>
      </w:r>
      <w:r w:rsidR="004D067A">
        <w:instrText xml:space="preserve"> ADDIN ZOTERO_ITEM CSL_CITATION {"citationID":"rEqfVqQV","properties":{"formattedCitation":"({\\i{}130})","plainCitation":"(130)","noteIndex":0},"citationItems":[{"id":1667,"uris":["http://zotero.org/users/13901503/items/RR6DYA9S"],"itemData":{"id":1667,"type":"article-journal","container-title":"PLoS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sidR="004D067A" w:rsidRPr="004D067A">
        <w:t>(</w:t>
      </w:r>
      <w:r w:rsidR="004D067A" w:rsidRPr="004D067A">
        <w:rPr>
          <w:i/>
          <w:iCs/>
        </w:rPr>
        <w:t>130</w:t>
      </w:r>
      <w:r w:rsidR="004D067A" w:rsidRPr="004D067A">
        <w:t>)</w:t>
      </w:r>
      <w:r>
        <w:fldChar w:fldCharType="end"/>
      </w:r>
      <w:r>
        <w:t xml:space="preserve">. Most ASV’s were found at </w:t>
      </w:r>
      <w:r w:rsidRPr="00590F44">
        <w:t>low frequencies (</w:t>
      </w:r>
      <w:r>
        <w:t>Fig 4S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rsidR="004D067A">
        <w:instrText xml:space="preserve"> ADDIN ZOTERO_ITEM CSL_CITATION {"citationID":"L2wCm92o","properties":{"formattedCitation":"({\\i{}131})","plainCitation":"(131)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sidR="004D067A" w:rsidRPr="004D067A">
        <w:t>(</w:t>
      </w:r>
      <w:r w:rsidR="004D067A" w:rsidRPr="004D067A">
        <w:rPr>
          <w:i/>
          <w:iCs/>
        </w:rPr>
        <w:t>131</w:t>
      </w:r>
      <w:r w:rsidR="004D067A" w:rsidRPr="004D067A">
        <w:t>)</w:t>
      </w:r>
      <w:r>
        <w:fldChar w:fldCharType="end"/>
      </w:r>
      <w:r>
        <w:t xml:space="preserve">, we removed ASV’s found in less than 0.5% of total samples. After filtering, we removed 102 additional ASV’s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0B7AECDE" w14:textId="77777777" w:rsidR="00AF0CD3" w:rsidRPr="00147548" w:rsidRDefault="00AF0CD3" w:rsidP="00AF0CD3">
      <w:pPr>
        <w:rPr>
          <w:i/>
          <w:iCs/>
        </w:rPr>
      </w:pPr>
    </w:p>
    <w:p w14:paraId="05DDC80F" w14:textId="77777777" w:rsidR="00AF0CD3" w:rsidRDefault="00AF0CD3" w:rsidP="00AF0CD3">
      <w:pPr>
        <w:rPr>
          <w:i/>
          <w:iCs/>
        </w:rPr>
      </w:pPr>
      <w:r>
        <w:rPr>
          <w:i/>
          <w:iCs/>
        </w:rPr>
        <w:t>Shotgun metagenomic</w:t>
      </w:r>
      <w:r w:rsidRPr="00147548">
        <w:rPr>
          <w:i/>
          <w:iCs/>
        </w:rPr>
        <w:t xml:space="preserve"> </w:t>
      </w:r>
      <w:r>
        <w:rPr>
          <w:i/>
          <w:iCs/>
        </w:rPr>
        <w:t>sequencing and data processing</w:t>
      </w:r>
    </w:p>
    <w:p w14:paraId="28509EE6" w14:textId="77777777" w:rsidR="00AF0CD3" w:rsidRDefault="00AF0CD3" w:rsidP="00AF0CD3">
      <w:r>
        <w:t xml:space="preserve">We used metagenomic sequencing to characterize the functional capacity of the gut microbiome in a subset of 95 samples with sufficient DNA concentration for library preparation. We prepared sequencing libraries using the </w:t>
      </w:r>
      <w:r w:rsidRPr="006E7CF5">
        <w:t>NEBNext Ultra™ II FS DNA PCR-free Library Prep Kit for Illumina</w:t>
      </w:r>
      <w:r>
        <w:t xml:space="preserve"> (New England Biolabs, Ipswich, MA, USA). We followed the manufacturer protocol </w:t>
      </w:r>
      <w:r>
        <w:lastRenderedPageBreak/>
        <w:t xml:space="preserve">for low inputs (50ng to 99ng) and selected library inserts around 350bp. We pooled the libraries and sequenced them on the Illumina NovaSeq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37ECA0EB" w14:textId="64E41B3A" w:rsidR="00AF0CD3" w:rsidRDefault="00AF0CD3" w:rsidP="00AF0CD3">
      <w:r>
        <w:tab/>
        <w:t>We quality-filtered the raw metagenomic sequences using KneadData (</w:t>
      </w:r>
      <w:r w:rsidRPr="003D15B6">
        <w:t>v0.12.0</w:t>
      </w:r>
      <w:r>
        <w:t xml:space="preserve">) which uses Trimmomatic to remove adaptors, low-quality reads, and overrepresented or repetitive sequences, and Bowtie2 to remove host-derived sequences </w:t>
      </w:r>
      <w:r>
        <w:fldChar w:fldCharType="begin"/>
      </w:r>
      <w:r w:rsidR="004D067A">
        <w:instrText xml:space="preserve"> ADDIN ZOTERO_ITEM CSL_CITATION {"citationID":"1Zg0y02O","properties":{"formattedCitation":"({\\i{}132})","plainCitation":"(132)","noteIndex":0},"citationItems":[{"id":968,"uris":["http://zotero.org/users/13901503/items/9YGIV4WL"],"itemData":{"id":968,"type":"article-journal","abstract":"Culture-independent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sidR="004D067A" w:rsidRPr="004D067A">
        <w:t>(</w:t>
      </w:r>
      <w:r w:rsidR="004D067A" w:rsidRPr="004D067A">
        <w:rPr>
          <w:i/>
          <w:iCs/>
        </w:rPr>
        <w:t>132</w:t>
      </w:r>
      <w:r w:rsidR="004D067A" w:rsidRPr="004D067A">
        <w:t>)</w:t>
      </w:r>
      <w:r>
        <w:fldChar w:fldCharType="end"/>
      </w:r>
      <w:r>
        <w:t>. We ran KneadData using the standard parameters S</w:t>
      </w:r>
      <w:r w:rsidRPr="00975DCE">
        <w:t>LIDINGWINDOW:4:20</w:t>
      </w:r>
      <w:r>
        <w:t xml:space="preserve"> and</w:t>
      </w:r>
      <w:r w:rsidRPr="00975DCE">
        <w:t xml:space="preserve"> MINLEN:90</w:t>
      </w:r>
      <w:r>
        <w:t xml:space="preserve"> to trim reads when the average quality score dropped below 20 and remove reads shorter than 90bp. To remove host-associated reads we used the GRCh38.p13 human reference genome </w:t>
      </w:r>
      <w:r w:rsidRPr="00FF2CF9">
        <w:t>(RefSeq accession: GCF_009914755.1)</w:t>
      </w:r>
      <w:r>
        <w:t xml:space="preserve"> which has been used to filter host genome data in previous capuchin metagenome studies </w:t>
      </w:r>
      <w:r>
        <w:fldChar w:fldCharType="begin"/>
      </w:r>
      <w:r w:rsidR="004D067A">
        <w:instrText xml:space="preserve"> ADDIN ZOTERO_ITEM CSL_CITATION {"citationID":"e5PQThsy","properties":{"formattedCitation":"({\\i{}52})","plainCitation":"(52)","noteIndex":0},"citationItems":[{"id":700,"uris":["http://zotero.org/users/13901503/items/HCYVY6PR"],"itemData":{"id":700,"type":"article-journal","abstract":"Research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4D067A" w:rsidRPr="004D067A">
        <w:t>(</w:t>
      </w:r>
      <w:r w:rsidR="004D067A" w:rsidRPr="004D067A">
        <w:rPr>
          <w:i/>
          <w:iCs/>
        </w:rPr>
        <w:t>52</w:t>
      </w:r>
      <w:r w:rsidR="004D067A" w:rsidRPr="004D067A">
        <w:t>)</w:t>
      </w:r>
      <w:r>
        <w:fldChar w:fldCharType="end"/>
      </w:r>
      <w:r>
        <w:t xml:space="preserve">. KneadData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for functional profiling. Gene families were assigned using the Uniref50 database and regrouped into MetaCyc reactions. The resulting table reported the abundance of each unique metabolic pathway normalized by the number of gene families contributing to that pathway. We imported the pathway abundance table into R and removed the unmapped values, which represent sequences that could not be assigned to any known gene family,</w:t>
      </w:r>
      <w:r w:rsidRPr="00300421">
        <w:t xml:space="preserve"> </w:t>
      </w:r>
      <w:r>
        <w:t>as well as unintegrated values, which correspond to gene families not associated with any known pathway. After filtering, 548 unique metabolic pathways remained. We performed all subsequent analyses using R v4.3.1.</w:t>
      </w:r>
    </w:p>
    <w:p w14:paraId="0BE6162A" w14:textId="77777777" w:rsidR="00AF0CD3" w:rsidRDefault="00AF0CD3" w:rsidP="00AF0CD3">
      <w:pPr>
        <w:rPr>
          <w:i/>
          <w:iCs/>
        </w:rPr>
      </w:pPr>
    </w:p>
    <w:p w14:paraId="14ED04FB" w14:textId="77777777" w:rsidR="00AF0CD3" w:rsidRPr="00521E9D" w:rsidRDefault="00AF0CD3" w:rsidP="00AF0CD3">
      <w:pPr>
        <w:rPr>
          <w:u w:val="single"/>
        </w:rPr>
      </w:pPr>
      <w:r>
        <w:rPr>
          <w:u w:val="single"/>
        </w:rPr>
        <w:t>Metadata assembly</w:t>
      </w:r>
    </w:p>
    <w:p w14:paraId="63E4BBBE" w14:textId="40197144" w:rsidR="00AF0CD3" w:rsidRDefault="00AF0CD3" w:rsidP="00AF0CD3">
      <w:r>
        <w:t xml:space="preserve">We matched each 16s rRNA and shotgun metagenomic sample with the relevant metadata to facilitate subsequent analyses. We paired samples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also averaged the maximum temperature (collected every 15 minutes) 15 days before sample collection. This time frame allowed us to evaluate the relationship between the microbiome and long-term trends in temperature. This temperature predictor has also been associated with changes in immune performance in this population </w:t>
      </w:r>
      <w:r>
        <w:fldChar w:fldCharType="begin"/>
      </w:r>
      <w:r w:rsidR="004D067A">
        <w:instrText xml:space="preserve"> ADDIN ZOTERO_ITEM CSL_CITATION {"citationID":"5XvGEW0Y","properties":{"formattedCitation":"({\\i{}8})","plainCitation":"(8)","noteIndex":0},"citationItems":[{"id":1689,"uris":["http://zotero.org/users/13901503/items/2TJCS3UQ"],"itemData":{"id":1689,"type":"article-journal","abstract":"Rising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4D067A" w:rsidRPr="004D067A">
        <w:t>(</w:t>
      </w:r>
      <w:r w:rsidR="004D067A" w:rsidRPr="004D067A">
        <w:rPr>
          <w:i/>
          <w:iCs/>
        </w:rPr>
        <w:t>8</w:t>
      </w:r>
      <w:r w:rsidR="004D067A" w:rsidRPr="004D067A">
        <w:t>)</w:t>
      </w:r>
      <w:r>
        <w:fldChar w:fldCharType="end"/>
      </w:r>
      <w:r>
        <w:t xml:space="preserve">. </w:t>
      </w:r>
    </w:p>
    <w:p w14:paraId="59034874" w14:textId="04E8C9C5" w:rsidR="00AF0CD3" w:rsidRDefault="00AF0CD3" w:rsidP="00AF0CD3">
      <w:pPr>
        <w:ind w:firstLine="720"/>
      </w:pPr>
      <w:r>
        <w:t xml:space="preserve">We also paired each sample with all diet observations from the same individual within two weeks before sample collection, following time frames used in previous white-faced capuchin gut microbiome studies </w:t>
      </w:r>
      <w:r>
        <w:fldChar w:fldCharType="begin"/>
      </w:r>
      <w:r w:rsidR="004D067A">
        <w:instrText xml:space="preserve"> ADDIN ZOTERO_ITEM CSL_CITATION {"citationID":"JR1jMbxd","properties":{"formattedCitation":"({\\i{}52}, {\\i{}133})","plainCitation":"(52, 133)","noteIndex":0},"citationItems":[{"id":1636,"uris":["http://zotero.org/users/13901503/items/5NZP9HX7"],"itemData":{"id":1636,"type":"article-journal","abstract":"Objectives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4D067A" w:rsidRPr="004D067A">
        <w:t>(</w:t>
      </w:r>
      <w:r w:rsidR="004D067A" w:rsidRPr="004D067A">
        <w:rPr>
          <w:i/>
          <w:iCs/>
        </w:rPr>
        <w:t>52</w:t>
      </w:r>
      <w:r w:rsidR="004D067A" w:rsidRPr="004D067A">
        <w:t xml:space="preserve">, </w:t>
      </w:r>
      <w:r w:rsidR="004D067A" w:rsidRPr="004D067A">
        <w:rPr>
          <w:i/>
          <w:iCs/>
        </w:rPr>
        <w:t>133</w:t>
      </w:r>
      <w:r w:rsidR="004D067A" w:rsidRPr="004D067A">
        <w:t>)</w:t>
      </w:r>
      <w:r>
        <w:fldChar w:fldCharType="end"/>
      </w:r>
      <w:r>
        <w:t>. We quantified diet diversity by modeling diet richness (</w:t>
      </w:r>
      <w:del w:id="166" w:author="Beehner, Jacinta" w:date="2025-07-16T13:24:00Z" w16du:dateUtc="2025-07-16T17:24:00Z">
        <w:r w:rsidDel="00671A14">
          <w:delText xml:space="preserve">i.e. </w:delText>
        </w:r>
      </w:del>
      <w:ins w:id="167" w:author="Beehner, Jacinta" w:date="2025-07-16T13:24:00Z" w16du:dateUtc="2025-07-16T17:24:00Z">
        <w:r w:rsidR="00671A14">
          <w:t xml:space="preserve">i.e., </w:t>
        </w:r>
      </w:ins>
      <w:r>
        <w:t xml:space="preserve">the total number of unique food items recorded) as a function of the total number of feeding observations. We then used the residuals as a measure of diet diversity, with negative values indicating lower-than-expected diversity and positive values indicating higher-than-expected diversity </w:t>
      </w:r>
      <w:r>
        <w:fldChar w:fldCharType="begin"/>
      </w:r>
      <w:r w:rsidR="004D067A">
        <w:instrText xml:space="preserve"> ADDIN ZOTERO_ITEM CSL_CITATION {"citationID":"KgDJiC4b","properties":{"formattedCitation":"({\\i{}134})","plainCitation":"(134)","noteIndex":0},"citationItems":[{"id":1724,"uris":["http://zotero.org/users/13901503/items/VWJDBSPR"],"itemData":{"id":1724,"type":"article-journal","abstract":"The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4D067A" w:rsidRPr="004D067A">
        <w:t>(</w:t>
      </w:r>
      <w:r w:rsidR="004D067A" w:rsidRPr="004D067A">
        <w:rPr>
          <w:i/>
          <w:iCs/>
        </w:rPr>
        <w:t>134</w:t>
      </w:r>
      <w:r w:rsidR="004D067A" w:rsidRPr="004D067A">
        <w:t>)</w:t>
      </w:r>
      <w:r>
        <w:fldChar w:fldCharType="end"/>
      </w:r>
      <w:r>
        <w:t>. We calculated the percent consumption of each food type by dividing the total number of feeding observations for each food category (animal, flower, fruit, fungi, insect, leaves, nectar, nurse, pith, seeds) by the total number of feeding observations. We then plotted each food type against temperature to identify diet categories that vary with temperature to control for these factors when assessing the direct effect of temperature on the microbiome.</w:t>
      </w:r>
      <w:r w:rsidRPr="00C53131">
        <w:t xml:space="preserve"> </w:t>
      </w:r>
      <w:r>
        <w:t xml:space="preserve">We found that percent fruit consumption has a strong, positive relationship with temperature (Fig 5S) and controlled for this in subsequent analyses. After matching each sample with the </w:t>
      </w:r>
      <w:r>
        <w:lastRenderedPageBreak/>
        <w:t xml:space="preserve">appropriate metadata, we were left with 277 16s rRNA samples and 71 shotgun metagenomic samples. </w:t>
      </w:r>
    </w:p>
    <w:p w14:paraId="56F3D52C" w14:textId="77777777" w:rsidR="00724A7B" w:rsidRDefault="00724A7B" w:rsidP="00AF0CD3"/>
    <w:p w14:paraId="7E1AD2C5" w14:textId="2314259E" w:rsidR="00AF0CD3" w:rsidRDefault="00AF0CD3" w:rsidP="00AF0CD3">
      <w:pPr>
        <w:rPr>
          <w:u w:val="single"/>
        </w:rPr>
      </w:pPr>
      <w:r w:rsidRPr="00D807D7">
        <w:rPr>
          <w:u w:val="single"/>
        </w:rPr>
        <w:t>Community</w:t>
      </w:r>
      <w:r>
        <w:rPr>
          <w:u w:val="single"/>
        </w:rPr>
        <w:t>-level composition a</w:t>
      </w:r>
      <w:r w:rsidRPr="00D807D7">
        <w:rPr>
          <w:u w:val="single"/>
        </w:rPr>
        <w:t>nalysis</w:t>
      </w:r>
    </w:p>
    <w:p w14:paraId="6614BED5" w14:textId="71913400" w:rsidR="00AF0CD3" w:rsidRDefault="00AF0CD3" w:rsidP="00AF0CD3">
      <w:r>
        <w:t>To evaluate how gut microbiome taxonomic composition and functional capacity are related to temperature, we generated metrics of community composition including alpha and beta diversity. To measure alpha diversity, we calculated two widely used indices: Shannon’s diversity index (which accounts for both richness and evenness) and observed richness (the total number of ASVs or pathways in a sample) using the estimate_richness() function from the {phyloseq} package. To measure beta diversity (</w:t>
      </w:r>
      <w:del w:id="168" w:author="Beehner, Jacinta" w:date="2025-07-16T13:24:00Z" w16du:dateUtc="2025-07-16T17:24:00Z">
        <w:r w:rsidDel="00671A14">
          <w:delText xml:space="preserve">i.e. </w:delText>
        </w:r>
      </w:del>
      <w:ins w:id="169" w:author="Beehner, Jacinta" w:date="2025-07-16T13:24:00Z" w16du:dateUtc="2025-07-16T17:24:00Z">
        <w:r w:rsidR="00671A14">
          <w:t xml:space="preserve">i.e., </w:t>
        </w:r>
      </w:ins>
      <w:r>
        <w:t xml:space="preserve">community dissimilarity between samples), we generated Aitchison distances by computing the Euclidean distance between pairwise samples after performing a centered log-ratio (clr) transformation on the raw count data </w:t>
      </w:r>
      <w:r>
        <w:fldChar w:fldCharType="begin"/>
      </w:r>
      <w:r w:rsidR="004D067A">
        <w:instrText xml:space="preserve"> ADDIN ZOTERO_ITEM CSL_CITATION {"citationID":"rslhHr6V","properties":{"formattedCitation":"({\\i{}135})","plainCitation":"(135)","noteIndex":0},"citationItems":[{"id":1678,"uris":["http://zotero.org/users/13901503/items/MSZDHDQF"],"itemData":{"id":1678,"type":"article-journal","abstract":"The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4D067A" w:rsidRPr="004D067A">
        <w:t>(</w:t>
      </w:r>
      <w:r w:rsidR="004D067A" w:rsidRPr="004D067A">
        <w:rPr>
          <w:i/>
          <w:iCs/>
        </w:rPr>
        <w:t>135</w:t>
      </w:r>
      <w:r w:rsidR="004D067A" w:rsidRPr="004D067A">
        <w:t>)</w:t>
      </w:r>
      <w:r>
        <w:fldChar w:fldCharType="end"/>
      </w:r>
      <w:r>
        <w:t xml:space="preserve">. We added a pseudo count to all zeros before the clr transformation using the </w:t>
      </w:r>
      <w:r w:rsidRPr="001D4E08">
        <w:t xml:space="preserve">cmultRepl() function </w:t>
      </w:r>
      <w:r>
        <w:t>from the</w:t>
      </w:r>
      <w:r w:rsidRPr="001D4E08">
        <w:t xml:space="preserve"> </w:t>
      </w:r>
      <w:r>
        <w:t>{</w:t>
      </w:r>
      <w:r w:rsidRPr="001D4E08">
        <w:t>zCompositions</w:t>
      </w:r>
      <w:r>
        <w:t xml:space="preserve">} package, which uses </w:t>
      </w:r>
      <w:r w:rsidRPr="00510277">
        <w:t>Bayesian-multiplicative replacement</w:t>
      </w:r>
      <w:r>
        <w:t xml:space="preserve"> to </w:t>
      </w:r>
      <w:r w:rsidRPr="00510277">
        <w:t xml:space="preserve">preserve the structure of the data and minimize distortion compared to adding a fixed </w:t>
      </w:r>
      <w:r w:rsidRPr="00FB297C">
        <w:t xml:space="preserve">value </w:t>
      </w:r>
      <w:r w:rsidRPr="00FB297C">
        <w:fldChar w:fldCharType="begin"/>
      </w:r>
      <w:r w:rsidR="004D067A">
        <w:instrText xml:space="preserve"> ADDIN ZOTERO_ITEM CSL_CITATION {"citationID":"CcTblRTP","properties":{"formattedCitation":"({\\i{}136})","plainCitation":"(136)","noteIndex":0},"citationItems":[{"id":1676,"uris":["http://zotero.org/users/13901503/items/B9HUBEW5"],"itemData":{"id":1676,"type":"article-journal","abstract":"zCompositions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4D067A" w:rsidRPr="004D067A">
        <w:t>(</w:t>
      </w:r>
      <w:r w:rsidR="004D067A" w:rsidRPr="004D067A">
        <w:rPr>
          <w:i/>
          <w:iCs/>
        </w:rPr>
        <w:t>136</w:t>
      </w:r>
      <w:r w:rsidR="004D067A" w:rsidRPr="004D067A">
        <w:t>)</w:t>
      </w:r>
      <w:r w:rsidRPr="00FB297C">
        <w:fldChar w:fldCharType="end"/>
      </w:r>
      <w:r w:rsidRPr="00FB297C">
        <w:t>.</w:t>
      </w:r>
      <w:r>
        <w:t xml:space="preserve"> We used Aitchison distances because microbiome datasets are compositional, meaning that observed read counts are constrained by sequencing depth and do not reflect absolute DNA abundances </w:t>
      </w:r>
      <w:r>
        <w:fldChar w:fldCharType="begin"/>
      </w:r>
      <w:r w:rsidR="004D067A">
        <w:instrText xml:space="preserve"> ADDIN ZOTERO_ITEM CSL_CITATION {"citationID":"RU0uFdYd","properties":{"formattedCitation":"({\\i{}137})","plainCitation":"(137)","noteIndex":0},"citationItems":[{"id":1387,"uris":["http://zotero.org/users/13901503/items/7MG3GNU9"],"itemData":{"id":1387,"type":"article-journal","abstract":"A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4D067A" w:rsidRPr="004D067A">
        <w:t>(</w:t>
      </w:r>
      <w:r w:rsidR="004D067A" w:rsidRPr="004D067A">
        <w:rPr>
          <w:i/>
          <w:iCs/>
        </w:rPr>
        <w:t>137</w:t>
      </w:r>
      <w:r w:rsidR="004D067A" w:rsidRPr="004D067A">
        <w:t>)</w:t>
      </w:r>
      <w:r>
        <w:fldChar w:fldCharType="end"/>
      </w:r>
      <w:r>
        <w:t>.</w:t>
      </w:r>
      <w:r w:rsidRPr="00E81A2E">
        <w:t xml:space="preserve"> </w:t>
      </w:r>
      <w:r>
        <w:t>Unlike traditional beta diversity metrics that were designed for absolute counts (e.g., Bray-Curtis, Unifrac, Jensen-Shannon divergence), the clr transformation projects samples into Euclidean space where distances reflect log-ratio relationships among taxa,</w:t>
      </w:r>
      <w:r w:rsidRPr="001B23D4">
        <w:t xml:space="preserve"> </w:t>
      </w:r>
      <w:r>
        <w:t xml:space="preserve">avoiding misinterpretations that may arise from using absolute differences to interpret compositional data </w:t>
      </w:r>
      <w:r>
        <w:fldChar w:fldCharType="begin"/>
      </w:r>
      <w:r w:rsidR="004D067A">
        <w:instrText xml:space="preserve"> ADDIN ZOTERO_ITEM CSL_CITATION {"citationID":"eI5jWKxN","properties":{"formattedCitation":"({\\i{}138})","plainCitation":"(138)","noteIndex":0},"citationItems":[{"id":785,"uris":["http://zotero.org/users/13901503/items/MWL4M2Q4"],"itemData":{"id":785,"type":"article-journal","abstract":"&lt;p&gt;Datasets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4D067A" w:rsidRPr="004D067A">
        <w:t>(</w:t>
      </w:r>
      <w:r w:rsidR="004D067A" w:rsidRPr="004D067A">
        <w:rPr>
          <w:i/>
          <w:iCs/>
        </w:rPr>
        <w:t>138</w:t>
      </w:r>
      <w:r w:rsidR="004D067A" w:rsidRPr="004D067A">
        <w:t>)</w:t>
      </w:r>
      <w:r>
        <w:fldChar w:fldCharType="end"/>
      </w:r>
      <w:r>
        <w:t xml:space="preserve">. We then performed a </w:t>
      </w:r>
      <w:commentRangeStart w:id="170"/>
      <w:commentRangeStart w:id="171"/>
      <w:r>
        <w:t xml:space="preserve">Principle </w:t>
      </w:r>
      <w:commentRangeEnd w:id="170"/>
      <w:r w:rsidR="00673BCB">
        <w:rPr>
          <w:rStyle w:val="CommentReference"/>
        </w:rPr>
        <w:commentReference w:id="170"/>
      </w:r>
      <w:r>
        <w:t xml:space="preserve">Components Analysis </w:t>
      </w:r>
      <w:commentRangeEnd w:id="171"/>
      <w:r w:rsidR="00671A14">
        <w:rPr>
          <w:rStyle w:val="CommentReference"/>
        </w:rPr>
        <w:commentReference w:id="171"/>
      </w:r>
      <w:r>
        <w:t>on the Aitchison distance matrix and extracted the scores for the first three principal components (PC1–PC3) to capture major axes of variation in community composition. Components PC1-PC3 were selected because they explained greater than 5% of the variation (Fig 6S).</w:t>
      </w:r>
    </w:p>
    <w:p w14:paraId="44E9E78A" w14:textId="6A84CEFF" w:rsidR="00AF0CD3" w:rsidRDefault="00AF0CD3" w:rsidP="00AF0CD3">
      <w:pPr>
        <w:ind w:firstLine="720"/>
      </w:pPr>
      <w:r>
        <w:t xml:space="preserve">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(AICc) </w:t>
      </w:r>
      <w:r>
        <w:fldChar w:fldCharType="begin"/>
      </w:r>
      <w:r w:rsidR="004D067A">
        <w:instrText xml:space="preserve"> ADDIN ZOTERO_ITEM CSL_CITATION {"citationID":"9MopvbYc","properties":{"formattedCitation":"({\\i{}139}, {\\i{}140})","plainCitation":"(139, 140)","noteIndex":0},"citationItems":[{"id":1693,"uris":["http://zotero.org/users/13901503/items/5WE7IHKN"],"itemData":{"id":1693,"type":"chapter","container-title":"Selected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004D067A" w:rsidRPr="004D067A">
        <w:t>(</w:t>
      </w:r>
      <w:r w:rsidR="004D067A" w:rsidRPr="004D067A">
        <w:rPr>
          <w:i/>
          <w:iCs/>
        </w:rPr>
        <w:t>139</w:t>
      </w:r>
      <w:r w:rsidR="004D067A" w:rsidRPr="004D067A">
        <w:t xml:space="preserve">, </w:t>
      </w:r>
      <w:r w:rsidR="004D067A" w:rsidRPr="004D067A">
        <w:rPr>
          <w:i/>
          <w:iCs/>
        </w:rPr>
        <w:t>140</w:t>
      </w:r>
      <w:r w:rsidR="004D067A" w:rsidRPr="004D067A">
        <w:t>)</w:t>
      </w:r>
      <w:r>
        <w:fldChar w:fldCharType="end"/>
      </w:r>
      <w:r>
        <w:t xml:space="preserve">. The baseline model, </w:t>
      </w:r>
      <w:r w:rsidRPr="00B133A3">
        <w:rPr>
          <w:i/>
          <w:iCs/>
        </w:rPr>
        <w:t>m_main</w:t>
      </w:r>
      <w:r>
        <w:t xml:space="preserve">, included predictors for social group, age, sex, rainfall, diet diversity and fruit consumption. The temperature model, </w:t>
      </w:r>
      <w:r w:rsidRPr="00B133A3">
        <w:rPr>
          <w:i/>
          <w:iCs/>
        </w:rPr>
        <w:t>m_full</w:t>
      </w:r>
      <w:r>
        <w:t>, included all of the same predictors with an additional predictor for temperature (Fig 1S).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5S), and we wanted to control for this effect to better isolate the relationship between temperature and community features. We scaled all continuous predictors (</w:t>
      </w:r>
      <w:del w:id="172" w:author="Beehner, Jacinta" w:date="2025-07-16T13:24:00Z" w16du:dateUtc="2025-07-16T17:24:00Z">
        <w:r w:rsidDel="00671A14">
          <w:delText xml:space="preserve">i.e. </w:delText>
        </w:r>
      </w:del>
      <w:ins w:id="173" w:author="Beehner, Jacinta" w:date="2025-07-16T13:24:00Z" w16du:dateUtc="2025-07-16T17:24:00Z">
        <w:r w:rsidR="00671A14">
          <w:t xml:space="preserve">i.e., </w:t>
        </w:r>
      </w:ins>
      <w:r>
        <w:t>age, rainfall, diet diversity, fruit consumption, temperature) for ease of coefficient interpretation. We fit all models as linear mixed models (LMM</w:t>
      </w:r>
      <w:del w:id="174" w:author="Beehner, Jacinta" w:date="2025-07-16T13:24:00Z" w16du:dateUtc="2025-07-16T17:24:00Z">
        <w:r w:rsidDel="00671A14">
          <w:delText>’</w:delText>
        </w:r>
      </w:del>
      <w:r>
        <w:t xml:space="preserve">s) with a Gaussian distribution except for observed taxonomic richness, which was fit using a Gamma distribution with a log link function because the variable was </w:t>
      </w:r>
      <w:r w:rsidRPr="00364B0D">
        <w:t>continuous, positive, and left</w:t>
      </w:r>
      <w:r>
        <w:t>-</w:t>
      </w:r>
      <w:r w:rsidRPr="00364B0D">
        <w:t xml:space="preserve">skewed with a </w:t>
      </w:r>
      <w:commentRangeStart w:id="175"/>
      <w:r w:rsidRPr="00364B0D">
        <w:t>long right tail</w:t>
      </w:r>
      <w:commentRangeEnd w:id="175"/>
      <w:r w:rsidR="00673BCB">
        <w:rPr>
          <w:rStyle w:val="CommentReference"/>
        </w:rPr>
        <w:commentReference w:id="175"/>
      </w:r>
      <w:r>
        <w:t>. We used the model weights from the AICc comparison to evaluate the importance of temperature as a predictor of community composition.</w:t>
      </w:r>
    </w:p>
    <w:p w14:paraId="5C648421" w14:textId="3858661D" w:rsidR="00AF0CD3" w:rsidRDefault="00AF0CD3" w:rsidP="00AF0CD3">
      <w:pPr>
        <w:ind w:firstLine="720"/>
      </w:pPr>
      <w:r>
        <w:t>Since rarefaction to account for differences in sequencing depth (i.e.</w:t>
      </w:r>
      <w:ins w:id="176" w:author="Beehner, Jacinta" w:date="2025-07-16T13:24:00Z" w16du:dateUtc="2025-07-16T17:24:00Z">
        <w:r w:rsidR="00671A14">
          <w:t>,</w:t>
        </w:r>
      </w:ins>
      <w:r>
        <w:t xml:space="preserve"> choosing a fixed sequencing depth and randomly subsampling all samples to that depth) is strongly discouraged because it discards valuable data </w:t>
      </w:r>
      <w:r>
        <w:fldChar w:fldCharType="begin"/>
      </w:r>
      <w:r w:rsidR="004D067A">
        <w:instrText xml:space="preserve"> ADDIN ZOTERO_ITEM CSL_CITATION {"citationID":"POfAwNZ4","properties":{"formattedCitation":"({\\i{}141})","plainCitation":"(141)","noteIndex":0},"citationItems":[{"id":788,"uris":["http://zotero.org/users/13901503/items/M7YBHN37"],"itemData":{"id":788,"type":"article-journal","abstract":"Current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sidR="004D067A" w:rsidRPr="004D067A">
        <w:t>(</w:t>
      </w:r>
      <w:r w:rsidR="004D067A" w:rsidRPr="004D067A">
        <w:rPr>
          <w:i/>
          <w:iCs/>
        </w:rPr>
        <w:t>141</w:t>
      </w:r>
      <w:r w:rsidR="004D067A" w:rsidRPr="004D067A">
        <w:t>)</w:t>
      </w:r>
      <w:r>
        <w:fldChar w:fldCharType="end"/>
      </w:r>
      <w:r>
        <w:t xml:space="preserve">, we used alternative methods to leverage the full dataset (i.e., clr transformation, modeled offset for sequencing depth). Further, we chose to use an </w:t>
      </w:r>
      <w:r>
        <w:lastRenderedPageBreak/>
        <w:t xml:space="preserve">Information-theoretic approach for our analysis because, unlike null-hypothesis significance testing, it allows for the comparison of multiple alternative hypotheses to assess biological significance </w:t>
      </w:r>
      <w:r>
        <w:fldChar w:fldCharType="begin"/>
      </w:r>
      <w:r w:rsidR="004D067A">
        <w:instrText xml:space="preserve"> ADDIN ZOTERO_ITEM CSL_CITATION {"citationID":"gCjcBlAp","properties":{"formattedCitation":"({\\i{}142}, {\\i{}143})","plainCitation":"(142, 143)","noteIndex":0},"citationItems":[{"id":1696,"uris":["http://zotero.org/users/13901503/items/QCC5VYTU"],"itemData":{"id":1696,"type":"article-journal","abstract":"This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sidR="004D067A" w:rsidRPr="004D067A">
        <w:t>(</w:t>
      </w:r>
      <w:r w:rsidR="004D067A" w:rsidRPr="004D067A">
        <w:rPr>
          <w:i/>
          <w:iCs/>
        </w:rPr>
        <w:t>142</w:t>
      </w:r>
      <w:r w:rsidR="004D067A" w:rsidRPr="004D067A">
        <w:t xml:space="preserve">, </w:t>
      </w:r>
      <w:r w:rsidR="004D067A" w:rsidRPr="004D067A">
        <w:rPr>
          <w:i/>
          <w:iCs/>
        </w:rPr>
        <w:t>143</w:t>
      </w:r>
      <w:r w:rsidR="004D067A" w:rsidRPr="004D067A">
        <w:t>)</w:t>
      </w:r>
      <w:r>
        <w:fldChar w:fldCharType="end"/>
      </w:r>
      <w:r>
        <w:t xml:space="preserve">. This allowed us to evaluate if adding temperature to our model improved the explanation of community-level taxonomic and metabolic diversity compared to other known predictors of microbiome composition. </w:t>
      </w:r>
    </w:p>
    <w:p w14:paraId="172DCE84" w14:textId="77777777" w:rsidR="00AF0CD3" w:rsidRDefault="00AF0CD3" w:rsidP="00AF0CD3"/>
    <w:p w14:paraId="53586057" w14:textId="77777777" w:rsidR="00AF0CD3" w:rsidRDefault="00AF0CD3" w:rsidP="00AF0CD3">
      <w:pPr>
        <w:rPr>
          <w:u w:val="single"/>
        </w:rPr>
      </w:pPr>
      <w:r>
        <w:rPr>
          <w:u w:val="single"/>
        </w:rPr>
        <w:t>Temperature d</w:t>
      </w:r>
      <w:r w:rsidRPr="00A32281">
        <w:rPr>
          <w:u w:val="single"/>
        </w:rPr>
        <w:t xml:space="preserve">ifferential abundance </w:t>
      </w:r>
      <w:r>
        <w:rPr>
          <w:u w:val="single"/>
        </w:rPr>
        <w:t>analysis</w:t>
      </w:r>
    </w:p>
    <w:p w14:paraId="0074C0E7" w14:textId="0DA3B97E" w:rsidR="00AF0CD3" w:rsidRPr="00FB4C69" w:rsidRDefault="00AF0CD3" w:rsidP="00AF0CD3">
      <w:r>
        <w:t>We also used a comparative modeling approach to identify taxa and metabolic pathways associated with temperature. For the taxonomic analysis, we aggregated the number of reads per taxa on the family and genus levels using the tax_glom() function in the {phyloseq} package. We used this to calculate the relative abundance of each taxon by dividing the number of reads per taxon by the total number of reads per sample and removed taxa with less than 0.2% average relative abundance across all samples to avoid analyzing extremely low</w:t>
      </w:r>
      <w:r w:rsidR="00233DD2">
        <w:t>-</w:t>
      </w:r>
      <w:r>
        <w:t xml:space="preserve">abundance taxa. This resulted in 134 genera and 79 families to be used for differential abundance testing. </w:t>
      </w:r>
    </w:p>
    <w:p w14:paraId="1A19027C" w14:textId="143A4A6D" w:rsidR="00AF0CD3" w:rsidRDefault="00AF0CD3" w:rsidP="00AF0CD3">
      <w:pPr>
        <w:ind w:firstLine="720"/>
      </w:pPr>
      <w:r>
        <w:t xml:space="preserve">We built two generalized linear mixed models (GLMMs) using a negative binomial distribution with a log link function and used individual family and genera abundances as our outcome variables. We used </w:t>
      </w:r>
      <w:ins w:id="177" w:author="Beehner, Jacinta" w:date="2025-07-16T13:25:00Z" w16du:dateUtc="2025-07-16T17:25:00Z">
        <w:r w:rsidR="00671A14">
          <w:t>n</w:t>
        </w:r>
      </w:ins>
      <w:del w:id="178" w:author="Beehner, Jacinta" w:date="2025-07-16T13:25:00Z" w16du:dateUtc="2025-07-16T17:25:00Z">
        <w:r w:rsidDel="00671A14">
          <w:delText>N</w:delText>
        </w:r>
      </w:del>
      <w:r>
        <w:t xml:space="preserve">egative binomial GLMMs because they can effectively model over-dispersed count data with an abundance of zeros, a pattern typical of microbiome datasets </w:t>
      </w:r>
      <w:r>
        <w:fldChar w:fldCharType="begin"/>
      </w:r>
      <w:r w:rsidR="004D067A">
        <w:instrText xml:space="preserve"> ADDIN ZOTERO_ITEM CSL_CITATION {"citationID":"rVFSfUFA","properties":{"formattedCitation":"({\\i{}144})","plainCitation":"(144)","noteIndex":0},"citationItems":[{"id":1248,"uris":["http://zotero.org/users/13901503/items/ATW2MVB6"],"itemData":{"id":1248,"type":"article-journal","abstract":"&lt;p&gt;The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4D067A" w:rsidRPr="004D067A">
        <w:t>(</w:t>
      </w:r>
      <w:r w:rsidR="004D067A" w:rsidRPr="004D067A">
        <w:rPr>
          <w:i/>
          <w:iCs/>
        </w:rPr>
        <w:t>144</w:t>
      </w:r>
      <w:r w:rsidR="004D067A" w:rsidRPr="004D067A">
        <w:t>)</w:t>
      </w:r>
      <w:r>
        <w:fldChar w:fldCharType="end"/>
      </w:r>
      <w:r>
        <w:t xml:space="preserve">. We modeled each taxon twice and compared model fit using AICc. The baseline model, </w:t>
      </w:r>
      <w:r w:rsidRPr="00AA1E85">
        <w:rPr>
          <w:i/>
          <w:iCs/>
        </w:rPr>
        <w:t>m_main</w:t>
      </w:r>
      <w:r>
        <w:t xml:space="preserve">, included predictors for social group, age, sex, rainfall, and fruit consumption. The temperature model, </w:t>
      </w:r>
      <w:r w:rsidRPr="00AA1E85">
        <w:rPr>
          <w:i/>
          <w:iCs/>
        </w:rPr>
        <w:t>m_full</w:t>
      </w:r>
      <w:r>
        <w:t xml:space="preserve">, included all of the same predictors with an additional predictor for temperature (Fig 1S).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taxon abundance. Taxa where </w:t>
      </w:r>
      <w:r w:rsidRPr="00AA1E85">
        <w:rPr>
          <w:i/>
          <w:iCs/>
        </w:rPr>
        <w:t>m_full</w:t>
      </w:r>
      <w:r>
        <w:t xml:space="preserve"> held greater than 50% of the model weight were considered temperature sensitive. We then used the </w:t>
      </w:r>
      <w:r w:rsidRPr="00497C02">
        <w:rPr>
          <w:i/>
          <w:iCs/>
        </w:rPr>
        <w:t>m_full</w:t>
      </w:r>
      <w:r>
        <w:t xml:space="preserve"> model weights of all genera included in the analysis to perform ancestral state reconstruction using the ace() function in the {ape} package. Internal node values represent the maximum likelihood estimates of the temperature model weight under a Brownian motion model of trait evolution.</w:t>
      </w:r>
    </w:p>
    <w:p w14:paraId="4C811B1A" w14:textId="4549E2D5" w:rsidR="00AF0CD3" w:rsidRDefault="00AF0CD3" w:rsidP="00AF0CD3">
      <w:pPr>
        <w:ind w:firstLine="720"/>
      </w:pPr>
      <w:r>
        <w:t>The modeling approach for the metabolic pathway data mirrored that used for the taxonomic data, except we modeled clr</w:t>
      </w:r>
      <w:r w:rsidR="00233DD2">
        <w:t>-</w:t>
      </w:r>
      <w:r>
        <w:t xml:space="preserve">transformed abundances instead of raw counts. This allowed us to use a Gaussian distribution and omit the offset term for log-transformed read depth, as the clr transformation already accounts for differences in sequencing depth. We used clr-transformed abundances because pathway abundance values are normalized by the number of contributing gene families, meaning they are no longer raw counts and are therefore inappropriate for modeling with a negative binomial distribution. We modeled each of the 547 pathways twice, once with the baseline model, </w:t>
      </w:r>
      <w:r w:rsidRPr="00903A8C">
        <w:rPr>
          <w:i/>
          <w:iCs/>
        </w:rPr>
        <w:t>m_main</w:t>
      </w:r>
      <w:r>
        <w:t xml:space="preserve">, and once with the temperature model, </w:t>
      </w:r>
      <w:r w:rsidRPr="00903A8C">
        <w:rPr>
          <w:i/>
          <w:iCs/>
        </w:rPr>
        <w:t>m_full</w:t>
      </w:r>
      <w:r>
        <w:rPr>
          <w:i/>
          <w:iCs/>
        </w:rPr>
        <w:t xml:space="preserve"> </w:t>
      </w:r>
      <w:r>
        <w:t>(Fig 1S). We compared the models using AICc.</w:t>
      </w:r>
      <w:r w:rsidRPr="00903A8C">
        <w:t xml:space="preserve"> </w:t>
      </w:r>
      <w:r>
        <w:t>As in the taxonomic analysis, pathways for which m_full accounted for more than 50% of the model weight were considered temperature sensitive.</w:t>
      </w:r>
    </w:p>
    <w:p w14:paraId="0FF98170" w14:textId="77777777" w:rsidR="00AF0CD3" w:rsidRDefault="00AF0CD3" w:rsidP="00AF0CD3"/>
    <w:p w14:paraId="71E75E68" w14:textId="77777777" w:rsidR="00AF0CD3" w:rsidRPr="0081434A" w:rsidRDefault="00AF0CD3" w:rsidP="00AF0CD3">
      <w:pPr>
        <w:rPr>
          <w:u w:val="single"/>
        </w:rPr>
      </w:pPr>
      <w:r w:rsidRPr="0081434A">
        <w:rPr>
          <w:u w:val="single"/>
        </w:rPr>
        <w:lastRenderedPageBreak/>
        <w:t>Immune and temperature interaction analysis</w:t>
      </w:r>
    </w:p>
    <w:p w14:paraId="541DA8E0" w14:textId="5B30115D" w:rsidR="00AF0CD3" w:rsidRDefault="00AF0CD3" w:rsidP="00AF0CD3">
      <w:pPr>
        <w:ind w:firstLine="720"/>
      </w:pPr>
      <w:r>
        <w:t xml:space="preserve">To assess whether the relationship between temperature and community composition is associated with immune performance, we employed a second comparative modeling approach and used alpha diversity and the first three principal components as outcome variables. Similar to our previous approach, we modeled each community feature twice, once with each model, and compared model fit using AICc. The baseline model, </w:t>
      </w:r>
      <w:r w:rsidRPr="00E17CBD">
        <w:rPr>
          <w:i/>
          <w:iCs/>
        </w:rPr>
        <w:t>m_immune_main</w:t>
      </w:r>
      <w:r>
        <w:t xml:space="preserve">, included the same predictors as </w:t>
      </w:r>
      <w:r w:rsidRPr="00E17CBD">
        <w:rPr>
          <w:i/>
          <w:iCs/>
        </w:rPr>
        <w:t>m_full</w:t>
      </w:r>
      <w:r>
        <w:t xml:space="preserve"> (</w:t>
      </w:r>
      <w:del w:id="179" w:author="Beehner, Jacinta" w:date="2025-07-16T13:24:00Z" w16du:dateUtc="2025-07-16T17:24:00Z">
        <w:r w:rsidDel="00671A14">
          <w:delText xml:space="preserve">i.e. </w:delText>
        </w:r>
      </w:del>
      <w:ins w:id="180" w:author="Beehner, Jacinta" w:date="2025-07-16T13:24:00Z" w16du:dateUtc="2025-07-16T17:24:00Z">
        <w:r w:rsidR="00671A14">
          <w:t xml:space="preserve">i.e., </w:t>
        </w:r>
      </w:ins>
      <w:r>
        <w:t xml:space="preserve">social group, age, sex, rainfall, fruit consumption, temperature, random effect for ID, log total reads offset). The interaction model, </w:t>
      </w:r>
      <w:r w:rsidRPr="00E17CBD">
        <w:rPr>
          <w:i/>
          <w:iCs/>
        </w:rPr>
        <w:t>m_immune_full</w:t>
      </w:r>
      <w:r>
        <w:t>,</w:t>
      </w:r>
      <w:r w:rsidRPr="00F92E8B">
        <w:t xml:space="preserve"> </w:t>
      </w:r>
      <w:r>
        <w:t xml:space="preserve">included all of the same predictors with an additional interaction effect between temperature and neopterin (Fig 1S).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taxonomic richness, which was fit using a Gamma distribution with a log link function because the variable was </w:t>
      </w:r>
      <w:r w:rsidRPr="00364B0D">
        <w:t>continuous, positive, and left</w:t>
      </w:r>
      <w:r>
        <w:t>-</w:t>
      </w:r>
      <w:r w:rsidRPr="00364B0D">
        <w:t>skewed with a long right tail</w:t>
      </w:r>
      <w:r>
        <w:t>.</w:t>
      </w:r>
    </w:p>
    <w:p w14:paraId="10E48533" w14:textId="5E16FF2A" w:rsidR="00AF0CD3" w:rsidRDefault="00AF0CD3" w:rsidP="00AF0CD3">
      <w:pPr>
        <w:ind w:firstLine="720"/>
      </w:pPr>
      <w:r>
        <w:t>To assess whether the relationship between temperature and individual taxa or pathways is associated with immune performance, we employed the same model comparison approach but used taxon and pathways abundances as outcome variables. First, we filtered for taxa and pathways that were temperature-sensitive (</w:t>
      </w:r>
      <w:del w:id="181" w:author="Beehner, Jacinta" w:date="2025-07-16T13:24:00Z" w16du:dateUtc="2025-07-16T17:24:00Z">
        <w:r w:rsidDel="00671A14">
          <w:delText xml:space="preserve">i.e. </w:delText>
        </w:r>
      </w:del>
      <w:ins w:id="182" w:author="Beehner, Jacinta" w:date="2025-07-16T13:24:00Z" w16du:dateUtc="2025-07-16T17:24:00Z">
        <w:r w:rsidR="00671A14">
          <w:t xml:space="preserve">i.e., </w:t>
        </w:r>
      </w:ins>
      <w:r w:rsidRPr="00E17CBD">
        <w:rPr>
          <w:i/>
          <w:iCs/>
        </w:rPr>
        <w:t>m_full</w:t>
      </w:r>
      <w:r>
        <w:t xml:space="preserve"> held greater than 50% of the model weight). Then, we modeled each feature twice, once with </w:t>
      </w:r>
      <w:r w:rsidRPr="00E17CBD">
        <w:rPr>
          <w:i/>
          <w:iCs/>
        </w:rPr>
        <w:t>m_immune_main</w:t>
      </w:r>
      <w:r>
        <w:t xml:space="preserve"> and once with </w:t>
      </w:r>
      <w:r w:rsidRPr="00E17CBD">
        <w:rPr>
          <w:i/>
          <w:iCs/>
        </w:rPr>
        <w:t>m_immune_full</w:t>
      </w:r>
      <w:r>
        <w:t xml:space="preserve">, and compared model fit using AICc. Importantly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r w:rsidRPr="00E17CBD">
        <w:rPr>
          <w:i/>
          <w:iCs/>
        </w:rPr>
        <w:t>m_immune_full</w:t>
      </w:r>
      <w:r>
        <w:t xml:space="preserve"> held greater than 50% of the model weight were considered to have a relationship between temperature and abundance that changes depending on neopterin levels. We visualized these features using a coplot, where the relationship between feature abundance and temperature was plotted over distinct</w:t>
      </w:r>
      <w:r w:rsidRPr="00C03151">
        <w:t xml:space="preserve"> </w:t>
      </w:r>
      <w:r>
        <w:t>ranges of neopterin values.</w:t>
      </w:r>
    </w:p>
    <w:p w14:paraId="36FCA4C3" w14:textId="77777777" w:rsidR="00516686" w:rsidRDefault="00516686" w:rsidP="00B85BCA"/>
    <w:p w14:paraId="74311779" w14:textId="4DB48A83" w:rsidR="00B85BCA" w:rsidRDefault="00B85BCA" w:rsidP="00B85BCA">
      <w:r>
        <w:t>Data availability statement: All the data and computer code used for this manuscript have been</w:t>
      </w:r>
      <w:r w:rsidRPr="00B85BCA">
        <w:t xml:space="preserve"> </w:t>
      </w:r>
      <w:r>
        <w:t xml:space="preserve">deposited </w:t>
      </w:r>
      <w:r w:rsidR="00595889">
        <w:t>in</w:t>
      </w:r>
      <w:r>
        <w:t xml:space="preserve"> a GitHub repository that will be made public</w:t>
      </w:r>
      <w:r w:rsidR="00EA48E4">
        <w:t xml:space="preserve"> upon acceptance</w:t>
      </w:r>
      <w:r>
        <w:t xml:space="preserve">. </w:t>
      </w:r>
      <w:r w:rsidR="00595889">
        <w:t>Raw sequence data generated by 16s rRNA amplicon sequencing and shotgun metagenomics will be deposited on NCBI</w:t>
      </w:r>
      <w:r w:rsidR="007D7132">
        <w:t xml:space="preserve"> upon publication. </w:t>
      </w:r>
    </w:p>
    <w:p w14:paraId="4519380E" w14:textId="77777777" w:rsidR="00516686" w:rsidRDefault="00516686" w:rsidP="00164D31">
      <w:pPr>
        <w:ind w:firstLine="720"/>
      </w:pPr>
    </w:p>
    <w:p w14:paraId="6129BED5" w14:textId="534B1C74" w:rsidR="00B24088" w:rsidRDefault="00AA2BE7" w:rsidP="00AD155B">
      <w:r>
        <w:t xml:space="preserve">Author contributions statement: </w:t>
      </w:r>
    </w:p>
    <w:p w14:paraId="6369A538" w14:textId="77777777" w:rsidR="00AA2BE7" w:rsidRDefault="00AA2BE7" w:rsidP="00AA2BE7">
      <w:r>
        <w:t xml:space="preserve">Conception and design of the manuscript: J.M.L. and A.J.M. </w:t>
      </w:r>
    </w:p>
    <w:p w14:paraId="43D68C50" w14:textId="77777777" w:rsidR="00AA2BE7" w:rsidRDefault="00AA2BE7" w:rsidP="00AA2BE7">
      <w:r>
        <w:t xml:space="preserve">Drafting of the manuscript: J.M.L., A.J.M., and K.R.M. </w:t>
      </w:r>
    </w:p>
    <w:p w14:paraId="1C814975" w14:textId="77777777" w:rsidR="00DC0AF6" w:rsidRDefault="00AA2BE7" w:rsidP="00AA2BE7">
      <w:r>
        <w:t xml:space="preserve">Statistical analysis and figures: J.M.L. and A.J.M. </w:t>
      </w:r>
    </w:p>
    <w:p w14:paraId="29429053" w14:textId="35F89538" w:rsidR="00AA2BE7" w:rsidRDefault="00AA2BE7" w:rsidP="00AA2BE7">
      <w:r w:rsidRPr="00AA2BE7">
        <w:t xml:space="preserve">R code: J.M.L. </w:t>
      </w:r>
    </w:p>
    <w:p w14:paraId="2A6D1DBF" w14:textId="459BD9E9" w:rsidR="00AA2BE7" w:rsidRDefault="00AA2BE7" w:rsidP="00AA2BE7">
      <w:r>
        <w:t xml:space="preserve">Sample acquisition: </w:t>
      </w:r>
      <w:commentRangeStart w:id="183"/>
      <w:r>
        <w:t xml:space="preserve">J.M.L., </w:t>
      </w:r>
      <w:r w:rsidRPr="00AA2BE7">
        <w:t>A.F.W.</w:t>
      </w:r>
      <w:r>
        <w:t>, and</w:t>
      </w:r>
      <w:r w:rsidRPr="00AA2BE7">
        <w:t xml:space="preserve"> J.C.O.</w:t>
      </w:r>
      <w:commentRangeEnd w:id="183"/>
      <w:r w:rsidR="00673BCB">
        <w:rPr>
          <w:rStyle w:val="CommentReference"/>
        </w:rPr>
        <w:commentReference w:id="183"/>
      </w:r>
    </w:p>
    <w:p w14:paraId="179D7533" w14:textId="1C47571E" w:rsidR="00AA2BE7" w:rsidRDefault="00AA2BE7" w:rsidP="00AA2BE7">
      <w:r>
        <w:t>Sample processing: J.M.L.</w:t>
      </w:r>
      <w:r w:rsidR="00DC0AF6">
        <w:t xml:space="preserve">, </w:t>
      </w:r>
      <w:r>
        <w:t>M.L.S.S</w:t>
      </w:r>
      <w:r w:rsidR="00DC0AF6">
        <w:t xml:space="preserve">., </w:t>
      </w:r>
      <w:r w:rsidR="00F55D84">
        <w:t xml:space="preserve">M.E.B. </w:t>
      </w:r>
      <w:r w:rsidR="00DC0AF6">
        <w:t xml:space="preserve">and </w:t>
      </w:r>
      <w:r w:rsidR="00DC0AF6" w:rsidRPr="00AA2BE7">
        <w:t>A.F.W.</w:t>
      </w:r>
    </w:p>
    <w:p w14:paraId="5B2C3DEB" w14:textId="3ADB5B5C" w:rsidR="00DC0AF6" w:rsidRDefault="00DC0AF6" w:rsidP="00AA2BE7">
      <w:r>
        <w:t xml:space="preserve">Study funding: </w:t>
      </w:r>
      <w:r w:rsidRPr="00DC0AF6">
        <w:t>J.M.L., M.E.B., and A.J.M.</w:t>
      </w:r>
    </w:p>
    <w:p w14:paraId="47C38439" w14:textId="74E1BC87" w:rsidR="00AA2BE7" w:rsidRDefault="00AA2BE7" w:rsidP="00AA2BE7">
      <w:r>
        <w:t>Field site funding, logistics, and management:</w:t>
      </w:r>
      <w:r w:rsidRPr="00AA2BE7">
        <w:t xml:space="preserve"> M.E.B., J.C.B., T.J.B. and J.C.O.</w:t>
      </w:r>
    </w:p>
    <w:p w14:paraId="336018DA" w14:textId="77777777" w:rsidR="00AA2BE7" w:rsidRDefault="00AA2BE7" w:rsidP="00AA2BE7"/>
    <w:p w14:paraId="6E6F8C17" w14:textId="05383C8D" w:rsidR="00AA2BE7" w:rsidRDefault="00DC0AF6" w:rsidP="00DC0AF6">
      <w:r>
        <w:t>Competing interests: The authors declare that they have no competing interests.</w:t>
      </w:r>
    </w:p>
    <w:p w14:paraId="77483006" w14:textId="77777777" w:rsidR="00DC0AF6" w:rsidRDefault="00DC0AF6" w:rsidP="00DC0AF6"/>
    <w:p w14:paraId="151FE5D4" w14:textId="1DE2E301" w:rsidR="00DC0AF6" w:rsidRDefault="00DC0AF6" w:rsidP="00DC0AF6">
      <w:r>
        <w:lastRenderedPageBreak/>
        <w:t>Funding information:</w:t>
      </w:r>
      <w:r w:rsidR="0041471A">
        <w:t xml:space="preserve"> </w:t>
      </w:r>
      <w:r>
        <w:t>This research was supported by National Science Foundation gran</w:t>
      </w:r>
      <w:del w:id="184" w:author="Beehner, Jacinta" w:date="2025-07-16T12:46:00Z" w16du:dateUtc="2025-07-16T16:46:00Z">
        <w:r w:rsidDel="00673BCB">
          <w:delText xml:space="preserve"> </w:delText>
        </w:r>
      </w:del>
      <w:r>
        <w:t>t</w:t>
      </w:r>
      <w:ins w:id="185" w:author="Beehner, Jacinta" w:date="2025-07-16T12:46:00Z" w16du:dateUtc="2025-07-16T16:46:00Z">
        <w:r w:rsidR="00673BCB">
          <w:t xml:space="preserve"> </w:t>
        </w:r>
      </w:ins>
      <w:r>
        <w:t xml:space="preserve">BA-DDRIG 2236061 awarded to J.M.L.; </w:t>
      </w:r>
      <w:r w:rsidR="0041471A">
        <w:t xml:space="preserve"> </w:t>
      </w:r>
      <w:r>
        <w:t>National Science Foundation grant BCS 1945121 awarded to T.J.B. (PI), M.E.B (Co-PI), and J.C.B. (Co-PI);</w:t>
      </w:r>
      <w:r w:rsidR="0041471A">
        <w:t xml:space="preserve"> </w:t>
      </w:r>
      <w:r>
        <w:t>National Science Foundation grant BCS 2127373 awarded to M.E.B.; a</w:t>
      </w:r>
      <w:r w:rsidR="0041471A">
        <w:t xml:space="preserve"> </w:t>
      </w:r>
      <w:r>
        <w:t>Leakey Foundation Research grant awarded to J.M.L.;</w:t>
      </w:r>
      <w:r w:rsidR="007D7132">
        <w:t xml:space="preserve"> </w:t>
      </w:r>
      <w:r w:rsidR="0041471A">
        <w:t>a</w:t>
      </w:r>
      <w:r>
        <w:t>n International Primatological Society Research Award awarded to J.M.L., a University of</w:t>
      </w:r>
      <w:r w:rsidR="0041471A">
        <w:t xml:space="preserve"> </w:t>
      </w:r>
      <w:r>
        <w:t>Michigan International Institute grant awarded to J.M.L.; and a University of Michigan Rackham</w:t>
      </w:r>
      <w:r w:rsidR="0041471A">
        <w:t xml:space="preserve"> </w:t>
      </w:r>
      <w:r>
        <w:t>Graduate School grant awarded to J.M.L.</w:t>
      </w:r>
    </w:p>
    <w:p w14:paraId="2E5ED192" w14:textId="77777777" w:rsidR="00BE58E8" w:rsidRDefault="00BE58E8" w:rsidP="00DC0AF6"/>
    <w:p w14:paraId="1FD7DDD7" w14:textId="43BB72D0" w:rsidR="009F0888" w:rsidRDefault="00BE58E8" w:rsidP="009F0888">
      <w:r>
        <w:t>Acknowledgements:</w:t>
      </w:r>
      <w:r w:rsidR="009F0888">
        <w:t xml:space="preserve"> We would like to thank the Costa Rican institutions el Sistema Nacional</w:t>
      </w:r>
    </w:p>
    <w:p w14:paraId="3766399A" w14:textId="77777777" w:rsidR="009F0888" w:rsidRPr="00C92A54" w:rsidRDefault="009F0888" w:rsidP="009F0888">
      <w:pPr>
        <w:rPr>
          <w:lang w:val="it-IT"/>
          <w:rPrChange w:id="186" w:author="Maria Luisa Savo Sardaro" w:date="2025-07-25T08:40:00Z" w16du:dateUtc="2025-07-25T05:40:00Z">
            <w:rPr/>
          </w:rPrChange>
        </w:rPr>
      </w:pPr>
      <w:r w:rsidRPr="00C92A54">
        <w:rPr>
          <w:lang w:val="it-IT"/>
          <w:rPrChange w:id="187" w:author="Maria Luisa Savo Sardaro" w:date="2025-07-25T08:40:00Z" w16du:dateUtc="2025-07-25T05:40:00Z">
            <w:rPr/>
          </w:rPrChange>
        </w:rPr>
        <w:t>de Áreas de Conservación (SINAC), the Comisión Nacional para la Gestión de la Biodiversidad</w:t>
      </w:r>
    </w:p>
    <w:p w14:paraId="67BCA122" w14:textId="336E7EFB" w:rsidR="009F0888" w:rsidRDefault="009F0888" w:rsidP="009F0888">
      <w:r>
        <w:t xml:space="preserve">(CONAGEBIO), the </w:t>
      </w:r>
      <w:ins w:id="188" w:author="Beehner, Jacinta" w:date="2025-07-16T12:46:00Z" w16du:dateUtc="2025-07-16T16:46:00Z">
        <w:r w:rsidR="00673BCB" w:rsidRPr="00673BCB">
          <w:t>Ministerio de Ambiente y Energía</w:t>
        </w:r>
        <w:r w:rsidR="00673BCB" w:rsidRPr="00A16306">
          <w:rPr>
            <w:rFonts w:ascii="Helvetica" w:hAnsi="Helvetica"/>
            <w:sz w:val="22"/>
            <w:szCs w:val="22"/>
          </w:rPr>
          <w:t xml:space="preserve"> </w:t>
        </w:r>
      </w:ins>
      <w:del w:id="189" w:author="Beehner, Jacinta" w:date="2025-07-16T12:46:00Z" w16du:dateUtc="2025-07-16T16:46:00Z">
        <w:r w:rsidDel="00673BCB">
          <w:delText xml:space="preserve">Minesterio de Ambien y Energia </w:delText>
        </w:r>
      </w:del>
      <w:r>
        <w:t>(MINAE), and the Universidad Técnica</w:t>
      </w:r>
    </w:p>
    <w:p w14:paraId="4A7E8D89" w14:textId="77777777" w:rsidR="009F0888" w:rsidRDefault="009F0888" w:rsidP="009F0888">
      <w:r>
        <w:t>Nacional (UTN) for supporting our research. We acknowledge the Capuchinos de Taboga field</w:t>
      </w:r>
    </w:p>
    <w:p w14:paraId="5F6E2D6E" w14:textId="0534DDFF" w:rsidR="009F0888" w:rsidRDefault="009F0888" w:rsidP="009F0888">
      <w:r>
        <w:t>team for contributing to site logistics and data collection. We specifically want to thank L. F. Sinclair, V.</w:t>
      </w:r>
      <w:r w:rsidR="00B85BCA">
        <w:t xml:space="preserve"> </w:t>
      </w:r>
      <w:r>
        <w:t>A. Martins, S.</w:t>
      </w:r>
      <w:r w:rsidR="00B85BCA">
        <w:t xml:space="preserve"> </w:t>
      </w:r>
      <w:r>
        <w:t>A. Kovalaskas,</w:t>
      </w:r>
      <w:r w:rsidR="00B85BCA">
        <w:t xml:space="preserve"> </w:t>
      </w:r>
      <w:r>
        <w:t>W. E. Acevedo, E. M. Saborío, M. Chaves, C. I. Wright, C. Berry, and N. Guisneuf for</w:t>
      </w:r>
      <w:r w:rsidR="00B85BCA">
        <w:t xml:space="preserve"> </w:t>
      </w:r>
      <w:r>
        <w:t xml:space="preserve">help with sample collection and V. Viard for assistance in the laboratory. </w:t>
      </w:r>
      <w:r w:rsidR="00B85BCA">
        <w:t xml:space="preserve">We would also like to thank Amato lab member A. Pulvino, University of Michigan Bioinformatics Core director C. Gates, and University of Michigan </w:t>
      </w:r>
      <w:r w:rsidR="00B85BCA" w:rsidRPr="00B85BCA">
        <w:t xml:space="preserve">High Performance Computing Consultant </w:t>
      </w:r>
      <w:r w:rsidR="00B85BCA">
        <w:t xml:space="preserve">C. Antonelli </w:t>
      </w:r>
      <w:r w:rsidR="00AF0CD3">
        <w:t>for their assistance with bioinformatics</w:t>
      </w:r>
      <w:r w:rsidR="00B85BCA">
        <w:t xml:space="preserve">. </w:t>
      </w:r>
      <w:r>
        <w:t>All protocols involved</w:t>
      </w:r>
      <w:r w:rsidR="00B85BCA">
        <w:t xml:space="preserve"> </w:t>
      </w:r>
      <w:r>
        <w:t>in this study were previously approved by the University of Michigan IACUC (no.</w:t>
      </w:r>
      <w:r w:rsidR="00B85BCA">
        <w:t xml:space="preserve"> </w:t>
      </w:r>
      <w:r>
        <w:t>PRO00011898).</w:t>
      </w:r>
    </w:p>
    <w:p w14:paraId="27767CC9" w14:textId="49FC3EE7" w:rsidR="009F0888" w:rsidRDefault="009F0888" w:rsidP="00DC0AF6"/>
    <w:p w14:paraId="0781DFE0" w14:textId="6D05FFA1" w:rsidR="00BE58E8" w:rsidRDefault="007579EA" w:rsidP="00DC0AF6">
      <w:r>
        <w:rPr>
          <w:noProof/>
          <w14:ligatures w14:val="standardContextual"/>
        </w:rPr>
        <w:lastRenderedPageBreak/>
        <w:drawing>
          <wp:anchor distT="0" distB="0" distL="114300" distR="114300" simplePos="0" relativeHeight="251659264" behindDoc="0" locked="0" layoutInCell="1" allowOverlap="1" wp14:anchorId="5229542B" wp14:editId="1958199D">
            <wp:simplePos x="0" y="0"/>
            <wp:positionH relativeFrom="column">
              <wp:posOffset>-542925</wp:posOffset>
            </wp:positionH>
            <wp:positionV relativeFrom="paragraph">
              <wp:posOffset>251460</wp:posOffset>
            </wp:positionV>
            <wp:extent cx="7174865" cy="4782820"/>
            <wp:effectExtent l="0" t="0" r="635" b="5080"/>
            <wp:wrapTopAndBottom/>
            <wp:docPr id="182401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6070" name="Picture 1824016070"/>
                    <pic:cNvPicPr/>
                  </pic:nvPicPr>
                  <pic:blipFill>
                    <a:blip r:embed="rId13"/>
                    <a:stretch>
                      <a:fillRect/>
                    </a:stretch>
                  </pic:blipFill>
                  <pic:spPr>
                    <a:xfrm>
                      <a:off x="0" y="0"/>
                      <a:ext cx="7174865" cy="4782820"/>
                    </a:xfrm>
                    <a:prstGeom prst="rect">
                      <a:avLst/>
                    </a:prstGeom>
                  </pic:spPr>
                </pic:pic>
              </a:graphicData>
            </a:graphic>
            <wp14:sizeRelH relativeFrom="page">
              <wp14:pctWidth>0</wp14:pctWidth>
            </wp14:sizeRelH>
            <wp14:sizeRelV relativeFrom="page">
              <wp14:pctHeight>0</wp14:pctHeight>
            </wp14:sizeRelV>
          </wp:anchor>
        </w:drawing>
      </w:r>
      <w:r>
        <w:t xml:space="preserve">Figures: </w:t>
      </w:r>
    </w:p>
    <w:p w14:paraId="1A329988" w14:textId="281930B0" w:rsidR="007579EA" w:rsidRDefault="007579EA" w:rsidP="00DC0AF6"/>
    <w:p w14:paraId="4EC178A2" w14:textId="11FCF6EA" w:rsidR="007579EA" w:rsidRDefault="007579EA" w:rsidP="007579EA">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725B9A76" w14:textId="75713A5C" w:rsidR="007579EA" w:rsidRDefault="007579EA" w:rsidP="00DC0AF6"/>
    <w:p w14:paraId="7E707932" w14:textId="77777777" w:rsidR="004A666D" w:rsidRDefault="004A666D" w:rsidP="00DC0AF6"/>
    <w:p w14:paraId="0F8A5C5D" w14:textId="77777777" w:rsidR="005728B3" w:rsidRDefault="005728B3" w:rsidP="004A666D">
      <w:commentRangeStart w:id="190"/>
      <w:commentRangeStart w:id="191"/>
      <w:commentRangeStart w:id="192"/>
      <w:commentRangeStart w:id="193"/>
      <w:r>
        <w:rPr>
          <w:noProof/>
          <w14:ligatures w14:val="standardContextual"/>
        </w:rPr>
        <w:lastRenderedPageBreak/>
        <w:drawing>
          <wp:anchor distT="0" distB="0" distL="114300" distR="114300" simplePos="0" relativeHeight="251660288" behindDoc="0" locked="0" layoutInCell="1" allowOverlap="1" wp14:anchorId="23CEFD77" wp14:editId="19433895">
            <wp:simplePos x="0" y="0"/>
            <wp:positionH relativeFrom="column">
              <wp:posOffset>92026</wp:posOffset>
            </wp:positionH>
            <wp:positionV relativeFrom="paragraph">
              <wp:posOffset>98</wp:posOffset>
            </wp:positionV>
            <wp:extent cx="5265420" cy="8884920"/>
            <wp:effectExtent l="0" t="0" r="5080" b="5080"/>
            <wp:wrapTopAndBottom/>
            <wp:docPr id="1129224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24936" name="Picture 1129224936"/>
                    <pic:cNvPicPr/>
                  </pic:nvPicPr>
                  <pic:blipFill>
                    <a:blip r:embed="rId14"/>
                    <a:stretch>
                      <a:fillRect/>
                    </a:stretch>
                  </pic:blipFill>
                  <pic:spPr>
                    <a:xfrm>
                      <a:off x="0" y="0"/>
                      <a:ext cx="5265420" cy="8884920"/>
                    </a:xfrm>
                    <a:prstGeom prst="rect">
                      <a:avLst/>
                    </a:prstGeom>
                  </pic:spPr>
                </pic:pic>
              </a:graphicData>
            </a:graphic>
            <wp14:sizeRelH relativeFrom="page">
              <wp14:pctWidth>0</wp14:pctWidth>
            </wp14:sizeRelH>
            <wp14:sizeRelV relativeFrom="page">
              <wp14:pctHeight>0</wp14:pctHeight>
            </wp14:sizeRelV>
          </wp:anchor>
        </w:drawing>
      </w:r>
      <w:commentRangeEnd w:id="190"/>
      <w:r w:rsidR="002F77D0">
        <w:rPr>
          <w:rStyle w:val="CommentReference"/>
        </w:rPr>
        <w:commentReference w:id="190"/>
      </w:r>
      <w:commentRangeEnd w:id="191"/>
      <w:r w:rsidR="00FD5F65">
        <w:rPr>
          <w:rStyle w:val="CommentReference"/>
        </w:rPr>
        <w:commentReference w:id="191"/>
      </w:r>
      <w:commentRangeEnd w:id="192"/>
      <w:r w:rsidR="00FC5F0F">
        <w:rPr>
          <w:rStyle w:val="CommentReference"/>
        </w:rPr>
        <w:commentReference w:id="192"/>
      </w:r>
      <w:commentRangeEnd w:id="193"/>
      <w:r w:rsidR="008C4194">
        <w:rPr>
          <w:rStyle w:val="CommentReference"/>
        </w:rPr>
        <w:commentReference w:id="193"/>
      </w:r>
    </w:p>
    <w:p w14:paraId="4B725AAA" w14:textId="31A10475" w:rsidR="004A666D" w:rsidRDefault="004A666D" w:rsidP="004A666D">
      <w:commentRangeStart w:id="194"/>
      <w:r>
        <w:rPr>
          <w:b/>
          <w:bCs/>
        </w:rPr>
        <w:lastRenderedPageBreak/>
        <w:t>F</w:t>
      </w:r>
      <w:r w:rsidRPr="001B7A29">
        <w:rPr>
          <w:b/>
          <w:bCs/>
        </w:rPr>
        <w:t>igure 2:</w:t>
      </w:r>
      <w:r>
        <w:t xml:space="preserve"> </w:t>
      </w:r>
      <w:commentRangeEnd w:id="194"/>
      <w:r w:rsidR="007A7BA9">
        <w:rPr>
          <w:rStyle w:val="CommentReference"/>
        </w:rPr>
        <w:commentReference w:id="194"/>
      </w:r>
      <w:r>
        <w:t>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w:t>
      </w:r>
      <w:r w:rsidR="007D7132">
        <w:t xml:space="preserve"> </w:t>
      </w:r>
      <w:r>
        <w:t xml:space="preserve">50% of the model weight are classified as temperature sensitive and are </w:t>
      </w:r>
      <w:del w:id="195" w:author="Beehner, Jacinta" w:date="2025-07-16T12:39:00Z" w16du:dateUtc="2025-07-16T16:39:00Z">
        <w:r w:rsidDel="00673BCB">
          <w:delText xml:space="preserve">marked </w:delText>
        </w:r>
      </w:del>
      <w:ins w:id="196" w:author="Beehner, Jacinta" w:date="2025-07-16T12:39:00Z" w16du:dateUtc="2025-07-16T16:39:00Z">
        <w:r w:rsidR="00673BCB">
          <w:t xml:space="preserve">depicted </w:t>
        </w:r>
      </w:ins>
      <w:r>
        <w:t>with red (negative association) or blue (positive association) circles at the branch tips. Genera with &lt;</w:t>
      </w:r>
      <w:r w:rsidR="007D7132">
        <w:t xml:space="preserve"> </w:t>
      </w:r>
      <w:r>
        <w:t>50% model weight are considered not temperature sensitive and are shown with grey circles. Most temperature-sensitive taxa decline in abundance with rising temperatures, especially within the Firmicutes and Bacteroidota phyla. In contrast, Proteobacteria</w:t>
      </w:r>
      <w:r w:rsidR="007D7132">
        <w:t xml:space="preserve"> and Campylobacterota</w:t>
      </w:r>
      <w:r>
        <w:t xml:space="preserve"> appear less temperature sensitive compared to the other phyla. </w:t>
      </w:r>
    </w:p>
    <w:p w14:paraId="47D5029A" w14:textId="77777777" w:rsidR="004A666D" w:rsidRDefault="004A666D" w:rsidP="00DC0AF6"/>
    <w:p w14:paraId="7B55C33F" w14:textId="77777777" w:rsidR="004A666D" w:rsidRDefault="004A666D" w:rsidP="00DC0AF6"/>
    <w:p w14:paraId="6933C428" w14:textId="77777777" w:rsidR="004A666D" w:rsidRDefault="004A666D" w:rsidP="00DC0AF6"/>
    <w:p w14:paraId="4B39C03A" w14:textId="77777777" w:rsidR="004A666D" w:rsidRDefault="004A666D" w:rsidP="00DC0AF6"/>
    <w:p w14:paraId="15F5E813" w14:textId="77777777" w:rsidR="004A666D" w:rsidRDefault="004A666D" w:rsidP="00DC0AF6"/>
    <w:p w14:paraId="22C754B0" w14:textId="77777777" w:rsidR="004A666D" w:rsidRDefault="004A666D" w:rsidP="00DC0AF6"/>
    <w:p w14:paraId="6A8149C6" w14:textId="77777777" w:rsidR="004A666D" w:rsidRDefault="004A666D" w:rsidP="00DC0AF6"/>
    <w:p w14:paraId="1C58D934" w14:textId="7CF8260A" w:rsidR="004A666D" w:rsidRDefault="004A666D" w:rsidP="00DC0AF6"/>
    <w:p w14:paraId="5110734D" w14:textId="77777777" w:rsidR="002B09F8" w:rsidRDefault="002B09F8" w:rsidP="00DC0AF6"/>
    <w:p w14:paraId="2B45EB52" w14:textId="77777777" w:rsidR="002B09F8" w:rsidRDefault="002B09F8" w:rsidP="00DC0AF6"/>
    <w:p w14:paraId="18ACD0E4" w14:textId="77777777" w:rsidR="002B09F8" w:rsidRDefault="002B09F8" w:rsidP="00DC0AF6"/>
    <w:p w14:paraId="182C9729" w14:textId="77777777" w:rsidR="002B09F8" w:rsidRDefault="002B09F8" w:rsidP="00DC0AF6"/>
    <w:p w14:paraId="508BE6A0" w14:textId="77777777" w:rsidR="002B09F8" w:rsidRDefault="002B09F8" w:rsidP="00DC0AF6"/>
    <w:p w14:paraId="115BD475" w14:textId="77777777" w:rsidR="002B09F8" w:rsidRDefault="002B09F8" w:rsidP="00DC0AF6"/>
    <w:p w14:paraId="0C8FDAB6" w14:textId="77777777" w:rsidR="002B09F8" w:rsidRDefault="002B09F8" w:rsidP="00DC0AF6"/>
    <w:p w14:paraId="1D21A7CD" w14:textId="77777777" w:rsidR="002B09F8" w:rsidRDefault="002B09F8" w:rsidP="00DC0AF6"/>
    <w:p w14:paraId="3DB84CA1" w14:textId="77777777" w:rsidR="002B09F8" w:rsidRDefault="002B09F8" w:rsidP="00DC0AF6"/>
    <w:p w14:paraId="2E03CB3C" w14:textId="77777777" w:rsidR="002B09F8" w:rsidRDefault="002B09F8" w:rsidP="00DC0AF6"/>
    <w:p w14:paraId="0E1D9356" w14:textId="77777777" w:rsidR="002B09F8" w:rsidRDefault="002B09F8" w:rsidP="00DC0AF6"/>
    <w:p w14:paraId="58B09F6B" w14:textId="77777777" w:rsidR="002B09F8" w:rsidRDefault="002B09F8" w:rsidP="00DC0AF6"/>
    <w:p w14:paraId="2ADBDC7A" w14:textId="7156C63D" w:rsidR="005728B3" w:rsidRPr="005728B3" w:rsidRDefault="005728B3" w:rsidP="002B09F8">
      <w:commentRangeStart w:id="197"/>
      <w:r w:rsidRPr="005728B3">
        <w:rPr>
          <w:noProof/>
        </w:rPr>
        <w:lastRenderedPageBreak/>
        <w:drawing>
          <wp:anchor distT="0" distB="0" distL="114300" distR="114300" simplePos="0" relativeHeight="251661312" behindDoc="0" locked="0" layoutInCell="1" allowOverlap="1" wp14:anchorId="509F4786" wp14:editId="15425F2C">
            <wp:simplePos x="0" y="0"/>
            <wp:positionH relativeFrom="column">
              <wp:posOffset>-914721</wp:posOffset>
            </wp:positionH>
            <wp:positionV relativeFrom="paragraph">
              <wp:posOffset>-131</wp:posOffset>
            </wp:positionV>
            <wp:extent cx="7673437" cy="8579491"/>
            <wp:effectExtent l="0" t="0" r="3810" b="0"/>
            <wp:wrapTopAndBottom/>
            <wp:docPr id="4" name="Picture 3">
              <a:extLst xmlns:a="http://schemas.openxmlformats.org/drawingml/2006/main">
                <a:ext uri="{FF2B5EF4-FFF2-40B4-BE49-F238E27FC236}">
                  <a16:creationId xmlns:a16="http://schemas.microsoft.com/office/drawing/2014/main" id="{0B97F5D2-46AC-077F-936E-F9FFBA74EA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B97F5D2-46AC-077F-936E-F9FFBA74EA4E}"/>
                        </a:ext>
                      </a:extLst>
                    </pic:cNvPr>
                    <pic:cNvPicPr>
                      <a:picLocks noChangeAspect="1"/>
                    </pic:cNvPicPr>
                  </pic:nvPicPr>
                  <pic:blipFill>
                    <a:blip r:embed="rId15"/>
                    <a:stretch>
                      <a:fillRect/>
                    </a:stretch>
                  </pic:blipFill>
                  <pic:spPr>
                    <a:xfrm>
                      <a:off x="0" y="0"/>
                      <a:ext cx="7673437" cy="8579491"/>
                    </a:xfrm>
                    <a:prstGeom prst="rect">
                      <a:avLst/>
                    </a:prstGeom>
                  </pic:spPr>
                </pic:pic>
              </a:graphicData>
            </a:graphic>
            <wp14:sizeRelH relativeFrom="page">
              <wp14:pctWidth>0</wp14:pctWidth>
            </wp14:sizeRelH>
            <wp14:sizeRelV relativeFrom="page">
              <wp14:pctHeight>0</wp14:pctHeight>
            </wp14:sizeRelV>
          </wp:anchor>
        </w:drawing>
      </w:r>
      <w:commentRangeEnd w:id="197"/>
      <w:r w:rsidR="00D74D78">
        <w:rPr>
          <w:rStyle w:val="CommentReference"/>
        </w:rPr>
        <w:commentReference w:id="197"/>
      </w:r>
    </w:p>
    <w:p w14:paraId="209FD949" w14:textId="5AE6B0CC" w:rsidR="002B09F8" w:rsidRDefault="002B09F8" w:rsidP="002B09F8">
      <w:r w:rsidRPr="00CA25BE">
        <w:rPr>
          <w:b/>
          <w:bCs/>
        </w:rPr>
        <w:lastRenderedPageBreak/>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Panel </w:t>
      </w:r>
      <w:r w:rsidRPr="007D498D">
        <w:rPr>
          <w:b/>
          <w:bCs/>
        </w:rPr>
        <w:t>F</w:t>
      </w:r>
      <w:r>
        <w:t xml:space="preserve"> visualizes the hypothesized physiological cascade induced by exposure to high temperatures, in which redox imbalance, the decline of obligate anaerobes, and disruption of gut-immune homeostasis form a negative feedback loop. Bidirectional arrows highlight that each relationship likely amplifies the others and may lead to</w:t>
      </w:r>
      <w:r w:rsidRPr="00CF040A">
        <w:t xml:space="preserve"> </w:t>
      </w:r>
      <w:r>
        <w:t xml:space="preserve">chronic gut inflammation and negative health outcomes for the host. </w:t>
      </w:r>
    </w:p>
    <w:p w14:paraId="02A97528" w14:textId="4C157302" w:rsidR="002B09F8" w:rsidRDefault="00AD254A" w:rsidP="00DC0AF6">
      <w:commentRangeStart w:id="198"/>
      <w:r w:rsidRPr="00AD254A">
        <w:rPr>
          <w:noProof/>
        </w:rPr>
        <w:drawing>
          <wp:anchor distT="0" distB="0" distL="114300" distR="114300" simplePos="0" relativeHeight="251662336" behindDoc="0" locked="0" layoutInCell="1" allowOverlap="1" wp14:anchorId="290E7BF0" wp14:editId="54B60304">
            <wp:simplePos x="0" y="0"/>
            <wp:positionH relativeFrom="column">
              <wp:posOffset>-351689</wp:posOffset>
            </wp:positionH>
            <wp:positionV relativeFrom="paragraph">
              <wp:posOffset>207010</wp:posOffset>
            </wp:positionV>
            <wp:extent cx="6685915" cy="4883785"/>
            <wp:effectExtent l="0" t="0" r="0" b="5715"/>
            <wp:wrapTopAndBottom/>
            <wp:docPr id="226200177" name="Picture 3">
              <a:extLst xmlns:a="http://schemas.openxmlformats.org/drawingml/2006/main">
                <a:ext uri="{FF2B5EF4-FFF2-40B4-BE49-F238E27FC236}">
                  <a16:creationId xmlns:a16="http://schemas.microsoft.com/office/drawing/2014/main" id="{E2405633-F6F2-1432-4FA9-FBEB7D6E4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2405633-F6F2-1432-4FA9-FBEB7D6E49EB}"/>
                        </a:ext>
                      </a:extLst>
                    </pic:cNvPr>
                    <pic:cNvPicPr>
                      <a:picLocks noChangeAspect="1"/>
                    </pic:cNvPicPr>
                  </pic:nvPicPr>
                  <pic:blipFill>
                    <a:blip r:embed="rId16"/>
                    <a:stretch>
                      <a:fillRect/>
                    </a:stretch>
                  </pic:blipFill>
                  <pic:spPr>
                    <a:xfrm>
                      <a:off x="0" y="0"/>
                      <a:ext cx="6685915" cy="4883785"/>
                    </a:xfrm>
                    <a:prstGeom prst="rect">
                      <a:avLst/>
                    </a:prstGeom>
                  </pic:spPr>
                </pic:pic>
              </a:graphicData>
            </a:graphic>
            <wp14:sizeRelH relativeFrom="page">
              <wp14:pctWidth>0</wp14:pctWidth>
            </wp14:sizeRelH>
            <wp14:sizeRelV relativeFrom="page">
              <wp14:pctHeight>0</wp14:pctHeight>
            </wp14:sizeRelV>
          </wp:anchor>
        </w:drawing>
      </w:r>
      <w:commentRangeEnd w:id="198"/>
      <w:r w:rsidR="00673BCB">
        <w:rPr>
          <w:rStyle w:val="CommentReference"/>
        </w:rPr>
        <w:commentReference w:id="198"/>
      </w:r>
    </w:p>
    <w:p w14:paraId="31DA661F" w14:textId="283AB99C" w:rsidR="002B09F8" w:rsidRDefault="002B09F8" w:rsidP="00DC0AF6"/>
    <w:p w14:paraId="30898045" w14:textId="7008EDFC" w:rsidR="00AD254A" w:rsidRDefault="004F2F35" w:rsidP="004F2F35">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w:t>
      </w:r>
      <w:r w:rsidR="00AD254A">
        <w:t xml:space="preserve"> Taxa highlighted in the results and discussion are </w:t>
      </w:r>
      <w:r w:rsidR="00AD254A">
        <w:lastRenderedPageBreak/>
        <w:t xml:space="preserve">labeled on the right side of each row. A complete list of all taxa included in the plots is available in Supplementary Table 3. </w:t>
      </w:r>
    </w:p>
    <w:p w14:paraId="6B296FC5" w14:textId="219EDC01" w:rsidR="00F156E2" w:rsidRDefault="00F66497" w:rsidP="004F2F35">
      <w:r w:rsidRPr="00F66497">
        <w:rPr>
          <w:noProof/>
        </w:rPr>
        <w:drawing>
          <wp:anchor distT="0" distB="0" distL="114300" distR="114300" simplePos="0" relativeHeight="251663360" behindDoc="0" locked="0" layoutInCell="1" allowOverlap="1" wp14:anchorId="0CA9890D" wp14:editId="0147DE29">
            <wp:simplePos x="0" y="0"/>
            <wp:positionH relativeFrom="column">
              <wp:posOffset>0</wp:posOffset>
            </wp:positionH>
            <wp:positionV relativeFrom="paragraph">
              <wp:posOffset>292346</wp:posOffset>
            </wp:positionV>
            <wp:extent cx="5943600" cy="6810375"/>
            <wp:effectExtent l="0" t="0" r="0" b="0"/>
            <wp:wrapTopAndBottom/>
            <wp:docPr id="1351429182" name="Picture 3">
              <a:extLst xmlns:a="http://schemas.openxmlformats.org/drawingml/2006/main">
                <a:ext uri="{FF2B5EF4-FFF2-40B4-BE49-F238E27FC236}">
                  <a16:creationId xmlns:a16="http://schemas.microsoft.com/office/drawing/2014/main" id="{B0AC8BA7-EF41-0BCA-472E-460DF5D672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0AC8BA7-EF41-0BCA-472E-460DF5D672E5}"/>
                        </a:ext>
                      </a:extLst>
                    </pic:cNvPr>
                    <pic:cNvPicPr>
                      <a:picLocks noChangeAspect="1"/>
                    </pic:cNvPicPr>
                  </pic:nvPicPr>
                  <pic:blipFill>
                    <a:blip r:embed="rId17"/>
                    <a:stretch>
                      <a:fillRect/>
                    </a:stretch>
                  </pic:blipFill>
                  <pic:spPr>
                    <a:xfrm>
                      <a:off x="0" y="0"/>
                      <a:ext cx="5943600" cy="6810375"/>
                    </a:xfrm>
                    <a:prstGeom prst="rect">
                      <a:avLst/>
                    </a:prstGeom>
                  </pic:spPr>
                </pic:pic>
              </a:graphicData>
            </a:graphic>
            <wp14:sizeRelH relativeFrom="page">
              <wp14:pctWidth>0</wp14:pctWidth>
            </wp14:sizeRelH>
            <wp14:sizeRelV relativeFrom="page">
              <wp14:pctHeight>0</wp14:pctHeight>
            </wp14:sizeRelV>
          </wp:anchor>
        </w:drawing>
      </w:r>
    </w:p>
    <w:p w14:paraId="52E1A5D1" w14:textId="08120590" w:rsidR="00F156E2" w:rsidRDefault="00F156E2" w:rsidP="004F2F35"/>
    <w:p w14:paraId="18AEA2E8" w14:textId="141E5B8F" w:rsidR="008F171B" w:rsidRDefault="00F156E2" w:rsidP="008F171B">
      <w:r w:rsidRPr="008F171B">
        <w:rPr>
          <w:b/>
          <w:bCs/>
        </w:rPr>
        <w:t>Figure 5:</w:t>
      </w:r>
      <w:r>
        <w:t xml:space="preserve"> The relationship between metabolic pathway abundance and temperature plotted across two distinct ranges of neopterin concentration. There are two main effects. </w:t>
      </w:r>
      <w:r w:rsidR="008F171B">
        <w:t xml:space="preserve">Rows </w:t>
      </w:r>
      <w:r w:rsidR="008F171B" w:rsidRPr="008F171B">
        <w:rPr>
          <w:b/>
          <w:bCs/>
        </w:rPr>
        <w:t>A-C</w:t>
      </w:r>
      <w:r w:rsidR="008F171B">
        <w:t xml:space="preserve"> include pathways for which the relationship becomes increasingly negative</w:t>
      </w:r>
      <w:r w:rsidR="0053457E">
        <w:t xml:space="preserve"> at higher neopterin</w:t>
      </w:r>
      <w:r w:rsidR="008F171B">
        <w:t xml:space="preserve">, </w:t>
      </w:r>
      <w:r w:rsidR="008F171B">
        <w:lastRenderedPageBreak/>
        <w:t xml:space="preserve">either through a slope that switches from positive to negative (Row </w:t>
      </w:r>
      <w:r w:rsidR="008F171B">
        <w:rPr>
          <w:b/>
          <w:bCs/>
        </w:rPr>
        <w:t>A</w:t>
      </w:r>
      <w:r w:rsidR="008F171B">
        <w:t xml:space="preserve">), a slope that becomes less positive (Row </w:t>
      </w:r>
      <w:r w:rsidR="008F171B">
        <w:rPr>
          <w:b/>
          <w:bCs/>
        </w:rPr>
        <w:t>B</w:t>
      </w:r>
      <w:r w:rsidR="008F171B">
        <w:t xml:space="preserve">), or an increasingly negative slope (Row </w:t>
      </w:r>
      <w:r w:rsidR="008F171B">
        <w:rPr>
          <w:b/>
          <w:bCs/>
        </w:rPr>
        <w:t>C</w:t>
      </w:r>
      <w:r w:rsidR="008F171B">
        <w:t xml:space="preserve">). Rows </w:t>
      </w:r>
      <w:r w:rsidR="008F171B">
        <w:rPr>
          <w:b/>
          <w:bCs/>
        </w:rPr>
        <w:t xml:space="preserve">D </w:t>
      </w:r>
      <w:r w:rsidR="008F171B">
        <w:t xml:space="preserve">and </w:t>
      </w:r>
      <w:r w:rsidR="008F171B">
        <w:rPr>
          <w:b/>
          <w:bCs/>
        </w:rPr>
        <w:t>E</w:t>
      </w:r>
      <w:r w:rsidR="008F171B">
        <w:t xml:space="preserve"> include pathways for which the relationship between temperature and abundance becomes increasingly positive at higher neopterin, either through a slope that switches from negative to positive (Row </w:t>
      </w:r>
      <w:r w:rsidR="008F171B">
        <w:rPr>
          <w:b/>
          <w:bCs/>
        </w:rPr>
        <w:t>D</w:t>
      </w:r>
      <w:r w:rsidR="008F171B">
        <w:t xml:space="preserve">) or an increasingly positive slope (Row </w:t>
      </w:r>
      <w:r w:rsidR="008F171B">
        <w:rPr>
          <w:b/>
          <w:bCs/>
        </w:rPr>
        <w:t>E</w:t>
      </w:r>
      <w:r w:rsidR="008F171B">
        <w:t xml:space="preserve">). Pathways highlighted in the results and discussion are labeled on the right side of each row. A complete list of all pathways included in the plots is available in Supplementary Table 4. </w:t>
      </w:r>
    </w:p>
    <w:p w14:paraId="18DB00AA" w14:textId="77777777" w:rsidR="00D21653" w:rsidRDefault="00D21653" w:rsidP="00DC0AF6"/>
    <w:p w14:paraId="723CF0BC" w14:textId="77777777" w:rsidR="007D7132" w:rsidRDefault="007D7132" w:rsidP="00DC0AF6"/>
    <w:p w14:paraId="54383129" w14:textId="77777777" w:rsidR="007D7132" w:rsidRDefault="007D7132" w:rsidP="00DC0AF6"/>
    <w:p w14:paraId="6F818C48" w14:textId="77777777" w:rsidR="007D7132" w:rsidRDefault="007D7132" w:rsidP="00DC0AF6"/>
    <w:p w14:paraId="208E806E" w14:textId="77777777" w:rsidR="007D7132" w:rsidRDefault="007D7132" w:rsidP="00DC0AF6"/>
    <w:p w14:paraId="12A058FC" w14:textId="77777777" w:rsidR="007D7132" w:rsidRDefault="007D7132" w:rsidP="00DC0AF6"/>
    <w:p w14:paraId="25B00AE9" w14:textId="77777777" w:rsidR="007D7132" w:rsidRDefault="007D7132" w:rsidP="00DC0AF6"/>
    <w:p w14:paraId="140978CE" w14:textId="77777777" w:rsidR="007D7132" w:rsidRDefault="007D7132" w:rsidP="00DC0AF6"/>
    <w:p w14:paraId="32669352" w14:textId="77777777" w:rsidR="007D7132" w:rsidRDefault="007D7132" w:rsidP="00DC0AF6"/>
    <w:p w14:paraId="4A581D2F" w14:textId="2B997BF7" w:rsidR="00AF0CD3" w:rsidRDefault="00AF0CD3" w:rsidP="00DC0AF6">
      <w:r w:rsidRPr="00AF0CD3">
        <w:rPr>
          <w:noProof/>
        </w:rPr>
        <w:drawing>
          <wp:anchor distT="0" distB="0" distL="114300" distR="114300" simplePos="0" relativeHeight="251664384" behindDoc="0" locked="0" layoutInCell="1" allowOverlap="1" wp14:anchorId="2AC539B8" wp14:editId="31BC9B2B">
            <wp:simplePos x="0" y="0"/>
            <wp:positionH relativeFrom="column">
              <wp:posOffset>-914763</wp:posOffset>
            </wp:positionH>
            <wp:positionV relativeFrom="paragraph">
              <wp:posOffset>310671</wp:posOffset>
            </wp:positionV>
            <wp:extent cx="7767205" cy="2336800"/>
            <wp:effectExtent l="0" t="0" r="5715" b="0"/>
            <wp:wrapTopAndBottom/>
            <wp:docPr id="637104961" name="Picture 3">
              <a:extLst xmlns:a="http://schemas.openxmlformats.org/drawingml/2006/main">
                <a:ext uri="{FF2B5EF4-FFF2-40B4-BE49-F238E27FC236}">
                  <a16:creationId xmlns:a16="http://schemas.microsoft.com/office/drawing/2014/main" id="{7CAE0EF2-4FB5-BA95-5F33-F502C8FA4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CAE0EF2-4FB5-BA95-5F33-F502C8FA45C8}"/>
                        </a:ext>
                      </a:extLst>
                    </pic:cNvPr>
                    <pic:cNvPicPr>
                      <a:picLocks noChangeAspect="1"/>
                    </pic:cNvPicPr>
                  </pic:nvPicPr>
                  <pic:blipFill>
                    <a:blip r:embed="rId18"/>
                    <a:stretch>
                      <a:fillRect/>
                    </a:stretch>
                  </pic:blipFill>
                  <pic:spPr>
                    <a:xfrm>
                      <a:off x="0" y="0"/>
                      <a:ext cx="7767205" cy="2336800"/>
                    </a:xfrm>
                    <a:prstGeom prst="rect">
                      <a:avLst/>
                    </a:prstGeom>
                  </pic:spPr>
                </pic:pic>
              </a:graphicData>
            </a:graphic>
            <wp14:sizeRelH relativeFrom="page">
              <wp14:pctWidth>0</wp14:pctWidth>
            </wp14:sizeRelH>
            <wp14:sizeRelV relativeFrom="page">
              <wp14:pctHeight>0</wp14:pctHeight>
            </wp14:sizeRelV>
          </wp:anchor>
        </w:drawing>
      </w:r>
      <w:r w:rsidR="00D21653">
        <w:t xml:space="preserve">Supplement: </w:t>
      </w:r>
    </w:p>
    <w:p w14:paraId="7366AC5C" w14:textId="52AB89D2" w:rsidR="00AF0CD3" w:rsidRDefault="00AF0CD3" w:rsidP="00DC0AF6"/>
    <w:p w14:paraId="250D102D" w14:textId="5E85023B" w:rsidR="00AF0CD3" w:rsidRDefault="00AF0CD3" w:rsidP="00AF0CD3">
      <w:r w:rsidRPr="002E4868">
        <w:rPr>
          <w:b/>
          <w:bCs/>
        </w:rPr>
        <w:t xml:space="preserve">Figure </w:t>
      </w:r>
      <w:r>
        <w:rPr>
          <w:b/>
          <w:bCs/>
        </w:rPr>
        <w:t>1S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 modeling approach used the same model structure for both data types, the models for the temperature and interaction differential abundance analyses differed. Only features for which </w:t>
      </w:r>
      <w:r w:rsidRPr="006F78AD">
        <w:rPr>
          <w:i/>
          <w:iCs/>
        </w:rPr>
        <w:t>m_full</w:t>
      </w:r>
      <w:r>
        <w:t xml:space="preserve"> accounted for more than 50% of the model weight were included in the neopterin–temperature interaction analysis.</w:t>
      </w:r>
    </w:p>
    <w:p w14:paraId="030D8958" w14:textId="77777777" w:rsidR="00AE5F46" w:rsidRDefault="00AE5F46" w:rsidP="00AF0CD3"/>
    <w:p w14:paraId="653C57C0" w14:textId="075889C6" w:rsidR="00AE5F46" w:rsidRDefault="00AE5F46" w:rsidP="00AF0CD3">
      <w:r>
        <w:rPr>
          <w:noProof/>
          <w14:ligatures w14:val="standardContextual"/>
        </w:rPr>
        <w:lastRenderedPageBreak/>
        <w:drawing>
          <wp:anchor distT="0" distB="0" distL="114300" distR="114300" simplePos="0" relativeHeight="251665408" behindDoc="0" locked="0" layoutInCell="1" allowOverlap="1" wp14:anchorId="6AAA3051" wp14:editId="73829850">
            <wp:simplePos x="0" y="0"/>
            <wp:positionH relativeFrom="column">
              <wp:posOffset>0</wp:posOffset>
            </wp:positionH>
            <wp:positionV relativeFrom="paragraph">
              <wp:posOffset>454</wp:posOffset>
            </wp:positionV>
            <wp:extent cx="5943600" cy="2971800"/>
            <wp:effectExtent l="0" t="0" r="0" b="0"/>
            <wp:wrapTopAndBottom/>
            <wp:docPr id="763953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53968" name="Picture 763953968"/>
                    <pic:cNvPicPr/>
                  </pic:nvPicPr>
                  <pic:blipFill>
                    <a:blip r:embed="rId19"/>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6FDD2005" w14:textId="77777777" w:rsidR="00AE5F46" w:rsidRDefault="00AE5F46" w:rsidP="00AE5F46">
      <w:pPr>
        <w:rPr>
          <w:sz w:val="32"/>
          <w:szCs w:val="32"/>
        </w:rPr>
      </w:pPr>
      <w:r w:rsidRPr="002E4868">
        <w:rPr>
          <w:b/>
          <w:bCs/>
        </w:rPr>
        <w:t xml:space="preserve">Figure </w:t>
      </w:r>
      <w:r>
        <w:rPr>
          <w:b/>
          <w:bCs/>
        </w:rPr>
        <w:t>2S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AE5F46">
        <w:rPr>
          <w:b/>
          <w:bCs/>
        </w:rPr>
        <w:t>A</w:t>
      </w:r>
      <w:r>
        <w:t>)</w:t>
      </w:r>
      <w:r w:rsidRPr="009B4C2B">
        <w:t xml:space="preserve"> measures alpha diversity using Shannon's Index, while </w:t>
      </w:r>
      <w:r>
        <w:t>panel</w:t>
      </w:r>
      <w:r w:rsidRPr="009B4C2B">
        <w:t xml:space="preserve"> </w:t>
      </w:r>
      <w:r>
        <w:t>(</w:t>
      </w:r>
      <w:r w:rsidRPr="00AE5F46">
        <w:rPr>
          <w:b/>
          <w:bCs/>
        </w:rPr>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66430DCD" w14:textId="77777777" w:rsidR="00D21653" w:rsidRDefault="00D21653" w:rsidP="00DC0AF6"/>
    <w:p w14:paraId="0DE5ACB2" w14:textId="5CE245A5" w:rsidR="00E37B3B" w:rsidRDefault="00D21653" w:rsidP="00E37B3B">
      <w:r w:rsidRPr="00AE5F46">
        <w:rPr>
          <w:b/>
          <w:bCs/>
        </w:rPr>
        <w:t>Table</w:t>
      </w:r>
      <w:r w:rsidR="00AE5F46">
        <w:rPr>
          <w:b/>
          <w:bCs/>
        </w:rPr>
        <w:t xml:space="preserve"> 1S</w:t>
      </w:r>
      <w:r w:rsidRPr="00AE5F46">
        <w:rPr>
          <w:b/>
          <w:bCs/>
        </w:rPr>
        <w:t>:</w:t>
      </w:r>
      <w:r>
        <w:t xml:space="preserve"> </w:t>
      </w:r>
      <w:r w:rsidR="00E37B3B">
        <w:t>Excel file containing results from the differential abundance analysis of 163 microbial taxa</w:t>
      </w:r>
      <w:r w:rsidR="00B40CA0">
        <w:t xml:space="preserve"> to evaluate their relationship with temperature</w:t>
      </w:r>
      <w:r w:rsidR="00E37B3B">
        <w:t xml:space="preserve">. The analysis compares a baseline model, </w:t>
      </w:r>
      <w:r w:rsidR="00E37B3B" w:rsidRPr="00E37B3B">
        <w:rPr>
          <w:i/>
          <w:iCs/>
        </w:rPr>
        <w:t>m_main</w:t>
      </w:r>
      <w:r w:rsidR="00E37B3B">
        <w:t xml:space="preserve">, which includes predictors for social group, age, sex, rainfall, and fruit consumption, to a full model, </w:t>
      </w:r>
      <w:r w:rsidR="00E37B3B" w:rsidRPr="00E37B3B">
        <w:rPr>
          <w:i/>
          <w:iCs/>
        </w:rPr>
        <w:t>m_full</w:t>
      </w:r>
      <w:r w:rsidR="00E37B3B">
        <w:t xml:space="preserve">, that includes all the same predictors plus temperature. The column contents are as follows: </w:t>
      </w:r>
    </w:p>
    <w:p w14:paraId="1F40739F" w14:textId="77777777" w:rsidR="00E37B3B" w:rsidRDefault="00E37B3B" w:rsidP="00E37B3B"/>
    <w:p w14:paraId="40D2FF3D" w14:textId="77777777" w:rsidR="00E37B3B" w:rsidRDefault="00E37B3B" w:rsidP="00E37B3B">
      <w:pPr>
        <w:pStyle w:val="ListParagraph"/>
        <w:numPr>
          <w:ilvl w:val="0"/>
          <w:numId w:val="2"/>
        </w:numPr>
      </w:pPr>
      <w:r>
        <w:t>Column 1: Taxon name</w:t>
      </w:r>
    </w:p>
    <w:p w14:paraId="6731174C" w14:textId="77777777" w:rsidR="00E37B3B" w:rsidRDefault="00E37B3B" w:rsidP="00E37B3B">
      <w:pPr>
        <w:pStyle w:val="ListParagraph"/>
        <w:numPr>
          <w:ilvl w:val="0"/>
          <w:numId w:val="2"/>
        </w:numPr>
      </w:pPr>
      <w:r>
        <w:t xml:space="preserve">Column 2: Temperature coefficient from the </w:t>
      </w:r>
      <w:r w:rsidRPr="00E37B3B">
        <w:rPr>
          <w:i/>
          <w:iCs/>
        </w:rPr>
        <w:t>m_full</w:t>
      </w:r>
      <w:r>
        <w:t xml:space="preserve"> model</w:t>
      </w:r>
    </w:p>
    <w:p w14:paraId="597A9C84" w14:textId="24CAD05C" w:rsidR="00E37B3B" w:rsidRDefault="00E37B3B" w:rsidP="00E37B3B">
      <w:pPr>
        <w:pStyle w:val="ListParagraph"/>
        <w:numPr>
          <w:ilvl w:val="0"/>
          <w:numId w:val="2"/>
        </w:numPr>
      </w:pPr>
      <w:r>
        <w:t>Columns 3</w:t>
      </w:r>
      <w:r w:rsidR="00F5641E">
        <w:t>-</w:t>
      </w:r>
      <w:r>
        <w:t>7: Standard error and 50% and 95% confidence intervals for the temperature coefficient</w:t>
      </w:r>
    </w:p>
    <w:p w14:paraId="25F0963E" w14:textId="35B80F0A" w:rsidR="00E37B3B" w:rsidRDefault="00E37B3B" w:rsidP="00E37B3B">
      <w:pPr>
        <w:pStyle w:val="ListParagraph"/>
        <w:numPr>
          <w:ilvl w:val="0"/>
          <w:numId w:val="2"/>
        </w:numPr>
      </w:pPr>
      <w:r>
        <w:t>Columns 8</w:t>
      </w:r>
      <w:r w:rsidR="00F5641E">
        <w:t>-</w:t>
      </w:r>
      <w:r>
        <w:t>9: Taxonomic classification</w:t>
      </w:r>
    </w:p>
    <w:p w14:paraId="1184EBB9" w14:textId="77777777" w:rsidR="00E37B3B" w:rsidRDefault="00E37B3B" w:rsidP="00E37B3B">
      <w:pPr>
        <w:pStyle w:val="ListParagraph"/>
        <w:numPr>
          <w:ilvl w:val="0"/>
          <w:numId w:val="2"/>
        </w:numPr>
      </w:pPr>
      <w:r>
        <w:t xml:space="preserve">Column 10: Model weight for the </w:t>
      </w:r>
      <w:r w:rsidRPr="00AE5F46">
        <w:rPr>
          <w:i/>
          <w:iCs/>
        </w:rPr>
        <w:t>m_full</w:t>
      </w:r>
      <w:r>
        <w:t xml:space="preserve"> model</w:t>
      </w:r>
    </w:p>
    <w:p w14:paraId="47A861E5" w14:textId="77777777" w:rsidR="00E37B3B" w:rsidRDefault="00E37B3B" w:rsidP="00E37B3B">
      <w:pPr>
        <w:pStyle w:val="ListParagraph"/>
        <w:numPr>
          <w:ilvl w:val="0"/>
          <w:numId w:val="2"/>
        </w:numPr>
      </w:pPr>
      <w:r>
        <w:t>Column 11: Direction of the temperature coefficient (positive or negative)</w:t>
      </w:r>
    </w:p>
    <w:p w14:paraId="7C860511" w14:textId="2C8D66AA" w:rsidR="00E37B3B" w:rsidRDefault="00E37B3B" w:rsidP="00E37B3B">
      <w:pPr>
        <w:pStyle w:val="ListParagraph"/>
        <w:numPr>
          <w:ilvl w:val="0"/>
          <w:numId w:val="2"/>
        </w:numPr>
      </w:pPr>
      <w:r>
        <w:t>Column 12: Classification of the taxon as temperature-sensitive (model weight &gt; 0.5) or neutral (model weight ≤ 0.5)</w:t>
      </w:r>
    </w:p>
    <w:p w14:paraId="2CDB4537" w14:textId="77777777" w:rsidR="00E37B3B" w:rsidRDefault="00E37B3B" w:rsidP="00DC0AF6"/>
    <w:p w14:paraId="37943382" w14:textId="436D5183" w:rsidR="000702CE" w:rsidRDefault="000702CE" w:rsidP="000702CE">
      <w:r w:rsidRPr="00AE5F46">
        <w:rPr>
          <w:b/>
          <w:bCs/>
        </w:rPr>
        <w:t>Table</w:t>
      </w:r>
      <w:r w:rsidR="00AE5F46">
        <w:rPr>
          <w:b/>
          <w:bCs/>
        </w:rPr>
        <w:t xml:space="preserve"> 2S</w:t>
      </w:r>
      <w:r w:rsidRPr="00AE5F46">
        <w:rPr>
          <w:b/>
          <w:bCs/>
        </w:rPr>
        <w:t>:</w:t>
      </w:r>
      <w:r>
        <w:t xml:space="preserve"> Excel file containing results from the differential abundance analysis of </w:t>
      </w:r>
      <w:r w:rsidR="00F5641E">
        <w:t>38</w:t>
      </w:r>
      <w:r>
        <w:t xml:space="preserve">3 </w:t>
      </w:r>
      <w:r w:rsidR="00B40CA0">
        <w:t>metabolic pathways to evaluate their relationship with temperature.</w:t>
      </w:r>
      <w:r>
        <w:t xml:space="preserve"> The analysis compare</w:t>
      </w:r>
      <w:r w:rsidR="00B40CA0">
        <w:t>s</w:t>
      </w:r>
      <w:r>
        <w:t xml:space="preserve"> a baseline model, </w:t>
      </w:r>
      <w:r w:rsidRPr="00E37B3B">
        <w:rPr>
          <w:i/>
          <w:iCs/>
        </w:rPr>
        <w:t>m_main</w:t>
      </w:r>
      <w:r>
        <w:t xml:space="preserve">, which includes predictors for social group, age, sex, rainfall, and fruit consumption, to a full model, </w:t>
      </w:r>
      <w:r w:rsidRPr="00E37B3B">
        <w:rPr>
          <w:i/>
          <w:iCs/>
        </w:rPr>
        <w:t>m_full</w:t>
      </w:r>
      <w:r>
        <w:t xml:space="preserve">, that includes all the same predictors plus temperature. The column contents are as follows: </w:t>
      </w:r>
    </w:p>
    <w:p w14:paraId="4B88E5CE" w14:textId="77777777" w:rsidR="000702CE" w:rsidRDefault="000702CE" w:rsidP="000702CE"/>
    <w:p w14:paraId="5DE4F909" w14:textId="672FE578" w:rsidR="000702CE" w:rsidRDefault="000702CE" w:rsidP="000702CE">
      <w:pPr>
        <w:pStyle w:val="ListParagraph"/>
        <w:numPr>
          <w:ilvl w:val="0"/>
          <w:numId w:val="2"/>
        </w:numPr>
      </w:pPr>
      <w:r>
        <w:t xml:space="preserve">Column 1: </w:t>
      </w:r>
      <w:r w:rsidR="00F5641E">
        <w:t>pathway Metacyc ID</w:t>
      </w:r>
    </w:p>
    <w:p w14:paraId="3432A902" w14:textId="77777777" w:rsidR="000702CE" w:rsidRDefault="000702CE" w:rsidP="000702CE">
      <w:pPr>
        <w:pStyle w:val="ListParagraph"/>
        <w:numPr>
          <w:ilvl w:val="0"/>
          <w:numId w:val="2"/>
        </w:numPr>
      </w:pPr>
      <w:r>
        <w:lastRenderedPageBreak/>
        <w:t xml:space="preserve">Column 2: Temperature coefficient from the </w:t>
      </w:r>
      <w:r w:rsidRPr="00E37B3B">
        <w:rPr>
          <w:i/>
          <w:iCs/>
        </w:rPr>
        <w:t>m_full</w:t>
      </w:r>
      <w:r>
        <w:t xml:space="preserve"> model</w:t>
      </w:r>
    </w:p>
    <w:p w14:paraId="168A8A4B" w14:textId="77777777" w:rsidR="000702CE" w:rsidRDefault="000702CE" w:rsidP="000702CE">
      <w:pPr>
        <w:pStyle w:val="ListParagraph"/>
        <w:numPr>
          <w:ilvl w:val="0"/>
          <w:numId w:val="2"/>
        </w:numPr>
      </w:pPr>
      <w:r>
        <w:t>Columns 3–7: Standard error and 50% and 95% confidence intervals for the temperature coefficient</w:t>
      </w:r>
    </w:p>
    <w:p w14:paraId="7A8C3EF5" w14:textId="77777777" w:rsidR="00F5641E" w:rsidRDefault="00F5641E" w:rsidP="00F5641E">
      <w:pPr>
        <w:pStyle w:val="ListParagraph"/>
        <w:numPr>
          <w:ilvl w:val="0"/>
          <w:numId w:val="2"/>
        </w:numPr>
      </w:pPr>
      <w:r>
        <w:t>Column 8: pathway name</w:t>
      </w:r>
    </w:p>
    <w:p w14:paraId="75282694" w14:textId="0D353858" w:rsidR="000702CE" w:rsidRDefault="000702CE" w:rsidP="00F5641E">
      <w:pPr>
        <w:pStyle w:val="ListParagraph"/>
        <w:numPr>
          <w:ilvl w:val="0"/>
          <w:numId w:val="2"/>
        </w:numPr>
      </w:pPr>
      <w:r>
        <w:t xml:space="preserve">Column </w:t>
      </w:r>
      <w:r w:rsidR="00F5641E">
        <w:t>9</w:t>
      </w:r>
      <w:r>
        <w:t>: Model weight for the m_full model</w:t>
      </w:r>
    </w:p>
    <w:p w14:paraId="205CE9FD" w14:textId="3F2F955E" w:rsidR="000702CE" w:rsidRDefault="000702CE" w:rsidP="000702CE">
      <w:pPr>
        <w:pStyle w:val="ListParagraph"/>
        <w:numPr>
          <w:ilvl w:val="0"/>
          <w:numId w:val="2"/>
        </w:numPr>
      </w:pPr>
      <w:r>
        <w:t>Column 1</w:t>
      </w:r>
      <w:r w:rsidR="00F5641E">
        <w:t>0</w:t>
      </w:r>
      <w:r>
        <w:t>: Direction of the temperature coefficient (positive or negative)</w:t>
      </w:r>
    </w:p>
    <w:p w14:paraId="278949E1" w14:textId="0998753A" w:rsidR="000702CE" w:rsidRDefault="000702CE" w:rsidP="000702CE">
      <w:pPr>
        <w:pStyle w:val="ListParagraph"/>
        <w:numPr>
          <w:ilvl w:val="0"/>
          <w:numId w:val="2"/>
        </w:numPr>
      </w:pPr>
      <w:r>
        <w:t xml:space="preserve">Column 12: Classification of the </w:t>
      </w:r>
      <w:r w:rsidR="00F5641E">
        <w:t xml:space="preserve">pathway </w:t>
      </w:r>
      <w:r>
        <w:t>as temperature-sensitive (model weight &gt; 0.5) or neutral (model weight ≤ 0.5)</w:t>
      </w:r>
    </w:p>
    <w:p w14:paraId="71669BC1" w14:textId="03D995D5" w:rsidR="00D21653" w:rsidRDefault="00F5641E" w:rsidP="00FC5F0F">
      <w:pPr>
        <w:pStyle w:val="ListParagraph"/>
        <w:numPr>
          <w:ilvl w:val="0"/>
          <w:numId w:val="2"/>
        </w:numPr>
      </w:pPr>
      <w:r>
        <w:t>Columns 13-14: Functional category assignments for each pathway, or an indication if the pathway was not assigned to any functional category.</w:t>
      </w:r>
    </w:p>
    <w:p w14:paraId="3E99BAE7" w14:textId="77777777" w:rsidR="00B40CA0" w:rsidRDefault="00B40CA0" w:rsidP="00B40CA0"/>
    <w:p w14:paraId="717ED000" w14:textId="0FD54AEC" w:rsidR="00B40CA0" w:rsidRDefault="00AE5F46" w:rsidP="00B40CA0">
      <w:r>
        <w:rPr>
          <w:noProof/>
          <w14:ligatures w14:val="standardContextual"/>
        </w:rPr>
        <w:drawing>
          <wp:anchor distT="0" distB="0" distL="114300" distR="114300" simplePos="0" relativeHeight="251666432" behindDoc="0" locked="0" layoutInCell="1" allowOverlap="1" wp14:anchorId="7581F5CA" wp14:editId="7EC7D087">
            <wp:simplePos x="0" y="0"/>
            <wp:positionH relativeFrom="column">
              <wp:posOffset>0</wp:posOffset>
            </wp:positionH>
            <wp:positionV relativeFrom="paragraph">
              <wp:posOffset>233582</wp:posOffset>
            </wp:positionV>
            <wp:extent cx="5943600" cy="3962400"/>
            <wp:effectExtent l="0" t="0" r="0" b="0"/>
            <wp:wrapTopAndBottom/>
            <wp:docPr id="1317060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60316" name="Picture 1317060316"/>
                    <pic:cNvPicPr/>
                  </pic:nvPicPr>
                  <pic:blipFill>
                    <a:blip r:embed="rId20"/>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p>
    <w:p w14:paraId="2AEAB55A" w14:textId="2552D4A0" w:rsidR="00AE5F46" w:rsidRDefault="00AE5F46" w:rsidP="00B40CA0"/>
    <w:p w14:paraId="60ECB99D" w14:textId="0EDE4B89" w:rsidR="00AE5F46" w:rsidRDefault="00AE5F46" w:rsidP="00B40CA0"/>
    <w:p w14:paraId="0E982007" w14:textId="77777777" w:rsidR="00AE5F46" w:rsidRDefault="00AE5F46" w:rsidP="00AE5F46">
      <w:r w:rsidRPr="00F86AC3">
        <w:rPr>
          <w:b/>
          <w:bCs/>
        </w:rPr>
        <w:t xml:space="preserve">Figure </w:t>
      </w:r>
      <w:r>
        <w:rPr>
          <w:b/>
          <w:bCs/>
        </w:rPr>
        <w:t>3S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top </w:t>
      </w:r>
      <w:r>
        <w:lastRenderedPageBreak/>
        <w:t xml:space="preserve">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2D7E4EB3" w14:textId="77777777" w:rsidR="00AE5F46" w:rsidRDefault="00AE5F46" w:rsidP="00B40CA0"/>
    <w:p w14:paraId="61E261C4" w14:textId="77777777" w:rsidR="00AE5F46" w:rsidRDefault="00AE5F46" w:rsidP="00AE5F46">
      <w:r w:rsidRPr="00AE5F46">
        <w:rPr>
          <w:b/>
          <w:bCs/>
        </w:rPr>
        <w:t>Table 3S:</w:t>
      </w:r>
      <w:r>
        <w:t xml:space="preserve"> Excel file containing the results of the second comparative modeling approach containing 20 taxa whose relationship with temperature is associated with neopterin. The analysis compares a baseline model, </w:t>
      </w:r>
      <w:r w:rsidRPr="00DF2C6D">
        <w:rPr>
          <w:i/>
          <w:iCs/>
        </w:rPr>
        <w:t>m_immune_main</w:t>
      </w:r>
      <w:r>
        <w:t xml:space="preserve">, which includes predictors for social group, age, sex, rainfall, and fruit consumption, and temperature to a full model, </w:t>
      </w:r>
      <w:r w:rsidRPr="00E17CBD">
        <w:rPr>
          <w:i/>
          <w:iCs/>
        </w:rPr>
        <w:t>m_immune_full</w:t>
      </w:r>
      <w:r>
        <w:t xml:space="preserve">, that includes all the same predictors plus an interaction effect between neopterin and temperature. The column contents are as follows: </w:t>
      </w:r>
    </w:p>
    <w:p w14:paraId="44CD7777" w14:textId="77777777" w:rsidR="00AE5F46" w:rsidRDefault="00AE5F46" w:rsidP="00AE5F46">
      <w:pPr>
        <w:pStyle w:val="ListParagraph"/>
        <w:numPr>
          <w:ilvl w:val="0"/>
          <w:numId w:val="2"/>
        </w:numPr>
      </w:pPr>
      <w:r>
        <w:t>Column 1: Taxon name</w:t>
      </w:r>
    </w:p>
    <w:p w14:paraId="196CF337" w14:textId="77777777" w:rsidR="00AE5F46" w:rsidRDefault="00AE5F46" w:rsidP="00AE5F46">
      <w:pPr>
        <w:pStyle w:val="ListParagraph"/>
        <w:numPr>
          <w:ilvl w:val="0"/>
          <w:numId w:val="2"/>
        </w:numPr>
      </w:pPr>
      <w:r>
        <w:t xml:space="preserve">Column 2: Temperature*neopterin coefficient from the </w:t>
      </w:r>
      <w:r w:rsidRPr="00E37B3B">
        <w:rPr>
          <w:i/>
          <w:iCs/>
        </w:rPr>
        <w:t>m_</w:t>
      </w:r>
      <w:r>
        <w:rPr>
          <w:i/>
          <w:iCs/>
        </w:rPr>
        <w:t>immune_</w:t>
      </w:r>
      <w:r w:rsidRPr="00E37B3B">
        <w:rPr>
          <w:i/>
          <w:iCs/>
        </w:rPr>
        <w:t>full</w:t>
      </w:r>
      <w:r>
        <w:t xml:space="preserve"> model</w:t>
      </w:r>
    </w:p>
    <w:p w14:paraId="03BB3670" w14:textId="77777777" w:rsidR="00AE5F46" w:rsidRDefault="00AE5F46" w:rsidP="00AE5F46">
      <w:pPr>
        <w:pStyle w:val="ListParagraph"/>
        <w:numPr>
          <w:ilvl w:val="0"/>
          <w:numId w:val="2"/>
        </w:numPr>
      </w:pPr>
      <w:r>
        <w:t>Columns 3-7: Standard error and 50% and 95% confidence intervals for the interaction coefficient</w:t>
      </w:r>
    </w:p>
    <w:p w14:paraId="402415AB" w14:textId="77777777" w:rsidR="00AE5F46" w:rsidRDefault="00AE5F46" w:rsidP="00AE5F46">
      <w:pPr>
        <w:pStyle w:val="ListParagraph"/>
        <w:numPr>
          <w:ilvl w:val="0"/>
          <w:numId w:val="2"/>
        </w:numPr>
      </w:pPr>
      <w:r>
        <w:t>Columns 8-9: Taxonomic classification</w:t>
      </w:r>
    </w:p>
    <w:p w14:paraId="436016B0" w14:textId="77777777" w:rsidR="00AE5F46" w:rsidRDefault="00AE5F46" w:rsidP="00AE5F46">
      <w:pPr>
        <w:pStyle w:val="ListParagraph"/>
        <w:numPr>
          <w:ilvl w:val="0"/>
          <w:numId w:val="2"/>
        </w:numPr>
      </w:pPr>
      <w:r>
        <w:t xml:space="preserve">Column 10: Model weight for the </w:t>
      </w:r>
      <w:r w:rsidRPr="00DF2C6D">
        <w:rPr>
          <w:i/>
          <w:iCs/>
        </w:rPr>
        <w:t>m_immune_full</w:t>
      </w:r>
      <w:r>
        <w:t xml:space="preserve"> model</w:t>
      </w:r>
    </w:p>
    <w:p w14:paraId="58534869" w14:textId="66AB7808" w:rsidR="00AE5F46" w:rsidRDefault="00AE5F46" w:rsidP="00AE5F46">
      <w:pPr>
        <w:pStyle w:val="ListParagraph"/>
        <w:numPr>
          <w:ilvl w:val="0"/>
          <w:numId w:val="2"/>
        </w:numPr>
      </w:pPr>
      <w:r>
        <w:t>Column 11: Category of the interaction effect, whether the relationship between temperature and abundance becomes more negative (</w:t>
      </w:r>
      <w:del w:id="199" w:author="Beehner, Jacinta" w:date="2025-07-16T13:24:00Z" w16du:dateUtc="2025-07-16T17:24:00Z">
        <w:r w:rsidDel="00671A14">
          <w:delText xml:space="preserve">i.e. </w:delText>
        </w:r>
      </w:del>
      <w:ins w:id="200" w:author="Beehner, Jacinta" w:date="2025-07-16T13:24:00Z" w16du:dateUtc="2025-07-16T17:24:00Z">
        <w:r w:rsidR="00671A14">
          <w:t xml:space="preserve">i.e., </w:t>
        </w:r>
      </w:ins>
      <w:r>
        <w:t>the slopes decrease) at higher neopterin concentrations or the relationship between temperature and abundance becomes more</w:t>
      </w:r>
      <w:r w:rsidRPr="009C62EC">
        <w:t xml:space="preserve"> </w:t>
      </w:r>
      <w:r>
        <w:t>positive (</w:t>
      </w:r>
      <w:del w:id="201" w:author="Beehner, Jacinta" w:date="2025-07-16T13:24:00Z" w16du:dateUtc="2025-07-16T17:24:00Z">
        <w:r w:rsidDel="00671A14">
          <w:delText xml:space="preserve">i.e. </w:delText>
        </w:r>
      </w:del>
      <w:ins w:id="202" w:author="Beehner, Jacinta" w:date="2025-07-16T13:24:00Z" w16du:dateUtc="2025-07-16T17:24:00Z">
        <w:r w:rsidR="00671A14">
          <w:t xml:space="preserve">i.e., </w:t>
        </w:r>
      </w:ins>
      <w:r>
        <w:t>the slopes increase) at higher neopterin concentrations</w:t>
      </w:r>
    </w:p>
    <w:p w14:paraId="0E0DC242" w14:textId="77777777" w:rsidR="00AE5F46" w:rsidRDefault="00AE5F46" w:rsidP="00AE5F46"/>
    <w:p w14:paraId="40E216D9" w14:textId="77777777" w:rsidR="00AE5F46" w:rsidRDefault="00AE5F46" w:rsidP="00AE5F46">
      <w:r w:rsidRPr="00AE5F46">
        <w:rPr>
          <w:b/>
          <w:bCs/>
        </w:rPr>
        <w:t>Table 4S:</w:t>
      </w:r>
      <w:r>
        <w:t xml:space="preserve"> Excel file containing the results of the second comparative modeling approach containing 65 metabolic pathways whose relationship with temperature is associated with neopterin. The analysis compares a baseline model, </w:t>
      </w:r>
      <w:r w:rsidRPr="00DF2C6D">
        <w:rPr>
          <w:i/>
          <w:iCs/>
        </w:rPr>
        <w:t>m_immune_main</w:t>
      </w:r>
      <w:r>
        <w:t xml:space="preserve">, which includes predictors for social group, age, sex, rainfall, and fruit consumption, and temperature to a full model, </w:t>
      </w:r>
      <w:r w:rsidRPr="00E17CBD">
        <w:rPr>
          <w:i/>
          <w:iCs/>
        </w:rPr>
        <w:t>m_immune_full</w:t>
      </w:r>
      <w:r>
        <w:t xml:space="preserve">, that includes all the same predictors plus an interaction effect between neopterin and temperature. The column contents are as follows: </w:t>
      </w:r>
    </w:p>
    <w:p w14:paraId="3C935780" w14:textId="77777777" w:rsidR="00AE5F46" w:rsidRDefault="00AE5F46" w:rsidP="00AE5F46">
      <w:pPr>
        <w:pStyle w:val="ListParagraph"/>
        <w:numPr>
          <w:ilvl w:val="0"/>
          <w:numId w:val="2"/>
        </w:numPr>
      </w:pPr>
      <w:r>
        <w:t>Column 1: pathway Metacyc ID</w:t>
      </w:r>
    </w:p>
    <w:p w14:paraId="7B90AD14" w14:textId="77777777" w:rsidR="00AE5F46" w:rsidRDefault="00AE5F46" w:rsidP="00AE5F46">
      <w:pPr>
        <w:pStyle w:val="ListParagraph"/>
        <w:numPr>
          <w:ilvl w:val="0"/>
          <w:numId w:val="2"/>
        </w:numPr>
      </w:pPr>
      <w:r>
        <w:t xml:space="preserve">Column 2: Temperature*neopterin coefficient from the </w:t>
      </w:r>
      <w:r w:rsidRPr="00E37B3B">
        <w:rPr>
          <w:i/>
          <w:iCs/>
        </w:rPr>
        <w:t>m_</w:t>
      </w:r>
      <w:r>
        <w:rPr>
          <w:i/>
          <w:iCs/>
        </w:rPr>
        <w:t>immune_</w:t>
      </w:r>
      <w:r w:rsidRPr="00E37B3B">
        <w:rPr>
          <w:i/>
          <w:iCs/>
        </w:rPr>
        <w:t>full</w:t>
      </w:r>
      <w:r>
        <w:t xml:space="preserve"> model</w:t>
      </w:r>
    </w:p>
    <w:p w14:paraId="784CC176" w14:textId="77777777" w:rsidR="00AE5F46" w:rsidRDefault="00AE5F46" w:rsidP="00AE5F46">
      <w:pPr>
        <w:pStyle w:val="ListParagraph"/>
        <w:numPr>
          <w:ilvl w:val="0"/>
          <w:numId w:val="2"/>
        </w:numPr>
      </w:pPr>
      <w:r>
        <w:t>Columns 3-7: Standard error and 50% and 95% confidence intervals for the interaction coefficient</w:t>
      </w:r>
    </w:p>
    <w:p w14:paraId="33A6CCF8" w14:textId="77777777" w:rsidR="00AE5F46" w:rsidRDefault="00AE5F46" w:rsidP="00AE5F46">
      <w:pPr>
        <w:pStyle w:val="ListParagraph"/>
        <w:numPr>
          <w:ilvl w:val="0"/>
          <w:numId w:val="2"/>
        </w:numPr>
      </w:pPr>
      <w:r>
        <w:t>Columns 8: Pathway name</w:t>
      </w:r>
    </w:p>
    <w:p w14:paraId="21121EBC" w14:textId="77777777" w:rsidR="00AE5F46" w:rsidRDefault="00AE5F46" w:rsidP="00AE5F46">
      <w:pPr>
        <w:pStyle w:val="ListParagraph"/>
        <w:numPr>
          <w:ilvl w:val="0"/>
          <w:numId w:val="2"/>
        </w:numPr>
      </w:pPr>
      <w:r>
        <w:t xml:space="preserve">Column 9: Model weight for the </w:t>
      </w:r>
      <w:r w:rsidRPr="00DF2C6D">
        <w:rPr>
          <w:i/>
          <w:iCs/>
        </w:rPr>
        <w:t>m_immune_full</w:t>
      </w:r>
      <w:r>
        <w:t xml:space="preserve"> model</w:t>
      </w:r>
    </w:p>
    <w:p w14:paraId="4F31E791" w14:textId="45EDEF63" w:rsidR="00AE5F46" w:rsidRPr="00B40CA0" w:rsidRDefault="00AE5F46" w:rsidP="00AE5F46">
      <w:pPr>
        <w:pStyle w:val="ListParagraph"/>
        <w:numPr>
          <w:ilvl w:val="0"/>
          <w:numId w:val="2"/>
        </w:numPr>
      </w:pPr>
      <w:r>
        <w:t>Column 10: Category of the interaction effect, whether the relationship between temperature and abundance becomes more negative (</w:t>
      </w:r>
      <w:del w:id="203" w:author="Beehner, Jacinta" w:date="2025-07-16T13:24:00Z" w16du:dateUtc="2025-07-16T17:24:00Z">
        <w:r w:rsidDel="00671A14">
          <w:delText xml:space="preserve">i.e. </w:delText>
        </w:r>
      </w:del>
      <w:ins w:id="204" w:author="Beehner, Jacinta" w:date="2025-07-16T13:24:00Z" w16du:dateUtc="2025-07-16T17:24:00Z">
        <w:r w:rsidR="00671A14">
          <w:t xml:space="preserve">i.e., </w:t>
        </w:r>
      </w:ins>
      <w:r>
        <w:t>the slopes decrease) at higher neopterin concentrations or the relationship between temperature and abundance becomes more</w:t>
      </w:r>
      <w:r w:rsidRPr="009C62EC">
        <w:t xml:space="preserve"> </w:t>
      </w:r>
      <w:r>
        <w:t>positive (</w:t>
      </w:r>
      <w:del w:id="205" w:author="Beehner, Jacinta" w:date="2025-07-16T13:24:00Z" w16du:dateUtc="2025-07-16T17:24:00Z">
        <w:r w:rsidDel="00671A14">
          <w:delText xml:space="preserve">i.e. </w:delText>
        </w:r>
      </w:del>
      <w:ins w:id="206" w:author="Beehner, Jacinta" w:date="2025-07-16T13:24:00Z" w16du:dateUtc="2025-07-16T17:24:00Z">
        <w:r w:rsidR="00671A14">
          <w:t xml:space="preserve">i.e., </w:t>
        </w:r>
      </w:ins>
      <w:r>
        <w:t>the slopes increase) at higher neopterin concentrations</w:t>
      </w:r>
    </w:p>
    <w:p w14:paraId="03F8264F" w14:textId="77777777" w:rsidR="00AE5F46" w:rsidRDefault="00AE5F46" w:rsidP="00B40CA0"/>
    <w:p w14:paraId="0369E695" w14:textId="46824D1E" w:rsidR="00AE5F46" w:rsidRDefault="00AE5F46" w:rsidP="00B40CA0"/>
    <w:p w14:paraId="222E5DB9" w14:textId="1C3CF0DC" w:rsidR="00AE5F46" w:rsidRDefault="00AE5F46" w:rsidP="00B40CA0"/>
    <w:p w14:paraId="6EBA378D" w14:textId="697AE722" w:rsidR="00AE5F46" w:rsidRDefault="00AE5F46" w:rsidP="00B40CA0">
      <w:r>
        <w:rPr>
          <w:noProof/>
          <w14:ligatures w14:val="standardContextual"/>
        </w:rPr>
        <w:lastRenderedPageBreak/>
        <w:drawing>
          <wp:anchor distT="0" distB="0" distL="114300" distR="114300" simplePos="0" relativeHeight="251667456" behindDoc="0" locked="0" layoutInCell="1" allowOverlap="1" wp14:anchorId="3D19BE0B" wp14:editId="03781C7E">
            <wp:simplePos x="0" y="0"/>
            <wp:positionH relativeFrom="column">
              <wp:posOffset>0</wp:posOffset>
            </wp:positionH>
            <wp:positionV relativeFrom="paragraph">
              <wp:posOffset>200405</wp:posOffset>
            </wp:positionV>
            <wp:extent cx="4184882" cy="2789921"/>
            <wp:effectExtent l="0" t="0" r="0" b="0"/>
            <wp:wrapTopAndBottom/>
            <wp:docPr id="1102937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37167" name="Picture 1102937167"/>
                    <pic:cNvPicPr/>
                  </pic:nvPicPr>
                  <pic:blipFill>
                    <a:blip r:embed="rId21"/>
                    <a:stretch>
                      <a:fillRect/>
                    </a:stretch>
                  </pic:blipFill>
                  <pic:spPr>
                    <a:xfrm>
                      <a:off x="0" y="0"/>
                      <a:ext cx="4184882" cy="2789921"/>
                    </a:xfrm>
                    <a:prstGeom prst="rect">
                      <a:avLst/>
                    </a:prstGeom>
                  </pic:spPr>
                </pic:pic>
              </a:graphicData>
            </a:graphic>
            <wp14:sizeRelH relativeFrom="page">
              <wp14:pctWidth>0</wp14:pctWidth>
            </wp14:sizeRelH>
            <wp14:sizeRelV relativeFrom="page">
              <wp14:pctHeight>0</wp14:pctHeight>
            </wp14:sizeRelV>
          </wp:anchor>
        </w:drawing>
      </w:r>
    </w:p>
    <w:p w14:paraId="7A142088" w14:textId="00F4A2B5" w:rsidR="00AE5F46" w:rsidRDefault="00AE5F46" w:rsidP="00B40CA0"/>
    <w:p w14:paraId="46038E72" w14:textId="274E46CF" w:rsidR="00AE5F46" w:rsidRDefault="00AE5F46" w:rsidP="00AE5F46">
      <w:r w:rsidRPr="00B50231">
        <w:rPr>
          <w:b/>
          <w:bCs/>
        </w:rPr>
        <w:t>Fig</w:t>
      </w:r>
      <w:r>
        <w:rPr>
          <w:b/>
          <w:bCs/>
        </w:rPr>
        <w:t>ure</w:t>
      </w:r>
      <w:r w:rsidRPr="00B50231">
        <w:rPr>
          <w:b/>
          <w:bCs/>
        </w:rPr>
        <w:t xml:space="preserve"> </w:t>
      </w:r>
      <w:r>
        <w:rPr>
          <w:b/>
          <w:bCs/>
        </w:rPr>
        <w:t>4</w:t>
      </w:r>
      <w:r w:rsidRPr="00B50231">
        <w:rPr>
          <w:b/>
          <w:bCs/>
        </w:rPr>
        <w:t>S:</w:t>
      </w:r>
      <w:r>
        <w:t xml:space="preserve"> </w:t>
      </w:r>
      <w:r w:rsidRPr="005C2A5D">
        <w:t xml:space="preserve">Prevalence of ASVs plotted as total abundance versus the number of samples </w:t>
      </w:r>
      <w:r>
        <w:t xml:space="preserve">in which </w:t>
      </w:r>
      <w:r w:rsidRPr="005C2A5D">
        <w:t>each ASV appears. The dashed line at 1.39 marks the 0.5% prevalence threshold used to filter out rare ASVs. ASVs present in at least two samples were retained for downstream analysis</w:t>
      </w:r>
      <w:r>
        <w:t xml:space="preserve">. </w:t>
      </w:r>
    </w:p>
    <w:p w14:paraId="0E388776" w14:textId="5BFF43B5" w:rsidR="00AE5F46" w:rsidRDefault="00AE5F46" w:rsidP="00B40CA0"/>
    <w:p w14:paraId="172CB59A" w14:textId="6AD54FEB" w:rsidR="00AE5F46" w:rsidRDefault="00AE5F46" w:rsidP="00B40CA0">
      <w:r>
        <w:rPr>
          <w:noProof/>
          <w14:ligatures w14:val="standardContextual"/>
        </w:rPr>
        <w:drawing>
          <wp:anchor distT="0" distB="0" distL="114300" distR="114300" simplePos="0" relativeHeight="251668480" behindDoc="0" locked="0" layoutInCell="1" allowOverlap="1" wp14:anchorId="2AF03C24" wp14:editId="3A7F31CE">
            <wp:simplePos x="0" y="0"/>
            <wp:positionH relativeFrom="column">
              <wp:posOffset>0</wp:posOffset>
            </wp:positionH>
            <wp:positionV relativeFrom="paragraph">
              <wp:posOffset>232011</wp:posOffset>
            </wp:positionV>
            <wp:extent cx="2922905" cy="2922905"/>
            <wp:effectExtent l="0" t="0" r="0" b="0"/>
            <wp:wrapTopAndBottom/>
            <wp:docPr id="1047852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52331" name="Picture 1047852331"/>
                    <pic:cNvPicPr/>
                  </pic:nvPicPr>
                  <pic:blipFill>
                    <a:blip r:embed="rId22"/>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p>
    <w:p w14:paraId="75B29005" w14:textId="66C0443E" w:rsidR="00AE5F46" w:rsidRPr="00CE235A" w:rsidRDefault="00AE5F46" w:rsidP="00AE5F46">
      <w:r w:rsidRPr="00B50231">
        <w:rPr>
          <w:b/>
          <w:bCs/>
        </w:rPr>
        <w:t>Fig</w:t>
      </w:r>
      <w:r>
        <w:rPr>
          <w:b/>
          <w:bCs/>
        </w:rPr>
        <w:t>ure</w:t>
      </w:r>
      <w:r w:rsidRPr="00B50231">
        <w:rPr>
          <w:b/>
          <w:bCs/>
        </w:rPr>
        <w:t xml:space="preserve"> </w:t>
      </w:r>
      <w:r>
        <w:rPr>
          <w:b/>
          <w:bCs/>
        </w:rPr>
        <w:t>5</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57A6044B" w14:textId="61FC962B" w:rsidR="00DF2C6D" w:rsidRDefault="00DF2C6D" w:rsidP="00DF2C6D"/>
    <w:p w14:paraId="6DC3EBEF" w14:textId="4AF6B390" w:rsidR="009E2FB6" w:rsidRDefault="009E2FB6" w:rsidP="00DF2C6D"/>
    <w:p w14:paraId="6CBF5346" w14:textId="39205764" w:rsidR="00AE5F46" w:rsidRDefault="00586432" w:rsidP="00DF2C6D">
      <w:r>
        <w:rPr>
          <w:noProof/>
          <w14:ligatures w14:val="standardContextual"/>
        </w:rPr>
        <w:lastRenderedPageBreak/>
        <w:drawing>
          <wp:anchor distT="0" distB="0" distL="114300" distR="114300" simplePos="0" relativeHeight="251669504" behindDoc="0" locked="0" layoutInCell="1" allowOverlap="1" wp14:anchorId="28C57537" wp14:editId="576431BC">
            <wp:simplePos x="0" y="0"/>
            <wp:positionH relativeFrom="column">
              <wp:posOffset>0</wp:posOffset>
            </wp:positionH>
            <wp:positionV relativeFrom="paragraph">
              <wp:posOffset>102</wp:posOffset>
            </wp:positionV>
            <wp:extent cx="3056890" cy="3056890"/>
            <wp:effectExtent l="0" t="0" r="0" b="3810"/>
            <wp:wrapTopAndBottom/>
            <wp:docPr id="1219817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17458" name="Picture 1219817458"/>
                    <pic:cNvPicPr/>
                  </pic:nvPicPr>
                  <pic:blipFill>
                    <a:blip r:embed="rId23"/>
                    <a:stretch>
                      <a:fillRect/>
                    </a:stretch>
                  </pic:blipFill>
                  <pic:spPr>
                    <a:xfrm>
                      <a:off x="0" y="0"/>
                      <a:ext cx="3056890" cy="3056890"/>
                    </a:xfrm>
                    <a:prstGeom prst="rect">
                      <a:avLst/>
                    </a:prstGeom>
                  </pic:spPr>
                </pic:pic>
              </a:graphicData>
            </a:graphic>
            <wp14:sizeRelH relativeFrom="page">
              <wp14:pctWidth>0</wp14:pctWidth>
            </wp14:sizeRelH>
            <wp14:sizeRelV relativeFrom="page">
              <wp14:pctHeight>0</wp14:pctHeight>
            </wp14:sizeRelV>
          </wp:anchor>
        </w:drawing>
      </w:r>
    </w:p>
    <w:p w14:paraId="7705F288" w14:textId="1A8AF4A9" w:rsidR="00AE5F46" w:rsidRDefault="00AE5F46" w:rsidP="00AE5F46">
      <w:r>
        <w:rPr>
          <w:b/>
          <w:bCs/>
        </w:rPr>
        <w:t>F</w:t>
      </w:r>
      <w:r w:rsidRPr="00B50231">
        <w:rPr>
          <w:b/>
          <w:bCs/>
        </w:rPr>
        <w:t>ig</w:t>
      </w:r>
      <w:r>
        <w:rPr>
          <w:b/>
          <w:bCs/>
        </w:rPr>
        <w:t>ure</w:t>
      </w:r>
      <w:r w:rsidRPr="00B50231">
        <w:rPr>
          <w:b/>
          <w:bCs/>
        </w:rPr>
        <w:t xml:space="preserve"> </w:t>
      </w:r>
      <w:r>
        <w:rPr>
          <w:b/>
          <w:bCs/>
        </w:rPr>
        <w:t>6</w:t>
      </w:r>
      <w:r w:rsidRPr="00B50231">
        <w:rPr>
          <w:b/>
          <w:bCs/>
        </w:rPr>
        <w:t>S:</w:t>
      </w:r>
      <w:r>
        <w:t xml:space="preserve"> </w:t>
      </w:r>
      <w:r w:rsidRPr="00B50231">
        <w:t xml:space="preserve">Visualization of the eigenvalues </w:t>
      </w:r>
      <w:r>
        <w:t xml:space="preserve">of the taxonomic data </w:t>
      </w:r>
      <w:r w:rsidRPr="00B50231">
        <w:t xml:space="preserve">for each principal component in descending order. Principal components 1 through </w:t>
      </w:r>
      <w:r>
        <w:t xml:space="preserve">3 </w:t>
      </w:r>
      <w:r w:rsidRPr="00B50231">
        <w:t>were used for analysis</w:t>
      </w:r>
      <w:r>
        <w:t xml:space="preserve"> because they explain &gt;5% of the variation. </w:t>
      </w:r>
    </w:p>
    <w:p w14:paraId="1E019400" w14:textId="77777777" w:rsidR="00AE5F46" w:rsidRDefault="00AE5F46" w:rsidP="00DF2C6D"/>
    <w:p w14:paraId="34363D14" w14:textId="4F5DC42D" w:rsidR="00586432" w:rsidRDefault="00586432" w:rsidP="00DF2C6D">
      <w:r>
        <w:t xml:space="preserve">References: </w:t>
      </w:r>
    </w:p>
    <w:p w14:paraId="1E54B349" w14:textId="77777777" w:rsidR="00586432" w:rsidRDefault="00586432" w:rsidP="00DF2C6D"/>
    <w:p w14:paraId="176581C4" w14:textId="77777777" w:rsidR="00B64BE6" w:rsidRPr="00B64BE6" w:rsidRDefault="00586432" w:rsidP="00B64BE6">
      <w:pPr>
        <w:pStyle w:val="Bibliography"/>
      </w:pPr>
      <w:r>
        <w:fldChar w:fldCharType="begin"/>
      </w:r>
      <w:r w:rsidR="00B64BE6">
        <w:instrText xml:space="preserve"> ADDIN ZOTERO_BIBL {"uncited":[],"omitted":[],"custom":[]} CSL_BIBLIOGRAPHY </w:instrText>
      </w:r>
      <w:r>
        <w:fldChar w:fldCharType="separate"/>
      </w:r>
      <w:r w:rsidR="00B64BE6" w:rsidRPr="00B64BE6">
        <w:t xml:space="preserve">1. </w:t>
      </w:r>
      <w:r w:rsidR="00B64BE6" w:rsidRPr="00B64BE6">
        <w:tab/>
        <w:t xml:space="preserve">C. Bellard, C. Bertelsmeier, P. Leadley, W. Thuiller, F. Courchamp, Impacts of climate change on the future of biodiversity. </w:t>
      </w:r>
      <w:r w:rsidR="00B64BE6" w:rsidRPr="00B64BE6">
        <w:rPr>
          <w:i/>
          <w:iCs/>
        </w:rPr>
        <w:t>Ecology Letters</w:t>
      </w:r>
      <w:r w:rsidR="00B64BE6" w:rsidRPr="00B64BE6">
        <w:t xml:space="preserve"> </w:t>
      </w:r>
      <w:r w:rsidR="00B64BE6" w:rsidRPr="00B64BE6">
        <w:rPr>
          <w:b/>
          <w:bCs/>
        </w:rPr>
        <w:t>15</w:t>
      </w:r>
      <w:r w:rsidR="00B64BE6" w:rsidRPr="00B64BE6">
        <w:t>, 365–377 (2012).</w:t>
      </w:r>
    </w:p>
    <w:p w14:paraId="2C2FFEBE" w14:textId="77777777" w:rsidR="00B64BE6" w:rsidRPr="00B64BE6" w:rsidRDefault="00B64BE6" w:rsidP="00B64BE6">
      <w:pPr>
        <w:pStyle w:val="Bibliography"/>
      </w:pPr>
      <w:r w:rsidRPr="00B64BE6">
        <w:t xml:space="preserve">2. </w:t>
      </w:r>
      <w:r w:rsidRPr="00B64BE6">
        <w:tab/>
        <w:t xml:space="preserve">J. M. Bennett, J. Sunday, P. Calosi, F. Villalobos, B. Martínez, R. Molina-Venegas, M. B. Araújo, A. C. Algar, S. Clusella-Trullas, B. A. Hawkins, S. A. Keith, I. Kühn, C. Rahbek, L. Rodríguez, A. Singer, I. Morales-Castilla, M. Á. Olalla-Tárraga, The evolution of critical thermal limits of life on Earth. </w:t>
      </w:r>
      <w:r w:rsidRPr="00B64BE6">
        <w:rPr>
          <w:i/>
          <w:iCs/>
        </w:rPr>
        <w:t>Nat Commun</w:t>
      </w:r>
      <w:r w:rsidRPr="00B64BE6">
        <w:t xml:space="preserve"> </w:t>
      </w:r>
      <w:r w:rsidRPr="00B64BE6">
        <w:rPr>
          <w:b/>
          <w:bCs/>
        </w:rPr>
        <w:t>12</w:t>
      </w:r>
      <w:r w:rsidRPr="00B64BE6">
        <w:t>, 1198 (2021).</w:t>
      </w:r>
    </w:p>
    <w:p w14:paraId="484C7DE3" w14:textId="77777777" w:rsidR="00B64BE6" w:rsidRPr="00B64BE6" w:rsidRDefault="00B64BE6" w:rsidP="00B64BE6">
      <w:pPr>
        <w:pStyle w:val="Bibliography"/>
      </w:pPr>
      <w:r w:rsidRPr="00B64BE6">
        <w:t xml:space="preserve">3. </w:t>
      </w:r>
      <w:r w:rsidRPr="00B64BE6">
        <w:tab/>
        <w:t xml:space="preserve">W. W. Dowd, F. A. King, M. W. Denny, Thermal variation, thermal extremes and the physiological performance of individuals. </w:t>
      </w:r>
      <w:r w:rsidRPr="00B64BE6">
        <w:rPr>
          <w:i/>
          <w:iCs/>
        </w:rPr>
        <w:t>Journal of Experimental Biology</w:t>
      </w:r>
      <w:r w:rsidRPr="00B64BE6">
        <w:t xml:space="preserve"> </w:t>
      </w:r>
      <w:r w:rsidRPr="00B64BE6">
        <w:rPr>
          <w:b/>
          <w:bCs/>
        </w:rPr>
        <w:t>218</w:t>
      </w:r>
      <w:r w:rsidRPr="00B64BE6">
        <w:t>, 1956–1967 (2015).</w:t>
      </w:r>
    </w:p>
    <w:p w14:paraId="39865684" w14:textId="77777777" w:rsidR="00B64BE6" w:rsidRPr="00B64BE6" w:rsidRDefault="00B64BE6" w:rsidP="00B64BE6">
      <w:pPr>
        <w:pStyle w:val="Bibliography"/>
      </w:pPr>
      <w:r w:rsidRPr="00B64BE6">
        <w:t xml:space="preserve">4. </w:t>
      </w:r>
      <w:r w:rsidRPr="00B64BE6">
        <w:tab/>
        <w:t xml:space="preserve">H. O. Pörtner, R. Knust, Climate Change Affects Marine Fishes Through the Oxygen Limitation of Thermal Tolerance. </w:t>
      </w:r>
      <w:r w:rsidRPr="00B64BE6">
        <w:rPr>
          <w:i/>
          <w:iCs/>
        </w:rPr>
        <w:t>Science</w:t>
      </w:r>
      <w:r w:rsidRPr="00B64BE6">
        <w:t xml:space="preserve"> </w:t>
      </w:r>
      <w:r w:rsidRPr="00B64BE6">
        <w:rPr>
          <w:b/>
          <w:bCs/>
        </w:rPr>
        <w:t>315</w:t>
      </w:r>
      <w:r w:rsidRPr="00B64BE6">
        <w:t>, 95–97 (2007).</w:t>
      </w:r>
    </w:p>
    <w:p w14:paraId="71B1D2C0" w14:textId="77777777" w:rsidR="00B64BE6" w:rsidRPr="00B64BE6" w:rsidRDefault="00B64BE6" w:rsidP="00B64BE6">
      <w:pPr>
        <w:pStyle w:val="Bibliography"/>
      </w:pPr>
      <w:r w:rsidRPr="00B64BE6">
        <w:t xml:space="preserve">5. </w:t>
      </w:r>
      <w:r w:rsidRPr="00B64BE6">
        <w:tab/>
        <w:t xml:space="preserve">B. J. Sinclair, K. E. Marshall, M. A. Sewell, D. L. Levesque, C. S. Willett, S. Slotsbo, Y. Dong, C. D. G. Harley, D. J. Marshall, B. S. Helmuth, R. B. Huey, Can we predict ectotherm responses to climate change using thermal performance curves and body temperatures? </w:t>
      </w:r>
      <w:r w:rsidRPr="00B64BE6">
        <w:rPr>
          <w:i/>
          <w:iCs/>
        </w:rPr>
        <w:t>Ecology Letters</w:t>
      </w:r>
      <w:r w:rsidRPr="00B64BE6">
        <w:t xml:space="preserve"> </w:t>
      </w:r>
      <w:r w:rsidRPr="00B64BE6">
        <w:rPr>
          <w:b/>
          <w:bCs/>
        </w:rPr>
        <w:t>19</w:t>
      </w:r>
      <w:r w:rsidRPr="00B64BE6">
        <w:t>, 1372–1385 (2016).</w:t>
      </w:r>
    </w:p>
    <w:p w14:paraId="4DEF16EC" w14:textId="77777777" w:rsidR="00B64BE6" w:rsidRPr="00B64BE6" w:rsidRDefault="00B64BE6" w:rsidP="00B64BE6">
      <w:pPr>
        <w:pStyle w:val="Bibliography"/>
      </w:pPr>
      <w:r w:rsidRPr="00B64BE6">
        <w:t xml:space="preserve">6. </w:t>
      </w:r>
      <w:r w:rsidRPr="00B64BE6">
        <w:tab/>
        <w:t xml:space="preserve">R. S. Telemeco, M. J. Elphick, R. Shine, Nesting lizards (Bassiana duperreyi) compensate partly, but not completely, for climate change. </w:t>
      </w:r>
      <w:r w:rsidRPr="00B64BE6">
        <w:rPr>
          <w:i/>
          <w:iCs/>
        </w:rPr>
        <w:t>Ecology</w:t>
      </w:r>
      <w:r w:rsidRPr="00B64BE6">
        <w:t xml:space="preserve"> </w:t>
      </w:r>
      <w:r w:rsidRPr="00B64BE6">
        <w:rPr>
          <w:b/>
          <w:bCs/>
        </w:rPr>
        <w:t>90</w:t>
      </w:r>
      <w:r w:rsidRPr="00B64BE6">
        <w:t>, 17–22 (2009).</w:t>
      </w:r>
    </w:p>
    <w:p w14:paraId="684F2948" w14:textId="77777777" w:rsidR="00B64BE6" w:rsidRPr="00B64BE6" w:rsidRDefault="00B64BE6" w:rsidP="00B64BE6">
      <w:pPr>
        <w:pStyle w:val="Bibliography"/>
      </w:pPr>
      <w:r w:rsidRPr="00B64BE6">
        <w:lastRenderedPageBreak/>
        <w:t xml:space="preserve">7. </w:t>
      </w:r>
      <w:r w:rsidRPr="00B64BE6">
        <w:tab/>
        <w:t xml:space="preserve">B. G. Lovegrove, C. Canale, D. Levesque, G. Fluch, M. Řeháková-Petrů, T. Ruf, Are Tropical Small Mammals Physiologically Vulnerable to Arrhenius Effects and Climate Change? </w:t>
      </w:r>
      <w:r w:rsidRPr="00B64BE6">
        <w:rPr>
          <w:i/>
          <w:iCs/>
        </w:rPr>
        <w:t>Physiological and Biochemical Zoology</w:t>
      </w:r>
      <w:r w:rsidRPr="00B64BE6">
        <w:t xml:space="preserve"> </w:t>
      </w:r>
      <w:r w:rsidRPr="00B64BE6">
        <w:rPr>
          <w:b/>
          <w:bCs/>
        </w:rPr>
        <w:t>87</w:t>
      </w:r>
      <w:r w:rsidRPr="00B64BE6">
        <w:t>, 30–45 (2014).</w:t>
      </w:r>
    </w:p>
    <w:p w14:paraId="3FEFAF49" w14:textId="77777777" w:rsidR="00B64BE6" w:rsidRPr="00B64BE6" w:rsidRDefault="00B64BE6" w:rsidP="00B64BE6">
      <w:pPr>
        <w:pStyle w:val="Bibliography"/>
      </w:pPr>
      <w:r w:rsidRPr="00B64BE6">
        <w:t xml:space="preserve">8. </w:t>
      </w:r>
      <w:r w:rsidRPr="00B64BE6">
        <w:tab/>
        <w:t xml:space="preserve">J. M. Lucore, J. C. Beehner, A. F. White, L. F. Sinclair, V. A. Martins, S. A. Kovalaskas, J. C. Ordoñez, T. J. Bergman, M. E. Benítez, A. J. Marshall, High temperatures are associated with decreased immune system performance in a wild primate. </w:t>
      </w:r>
      <w:r w:rsidRPr="00B64BE6">
        <w:rPr>
          <w:i/>
          <w:iCs/>
        </w:rPr>
        <w:t>Science Advances</w:t>
      </w:r>
      <w:r w:rsidRPr="00B64BE6">
        <w:t xml:space="preserve"> </w:t>
      </w:r>
      <w:r w:rsidRPr="00B64BE6">
        <w:rPr>
          <w:b/>
          <w:bCs/>
        </w:rPr>
        <w:t>10</w:t>
      </w:r>
      <w:r w:rsidRPr="00B64BE6">
        <w:t>, eadq6629 (2024).</w:t>
      </w:r>
    </w:p>
    <w:p w14:paraId="69244E39" w14:textId="77777777" w:rsidR="00B64BE6" w:rsidRPr="00B64BE6" w:rsidRDefault="00B64BE6" w:rsidP="00B64BE6">
      <w:pPr>
        <w:pStyle w:val="Bibliography"/>
      </w:pPr>
      <w:r w:rsidRPr="00B64BE6">
        <w:t xml:space="preserve">9. </w:t>
      </w:r>
      <w:r w:rsidRPr="00B64BE6">
        <w:tab/>
        <w:t xml:space="preserve">N. N. Moghadam, Thorshauge ,Pia Mai, Kristensen ,Torsten N., de Jonge ,Nadieh, Bahrndorff ,Simon, Kjeldal ,Henrik, J. L. and Nielsen, Strong responses of Drosophila melanogaster microbiota to developmental temperature. </w:t>
      </w:r>
      <w:r w:rsidRPr="00B64BE6">
        <w:rPr>
          <w:i/>
          <w:iCs/>
        </w:rPr>
        <w:t>Fly</w:t>
      </w:r>
      <w:r w:rsidRPr="00B64BE6">
        <w:t xml:space="preserve"> </w:t>
      </w:r>
      <w:r w:rsidRPr="00B64BE6">
        <w:rPr>
          <w:b/>
          <w:bCs/>
        </w:rPr>
        <w:t>12</w:t>
      </w:r>
      <w:r w:rsidRPr="00B64BE6">
        <w:t>, 1–12 (2018).</w:t>
      </w:r>
    </w:p>
    <w:p w14:paraId="30D9BE38" w14:textId="77777777" w:rsidR="00B64BE6" w:rsidRPr="00B64BE6" w:rsidRDefault="00B64BE6" w:rsidP="00B64BE6">
      <w:pPr>
        <w:pStyle w:val="Bibliography"/>
      </w:pPr>
      <w:r w:rsidRPr="00B64BE6">
        <w:t xml:space="preserve">10. </w:t>
      </w:r>
      <w:r w:rsidRPr="00B64BE6">
        <w:tab/>
        <w:t xml:space="preserve">M. Ziegler, F. O. Seneca, L. K. Yum, S. R. Palumbi, C. R. Voolstra, Bacterial community dynamics are linked to patterns of coral heat tolerance. </w:t>
      </w:r>
      <w:r w:rsidRPr="00B64BE6">
        <w:rPr>
          <w:i/>
          <w:iCs/>
        </w:rPr>
        <w:t>Nat Commun</w:t>
      </w:r>
      <w:r w:rsidRPr="00B64BE6">
        <w:t xml:space="preserve"> </w:t>
      </w:r>
      <w:r w:rsidRPr="00B64BE6">
        <w:rPr>
          <w:b/>
          <w:bCs/>
        </w:rPr>
        <w:t>8</w:t>
      </w:r>
      <w:r w:rsidRPr="00B64BE6">
        <w:t>, 14213 (2017).</w:t>
      </w:r>
    </w:p>
    <w:p w14:paraId="2C633832" w14:textId="77777777" w:rsidR="00B64BE6" w:rsidRPr="00B64BE6" w:rsidRDefault="00B64BE6" w:rsidP="00B64BE6">
      <w:pPr>
        <w:pStyle w:val="Bibliography"/>
      </w:pPr>
      <w:r w:rsidRPr="00B64BE6">
        <w:t xml:space="preserve">11. </w:t>
      </w:r>
      <w:r w:rsidRPr="00B64BE6">
        <w:tab/>
        <w:t xml:space="preserve">L. Baldassarre, H. Ying, A. M. Reitzel, S. Franzenburg, S. Fraune, Microbiota mediated plasticity promotes thermal adaptation in the sea anemone Nematostella vectensis. </w:t>
      </w:r>
      <w:r w:rsidRPr="00B64BE6">
        <w:rPr>
          <w:i/>
          <w:iCs/>
        </w:rPr>
        <w:t>Nat Commun</w:t>
      </w:r>
      <w:r w:rsidRPr="00B64BE6">
        <w:t xml:space="preserve"> </w:t>
      </w:r>
      <w:r w:rsidRPr="00B64BE6">
        <w:rPr>
          <w:b/>
          <w:bCs/>
        </w:rPr>
        <w:t>13</w:t>
      </w:r>
      <w:r w:rsidRPr="00B64BE6">
        <w:t>, 3804 (2022).</w:t>
      </w:r>
    </w:p>
    <w:p w14:paraId="756FA56F" w14:textId="77777777" w:rsidR="00B64BE6" w:rsidRPr="00B64BE6" w:rsidRDefault="00B64BE6" w:rsidP="00B64BE6">
      <w:pPr>
        <w:pStyle w:val="Bibliography"/>
      </w:pPr>
      <w:r w:rsidRPr="00B64BE6">
        <w:t xml:space="preserve">12. </w:t>
      </w:r>
      <w:r w:rsidRPr="00B64BE6">
        <w:tab/>
        <w:t xml:space="preserve">S. S. Fontaine, K. D. Kohl, Ectotherm heat tolerance and the microbiome: current understanding, future directions and potential applications. </w:t>
      </w:r>
      <w:r w:rsidRPr="00B64BE6">
        <w:rPr>
          <w:i/>
          <w:iCs/>
        </w:rPr>
        <w:t>Journal of Experimental Biology</w:t>
      </w:r>
      <w:r w:rsidRPr="00B64BE6">
        <w:t xml:space="preserve"> </w:t>
      </w:r>
      <w:r w:rsidRPr="00B64BE6">
        <w:rPr>
          <w:b/>
          <w:bCs/>
        </w:rPr>
        <w:t>226</w:t>
      </w:r>
      <w:r w:rsidRPr="00B64BE6">
        <w:t>, jeb245761 (2023).</w:t>
      </w:r>
    </w:p>
    <w:p w14:paraId="572A9A45" w14:textId="77777777" w:rsidR="00B64BE6" w:rsidRPr="00B64BE6" w:rsidRDefault="00B64BE6" w:rsidP="00B64BE6">
      <w:pPr>
        <w:pStyle w:val="Bibliography"/>
      </w:pPr>
      <w:r w:rsidRPr="00B64BE6">
        <w:t xml:space="preserve">13. </w:t>
      </w:r>
      <w:r w:rsidRPr="00B64BE6">
        <w:tab/>
        <w:t xml:space="preserve">T. E. Hector, K. L. Hoang, J. Li, K. C. King, Symbiosis and host responses to heating. </w:t>
      </w:r>
      <w:r w:rsidRPr="00B64BE6">
        <w:rPr>
          <w:i/>
          <w:iCs/>
        </w:rPr>
        <w:t>Trends in Ecology &amp; Evolution</w:t>
      </w:r>
      <w:r w:rsidRPr="00B64BE6">
        <w:t xml:space="preserve"> </w:t>
      </w:r>
      <w:r w:rsidRPr="00B64BE6">
        <w:rPr>
          <w:b/>
          <w:bCs/>
        </w:rPr>
        <w:t>37</w:t>
      </w:r>
      <w:r w:rsidRPr="00B64BE6">
        <w:t>, 611–624 (2022).</w:t>
      </w:r>
    </w:p>
    <w:p w14:paraId="186D2827" w14:textId="77777777" w:rsidR="00B64BE6" w:rsidRPr="00B64BE6" w:rsidRDefault="00B64BE6" w:rsidP="00B64BE6">
      <w:pPr>
        <w:pStyle w:val="Bibliography"/>
      </w:pPr>
      <w:r w:rsidRPr="00B64BE6">
        <w:t xml:space="preserve">14. </w:t>
      </w:r>
      <w:r w:rsidRPr="00B64BE6">
        <w:tab/>
        <w:t xml:space="preserve">A. Jaramillo, L. E. Castañeda, Gut Microbiota of Drosophila subobscura Contributes to Its Heat Tolerance and Is Sensitive to Transient Thermal Stress. </w:t>
      </w:r>
      <w:r w:rsidRPr="00B64BE6">
        <w:rPr>
          <w:i/>
          <w:iCs/>
        </w:rPr>
        <w:t>Front. Microbiol.</w:t>
      </w:r>
      <w:r w:rsidRPr="00B64BE6">
        <w:t xml:space="preserve"> </w:t>
      </w:r>
      <w:r w:rsidRPr="00B64BE6">
        <w:rPr>
          <w:b/>
          <w:bCs/>
        </w:rPr>
        <w:t>12</w:t>
      </w:r>
      <w:r w:rsidRPr="00B64BE6">
        <w:t xml:space="preserve"> (2021).</w:t>
      </w:r>
    </w:p>
    <w:p w14:paraId="2EAA26E7" w14:textId="77777777" w:rsidR="00B64BE6" w:rsidRPr="00B64BE6" w:rsidRDefault="00B64BE6" w:rsidP="00B64BE6">
      <w:pPr>
        <w:pStyle w:val="Bibliography"/>
      </w:pPr>
      <w:r w:rsidRPr="00B64BE6">
        <w:t xml:space="preserve">15. </w:t>
      </w:r>
      <w:r w:rsidRPr="00B64BE6">
        <w:tab/>
        <w:t xml:space="preserve">B. Zhang, S. P. Leonard, Y. Li, N. A. Moran, Obligate bacterial endosymbionts limit thermal tolerance of insect host species. </w:t>
      </w:r>
      <w:r w:rsidRPr="00B64BE6">
        <w:rPr>
          <w:i/>
          <w:iCs/>
        </w:rPr>
        <w:t>Proceedings of the National Academy of Sciences</w:t>
      </w:r>
      <w:r w:rsidRPr="00B64BE6">
        <w:t xml:space="preserve"> </w:t>
      </w:r>
      <w:r w:rsidRPr="00B64BE6">
        <w:rPr>
          <w:b/>
          <w:bCs/>
        </w:rPr>
        <w:t>116</w:t>
      </w:r>
      <w:r w:rsidRPr="00B64BE6">
        <w:t>, 24712–24718 (2019).</w:t>
      </w:r>
    </w:p>
    <w:p w14:paraId="50A33160" w14:textId="77777777" w:rsidR="00B64BE6" w:rsidRPr="00B64BE6" w:rsidRDefault="00B64BE6" w:rsidP="00B64BE6">
      <w:pPr>
        <w:pStyle w:val="Bibliography"/>
      </w:pPr>
      <w:r w:rsidRPr="00B64BE6">
        <w:t xml:space="preserve">16. </w:t>
      </w:r>
      <w:r w:rsidRPr="00B64BE6">
        <w:tab/>
        <w:t xml:space="preserve">K. R. Amato, Incorporating the gut microbiota into models of human and non-human primate ecology and evolution. </w:t>
      </w:r>
      <w:r w:rsidRPr="00B64BE6">
        <w:rPr>
          <w:i/>
          <w:iCs/>
        </w:rPr>
        <w:t>American Journal of Physical Anthropology</w:t>
      </w:r>
      <w:r w:rsidRPr="00B64BE6">
        <w:t xml:space="preserve"> </w:t>
      </w:r>
      <w:r w:rsidRPr="00B64BE6">
        <w:rPr>
          <w:b/>
          <w:bCs/>
        </w:rPr>
        <w:t>159</w:t>
      </w:r>
      <w:r w:rsidRPr="00B64BE6">
        <w:t>, 196–215 (2016).</w:t>
      </w:r>
    </w:p>
    <w:p w14:paraId="1FAA1854" w14:textId="77777777" w:rsidR="00B64BE6" w:rsidRPr="00B64BE6" w:rsidRDefault="00B64BE6" w:rsidP="00B64BE6">
      <w:pPr>
        <w:pStyle w:val="Bibliography"/>
      </w:pPr>
      <w:r w:rsidRPr="00B64BE6">
        <w:t xml:space="preserve">17. </w:t>
      </w:r>
      <w:r w:rsidRPr="00B64BE6">
        <w:tab/>
        <w:t xml:space="preserve">J. Sepulveda, A. H. Moeller, The Effects of Temperature on Animal Gut Microbiomes. </w:t>
      </w:r>
      <w:r w:rsidRPr="00B64BE6">
        <w:rPr>
          <w:i/>
          <w:iCs/>
        </w:rPr>
        <w:t>Front. Microbiol.</w:t>
      </w:r>
      <w:r w:rsidRPr="00B64BE6">
        <w:t xml:space="preserve"> </w:t>
      </w:r>
      <w:r w:rsidRPr="00B64BE6">
        <w:rPr>
          <w:b/>
          <w:bCs/>
        </w:rPr>
        <w:t>11</w:t>
      </w:r>
      <w:r w:rsidRPr="00B64BE6">
        <w:t>, 384 (2020).</w:t>
      </w:r>
    </w:p>
    <w:p w14:paraId="5B7409EF" w14:textId="77777777" w:rsidR="00B64BE6" w:rsidRPr="00B64BE6" w:rsidRDefault="00B64BE6" w:rsidP="00B64BE6">
      <w:pPr>
        <w:pStyle w:val="Bibliography"/>
      </w:pPr>
      <w:r w:rsidRPr="00B64BE6">
        <w:t xml:space="preserve">18. </w:t>
      </w:r>
      <w:r w:rsidRPr="00B64BE6">
        <w:tab/>
        <w:t xml:space="preserve">S. Chen, J. Wang, D. Peng, G. Li, J. Chen, X. Gu, Exposure to heat-stress environment affects the physiology, circulation levels of cytokines, and microbiome in dairy cows. </w:t>
      </w:r>
      <w:r w:rsidRPr="00B64BE6">
        <w:rPr>
          <w:i/>
          <w:iCs/>
        </w:rPr>
        <w:t>Sci Rep</w:t>
      </w:r>
      <w:r w:rsidRPr="00B64BE6">
        <w:t xml:space="preserve"> </w:t>
      </w:r>
      <w:r w:rsidRPr="00B64BE6">
        <w:rPr>
          <w:b/>
          <w:bCs/>
        </w:rPr>
        <w:t>8</w:t>
      </w:r>
      <w:r w:rsidRPr="00B64BE6">
        <w:t>, 14606 (2018).</w:t>
      </w:r>
    </w:p>
    <w:p w14:paraId="0DADF13D" w14:textId="77777777" w:rsidR="00B64BE6" w:rsidRPr="00B64BE6" w:rsidRDefault="00B64BE6" w:rsidP="00B64BE6">
      <w:pPr>
        <w:pStyle w:val="Bibliography"/>
      </w:pPr>
      <w:r w:rsidRPr="00B64BE6">
        <w:t xml:space="preserve">19. </w:t>
      </w:r>
      <w:r w:rsidRPr="00B64BE6">
        <w:tab/>
        <w:t xml:space="preserve">S. S. Fontaine, A. J. Novarro, K. D. Kohl, Environmental temperature alters the digestive performance and gut microbiota of a terrestrial amphibian. </w:t>
      </w:r>
      <w:r w:rsidRPr="00B64BE6">
        <w:rPr>
          <w:i/>
          <w:iCs/>
        </w:rPr>
        <w:t>Journal of Experimental Biology</w:t>
      </w:r>
      <w:r w:rsidRPr="00B64BE6">
        <w:t xml:space="preserve"> </w:t>
      </w:r>
      <w:r w:rsidRPr="00B64BE6">
        <w:rPr>
          <w:b/>
          <w:bCs/>
        </w:rPr>
        <w:t>221</w:t>
      </w:r>
      <w:r w:rsidRPr="00B64BE6">
        <w:t>, jeb187559 (2018).</w:t>
      </w:r>
    </w:p>
    <w:p w14:paraId="650C7BB6" w14:textId="77777777" w:rsidR="00B64BE6" w:rsidRPr="00B64BE6" w:rsidRDefault="00B64BE6" w:rsidP="00B64BE6">
      <w:pPr>
        <w:pStyle w:val="Bibliography"/>
      </w:pPr>
      <w:r w:rsidRPr="00B64BE6">
        <w:lastRenderedPageBreak/>
        <w:t xml:space="preserve">20. </w:t>
      </w:r>
      <w:r w:rsidRPr="00B64BE6">
        <w:tab/>
        <w:t xml:space="preserve">K. Tajima, I. Nonaka, K. Higuchi, N. Takusari, M. Kurihara, A. Takenaka, M. Mitsumori, H. Kajikawa, R. I. Aminov, Influence of high temperature and humidity on rumen bacterial diversity in Holstein heifers. </w:t>
      </w:r>
      <w:r w:rsidRPr="00B64BE6">
        <w:rPr>
          <w:i/>
          <w:iCs/>
        </w:rPr>
        <w:t>Anaerobe</w:t>
      </w:r>
      <w:r w:rsidRPr="00B64BE6">
        <w:t xml:space="preserve"> </w:t>
      </w:r>
      <w:r w:rsidRPr="00B64BE6">
        <w:rPr>
          <w:b/>
          <w:bCs/>
        </w:rPr>
        <w:t>13</w:t>
      </w:r>
      <w:r w:rsidRPr="00B64BE6">
        <w:t>, 57–64 (2007).</w:t>
      </w:r>
    </w:p>
    <w:p w14:paraId="2AF2EB0E" w14:textId="77777777" w:rsidR="00B64BE6" w:rsidRPr="00B64BE6" w:rsidRDefault="00B64BE6" w:rsidP="00B64BE6">
      <w:pPr>
        <w:pStyle w:val="Bibliography"/>
      </w:pPr>
      <w:r w:rsidRPr="00B64BE6">
        <w:t xml:space="preserve">21. </w:t>
      </w:r>
      <w:r w:rsidRPr="00B64BE6">
        <w:tab/>
        <w:t xml:space="preserve">L. Zhu, R. Liao, N. Wu, G. Zhu, C. Yang, Heat stress mediates changes in fecal microbiome and functional pathways of laying hens. </w:t>
      </w:r>
      <w:r w:rsidRPr="00B64BE6">
        <w:rPr>
          <w:i/>
          <w:iCs/>
        </w:rPr>
        <w:t>Appl Microbiol Biotechnol</w:t>
      </w:r>
      <w:r w:rsidRPr="00B64BE6">
        <w:t xml:space="preserve"> </w:t>
      </w:r>
      <w:r w:rsidRPr="00B64BE6">
        <w:rPr>
          <w:b/>
          <w:bCs/>
        </w:rPr>
        <w:t>103</w:t>
      </w:r>
      <w:r w:rsidRPr="00B64BE6">
        <w:t>, 461–472 (2019).</w:t>
      </w:r>
    </w:p>
    <w:p w14:paraId="44304E2E" w14:textId="77777777" w:rsidR="00B64BE6" w:rsidRPr="00B64BE6" w:rsidRDefault="00B64BE6" w:rsidP="00B64BE6">
      <w:pPr>
        <w:pStyle w:val="Bibliography"/>
      </w:pPr>
      <w:r w:rsidRPr="00B64BE6">
        <w:t xml:space="preserve">22. </w:t>
      </w:r>
      <w:r w:rsidRPr="00B64BE6">
        <w:tab/>
        <w:t xml:space="preserve">I. Belhadj Slimen, N. Taha, G. Abdeljelil, D. Hajer, B. M. Moncef, A. Manef, Reactive oxygen species, heat stress and oxidative-induced mitochondrial damage. A review. </w:t>
      </w:r>
      <w:r w:rsidRPr="00B64BE6">
        <w:rPr>
          <w:i/>
          <w:iCs/>
        </w:rPr>
        <w:t>International Journal of Hyperthermia</w:t>
      </w:r>
      <w:r w:rsidRPr="00B64BE6">
        <w:t xml:space="preserve"> </w:t>
      </w:r>
      <w:r w:rsidRPr="00B64BE6">
        <w:rPr>
          <w:b/>
          <w:bCs/>
        </w:rPr>
        <w:t>30</w:t>
      </w:r>
      <w:r w:rsidRPr="00B64BE6">
        <w:t>, 513–523 (2014).</w:t>
      </w:r>
    </w:p>
    <w:p w14:paraId="0C34093D" w14:textId="77777777" w:rsidR="00B64BE6" w:rsidRPr="00B64BE6" w:rsidRDefault="00B64BE6" w:rsidP="00B64BE6">
      <w:pPr>
        <w:pStyle w:val="Bibliography"/>
      </w:pPr>
      <w:r w:rsidRPr="00B64BE6">
        <w:t xml:space="preserve">23. </w:t>
      </w:r>
      <w:r w:rsidRPr="00B64BE6">
        <w:tab/>
        <w:t xml:space="preserve">M. Dodson, R. Castro-Portuguez, D. D. Zhang, NRF2 plays a critical role in mitigating lipid peroxidation and ferroptosis. </w:t>
      </w:r>
      <w:r w:rsidRPr="00B64BE6">
        <w:rPr>
          <w:i/>
          <w:iCs/>
        </w:rPr>
        <w:t>Redox Biology</w:t>
      </w:r>
      <w:r w:rsidRPr="00B64BE6">
        <w:t xml:space="preserve"> </w:t>
      </w:r>
      <w:r w:rsidRPr="00B64BE6">
        <w:rPr>
          <w:b/>
          <w:bCs/>
        </w:rPr>
        <w:t>23</w:t>
      </w:r>
      <w:r w:rsidRPr="00B64BE6">
        <w:t>, 101107 (2019).</w:t>
      </w:r>
    </w:p>
    <w:p w14:paraId="43532A6C" w14:textId="77777777" w:rsidR="00B64BE6" w:rsidRPr="00B64BE6" w:rsidRDefault="00B64BE6" w:rsidP="00B64BE6">
      <w:pPr>
        <w:pStyle w:val="Bibliography"/>
      </w:pPr>
      <w:r w:rsidRPr="00B64BE6">
        <w:t xml:space="preserve">24. </w:t>
      </w:r>
      <w:r w:rsidRPr="00B64BE6">
        <w:tab/>
        <w:t xml:space="preserve">G. P. Lambert, C. V. Gisolfi, D. J. Berg, P. L. Moseley, L. W. Oberley, K. C. Kregel, Selected Contribution: Hyperthermia-induced intestinal  permeability and the role of oxidative  and nitrosative stress. </w:t>
      </w:r>
      <w:r w:rsidRPr="00B64BE6">
        <w:rPr>
          <w:i/>
          <w:iCs/>
        </w:rPr>
        <w:t>Journal of Applied Physiology</w:t>
      </w:r>
      <w:r w:rsidRPr="00B64BE6">
        <w:t xml:space="preserve"> </w:t>
      </w:r>
      <w:r w:rsidRPr="00B64BE6">
        <w:rPr>
          <w:b/>
          <w:bCs/>
        </w:rPr>
        <w:t>92</w:t>
      </w:r>
      <w:r w:rsidRPr="00B64BE6">
        <w:t>, 1750–1761 (2002).</w:t>
      </w:r>
    </w:p>
    <w:p w14:paraId="688F5317" w14:textId="77777777" w:rsidR="00B64BE6" w:rsidRPr="00B64BE6" w:rsidRDefault="00B64BE6" w:rsidP="00B64BE6">
      <w:pPr>
        <w:pStyle w:val="Bibliography"/>
      </w:pPr>
      <w:r w:rsidRPr="00B64BE6">
        <w:t xml:space="preserve">25. </w:t>
      </w:r>
      <w:r w:rsidRPr="00B64BE6">
        <w:tab/>
        <w:t xml:space="preserve">F. Koch, U. Thom, E. Albrecht, R. Weikard, W. Nolte, B. Kuhla, C. Kuehn, Heat stress directly impairs gut integrity and recruits distinct immune cell populations into the bovine intestine. </w:t>
      </w:r>
      <w:r w:rsidRPr="00B64BE6">
        <w:rPr>
          <w:i/>
          <w:iCs/>
        </w:rPr>
        <w:t>Proceedings of the National Academy of Sciences</w:t>
      </w:r>
      <w:r w:rsidRPr="00B64BE6">
        <w:t xml:space="preserve"> </w:t>
      </w:r>
      <w:r w:rsidRPr="00B64BE6">
        <w:rPr>
          <w:b/>
          <w:bCs/>
        </w:rPr>
        <w:t>116</w:t>
      </w:r>
      <w:r w:rsidRPr="00B64BE6">
        <w:t>, 10333–10338 (2019).</w:t>
      </w:r>
    </w:p>
    <w:p w14:paraId="5D737BBC" w14:textId="77777777" w:rsidR="00B64BE6" w:rsidRPr="00B64BE6" w:rsidRDefault="00B64BE6" w:rsidP="00B64BE6">
      <w:pPr>
        <w:pStyle w:val="Bibliography"/>
      </w:pPr>
      <w:r w:rsidRPr="00B64BE6">
        <w:t xml:space="preserve">26. </w:t>
      </w:r>
      <w:r w:rsidRPr="00B64BE6">
        <w:tab/>
        <w:t xml:space="preserve">C. Kunst, S. Schmid, M. Michalski, D. Tümen, J. Buttenschön, M. Müller, K. Gülow, The Influence of Gut Microbiota on Oxidative Stress and the Immune System. </w:t>
      </w:r>
      <w:r w:rsidRPr="00B64BE6">
        <w:rPr>
          <w:i/>
          <w:iCs/>
        </w:rPr>
        <w:t>Biomedicines</w:t>
      </w:r>
      <w:r w:rsidRPr="00B64BE6">
        <w:t xml:space="preserve"> </w:t>
      </w:r>
      <w:r w:rsidRPr="00B64BE6">
        <w:rPr>
          <w:b/>
          <w:bCs/>
        </w:rPr>
        <w:t>11</w:t>
      </w:r>
      <w:r w:rsidRPr="00B64BE6">
        <w:t>, 1388 (2023).</w:t>
      </w:r>
    </w:p>
    <w:p w14:paraId="325EC818" w14:textId="77777777" w:rsidR="00B64BE6" w:rsidRPr="00B64BE6" w:rsidRDefault="00B64BE6" w:rsidP="00B64BE6">
      <w:pPr>
        <w:pStyle w:val="Bibliography"/>
      </w:pPr>
      <w:r w:rsidRPr="00B64BE6">
        <w:t xml:space="preserve">27. </w:t>
      </w:r>
      <w:r w:rsidRPr="00B64BE6">
        <w:tab/>
        <w:t xml:space="preserve">Y. Sun, X. Wang, L. Li, C. Zhong, Y. Zhang, X. Yang, M. Li, C. Yang, The role of gut microbiota in intestinal disease: from an oxidative stress perspective. </w:t>
      </w:r>
      <w:r w:rsidRPr="00B64BE6">
        <w:rPr>
          <w:i/>
          <w:iCs/>
        </w:rPr>
        <w:t>Front. Microbiol.</w:t>
      </w:r>
      <w:r w:rsidRPr="00B64BE6">
        <w:t xml:space="preserve"> </w:t>
      </w:r>
      <w:r w:rsidRPr="00B64BE6">
        <w:rPr>
          <w:b/>
          <w:bCs/>
        </w:rPr>
        <w:t>15</w:t>
      </w:r>
      <w:r w:rsidRPr="00B64BE6">
        <w:t xml:space="preserve"> (2024).</w:t>
      </w:r>
    </w:p>
    <w:p w14:paraId="792F10AA" w14:textId="77777777" w:rsidR="00B64BE6" w:rsidRPr="00B64BE6" w:rsidRDefault="00B64BE6" w:rsidP="00B64BE6">
      <w:pPr>
        <w:pStyle w:val="Bibliography"/>
      </w:pPr>
      <w:r w:rsidRPr="00B64BE6">
        <w:t xml:space="preserve">28. </w:t>
      </w:r>
      <w:r w:rsidRPr="00B64BE6">
        <w:tab/>
        <w:t xml:space="preserve">T. Yardeni, C. E. Tanes, K. Bittinger, L. M. Mattei, P. M. Schaefer, L. N. Singh, G. D. Wu, D. G. Murdock, D. C. Wallace, Host mitochondria influence gut microbiome diversity: A role for ROS. </w:t>
      </w:r>
      <w:r w:rsidRPr="00B64BE6">
        <w:rPr>
          <w:i/>
          <w:iCs/>
        </w:rPr>
        <w:t>Science Signaling</w:t>
      </w:r>
      <w:r w:rsidRPr="00B64BE6">
        <w:t xml:space="preserve"> </w:t>
      </w:r>
      <w:r w:rsidRPr="00B64BE6">
        <w:rPr>
          <w:b/>
          <w:bCs/>
        </w:rPr>
        <w:t>12</w:t>
      </w:r>
      <w:r w:rsidRPr="00B64BE6">
        <w:t>, eaaw3159 (2019).</w:t>
      </w:r>
    </w:p>
    <w:p w14:paraId="1D9F42B2" w14:textId="77777777" w:rsidR="00B64BE6" w:rsidRPr="00B64BE6" w:rsidRDefault="00B64BE6" w:rsidP="00B64BE6">
      <w:pPr>
        <w:pStyle w:val="Bibliography"/>
      </w:pPr>
      <w:r w:rsidRPr="00B64BE6">
        <w:t xml:space="preserve">29. </w:t>
      </w:r>
      <w:r w:rsidRPr="00B64BE6">
        <w:tab/>
        <w:t xml:space="preserve">M. Fang, Z. Lei, M. Ruilin, W. Jing, D. Leqiang, High temperature stress induced oxidative stress, gut inflammation and disordered metabolome and microbiome in tsinling lenok trout. </w:t>
      </w:r>
      <w:r w:rsidRPr="00B64BE6">
        <w:rPr>
          <w:i/>
          <w:iCs/>
        </w:rPr>
        <w:t>Ecotoxicology and Environmental Safety</w:t>
      </w:r>
      <w:r w:rsidRPr="00B64BE6">
        <w:t xml:space="preserve"> </w:t>
      </w:r>
      <w:r w:rsidRPr="00B64BE6">
        <w:rPr>
          <w:b/>
          <w:bCs/>
        </w:rPr>
        <w:t>266</w:t>
      </w:r>
      <w:r w:rsidRPr="00B64BE6">
        <w:t>, 115607 (2023).</w:t>
      </w:r>
    </w:p>
    <w:p w14:paraId="01CE6096" w14:textId="77777777" w:rsidR="00B64BE6" w:rsidRPr="00B64BE6" w:rsidRDefault="00B64BE6" w:rsidP="00B64BE6">
      <w:pPr>
        <w:pStyle w:val="Bibliography"/>
      </w:pPr>
      <w:r w:rsidRPr="00B64BE6">
        <w:t xml:space="preserve">30. </w:t>
      </w:r>
      <w:r w:rsidRPr="00B64BE6">
        <w:tab/>
        <w:t xml:space="preserve">X. Liu, Z. Ma, Y. Wang, H. Jia, Z. Wang, L. Zhang, Heat stress exposure cause alterations in intestinal microbiota, transcriptome, and metabolome of broilers. </w:t>
      </w:r>
      <w:r w:rsidRPr="00B64BE6">
        <w:rPr>
          <w:i/>
          <w:iCs/>
        </w:rPr>
        <w:t>Front. Microbiol.</w:t>
      </w:r>
      <w:r w:rsidRPr="00B64BE6">
        <w:t xml:space="preserve"> </w:t>
      </w:r>
      <w:r w:rsidRPr="00B64BE6">
        <w:rPr>
          <w:b/>
          <w:bCs/>
        </w:rPr>
        <w:t>14</w:t>
      </w:r>
      <w:r w:rsidRPr="00B64BE6">
        <w:t xml:space="preserve"> (2023).</w:t>
      </w:r>
    </w:p>
    <w:p w14:paraId="655C1DA0" w14:textId="77777777" w:rsidR="00B64BE6" w:rsidRPr="00B64BE6" w:rsidRDefault="00B64BE6" w:rsidP="00B64BE6">
      <w:pPr>
        <w:pStyle w:val="Bibliography"/>
      </w:pPr>
      <w:r w:rsidRPr="00B64BE6">
        <w:t xml:space="preserve">31. </w:t>
      </w:r>
      <w:r w:rsidRPr="00B64BE6">
        <w:tab/>
        <w:t xml:space="preserve">B. Xia, W. Wu, W. Fang, X. Wen, J. Xie, H. Zhang, Heat stress-induced mucosal barrier dysfunction is potentially associated with gut microbiota dysbiosis in pigs. </w:t>
      </w:r>
      <w:r w:rsidRPr="00B64BE6">
        <w:rPr>
          <w:i/>
          <w:iCs/>
        </w:rPr>
        <w:t>Animal Nutrition</w:t>
      </w:r>
      <w:r w:rsidRPr="00B64BE6">
        <w:t xml:space="preserve"> </w:t>
      </w:r>
      <w:r w:rsidRPr="00B64BE6">
        <w:rPr>
          <w:b/>
          <w:bCs/>
        </w:rPr>
        <w:t>8</w:t>
      </w:r>
      <w:r w:rsidRPr="00B64BE6">
        <w:t>, 289–299 (2022).</w:t>
      </w:r>
    </w:p>
    <w:p w14:paraId="19E979BE" w14:textId="77777777" w:rsidR="00B64BE6" w:rsidRPr="00B64BE6" w:rsidRDefault="00B64BE6" w:rsidP="00B64BE6">
      <w:pPr>
        <w:pStyle w:val="Bibliography"/>
      </w:pPr>
      <w:r w:rsidRPr="00B64BE6">
        <w:lastRenderedPageBreak/>
        <w:t xml:space="preserve">32. </w:t>
      </w:r>
      <w:r w:rsidRPr="00B64BE6">
        <w:tab/>
        <w:t xml:space="preserve">X. Bai, Y. Shi, L. Tang, L. Chen, H. Fan, H. Wang, J. Wang, X. Jia, S. Chen, S. Lai, Heat Stress Affects Faecal Microbial and Metabolic Alterations of Rabbits. </w:t>
      </w:r>
      <w:r w:rsidRPr="00B64BE6">
        <w:rPr>
          <w:i/>
          <w:iCs/>
        </w:rPr>
        <w:t>Front. Microbiol.</w:t>
      </w:r>
      <w:r w:rsidRPr="00B64BE6">
        <w:t xml:space="preserve"> </w:t>
      </w:r>
      <w:r w:rsidRPr="00B64BE6">
        <w:rPr>
          <w:b/>
          <w:bCs/>
        </w:rPr>
        <w:t>12</w:t>
      </w:r>
      <w:r w:rsidRPr="00B64BE6">
        <w:t xml:space="preserve"> (2022).</w:t>
      </w:r>
    </w:p>
    <w:p w14:paraId="2CF026BF" w14:textId="77777777" w:rsidR="00B64BE6" w:rsidRPr="00B64BE6" w:rsidRDefault="00B64BE6" w:rsidP="00B64BE6">
      <w:pPr>
        <w:pStyle w:val="Bibliography"/>
      </w:pPr>
      <w:r w:rsidRPr="00B64BE6">
        <w:t xml:space="preserve">33. </w:t>
      </w:r>
      <w:r w:rsidRPr="00B64BE6">
        <w:tab/>
        <w:t xml:space="preserve">E. Bestion, S. Jacob, L. Zinger, L. Di Gesu, M. Richard, J. White, J. Cote, Climate warming reduces gut microbiota diversity in a vertebrate ectotherm. </w:t>
      </w:r>
      <w:r w:rsidRPr="00B64BE6">
        <w:rPr>
          <w:i/>
          <w:iCs/>
        </w:rPr>
        <w:t>Nat Ecol Evol</w:t>
      </w:r>
      <w:r w:rsidRPr="00B64BE6">
        <w:t xml:space="preserve"> </w:t>
      </w:r>
      <w:r w:rsidRPr="00B64BE6">
        <w:rPr>
          <w:b/>
          <w:bCs/>
        </w:rPr>
        <w:t>1</w:t>
      </w:r>
      <w:r w:rsidRPr="00B64BE6">
        <w:t>, 1–3 (2017).</w:t>
      </w:r>
    </w:p>
    <w:p w14:paraId="140B341F" w14:textId="77777777" w:rsidR="00B64BE6" w:rsidRPr="00B64BE6" w:rsidRDefault="00B64BE6" w:rsidP="00B64BE6">
      <w:pPr>
        <w:pStyle w:val="Bibliography"/>
      </w:pPr>
      <w:r w:rsidRPr="00B64BE6">
        <w:t xml:space="preserve">34. </w:t>
      </w:r>
      <w:r w:rsidRPr="00B64BE6">
        <w:tab/>
        <w:t xml:space="preserve">Z. Lu, R. Sethu, J. A. Imlay, Endogenous superoxide is a key effector of the oxygen sensitivity of a model obligate anaerobe. </w:t>
      </w:r>
      <w:r w:rsidRPr="00B64BE6">
        <w:rPr>
          <w:i/>
          <w:iCs/>
        </w:rPr>
        <w:t>Proceedings of the National Academy of Sciences</w:t>
      </w:r>
      <w:r w:rsidRPr="00B64BE6">
        <w:t xml:space="preserve"> </w:t>
      </w:r>
      <w:r w:rsidRPr="00B64BE6">
        <w:rPr>
          <w:b/>
          <w:bCs/>
        </w:rPr>
        <w:t>115</w:t>
      </w:r>
      <w:r w:rsidRPr="00B64BE6">
        <w:t>, E3266–E3275 (2018).</w:t>
      </w:r>
    </w:p>
    <w:p w14:paraId="0CDB4EB9" w14:textId="77777777" w:rsidR="00B64BE6" w:rsidRPr="00B64BE6" w:rsidRDefault="00B64BE6" w:rsidP="00B64BE6">
      <w:pPr>
        <w:pStyle w:val="Bibliography"/>
      </w:pPr>
      <w:r w:rsidRPr="00B64BE6">
        <w:t xml:space="preserve">35. </w:t>
      </w:r>
      <w:r w:rsidRPr="00B64BE6">
        <w:tab/>
        <w:t xml:space="preserve">J. M. McCord, B. B. Keele, I. Fridovich, An Enzyme-Based Theory of Obligate Anaerobiosis: The Physiological Function of Superoxide Dismutase. </w:t>
      </w:r>
      <w:r w:rsidRPr="00B64BE6">
        <w:rPr>
          <w:i/>
          <w:iCs/>
        </w:rPr>
        <w:t>Proceedings of the National Academy of Sciences</w:t>
      </w:r>
      <w:r w:rsidRPr="00B64BE6">
        <w:t xml:space="preserve"> </w:t>
      </w:r>
      <w:r w:rsidRPr="00B64BE6">
        <w:rPr>
          <w:b/>
          <w:bCs/>
        </w:rPr>
        <w:t>68</w:t>
      </w:r>
      <w:r w:rsidRPr="00B64BE6">
        <w:t>, 1024–1027 (1971).</w:t>
      </w:r>
    </w:p>
    <w:p w14:paraId="5467D14B" w14:textId="77777777" w:rsidR="00B64BE6" w:rsidRPr="00B64BE6" w:rsidRDefault="00B64BE6" w:rsidP="00B64BE6">
      <w:pPr>
        <w:pStyle w:val="Bibliography"/>
      </w:pPr>
      <w:r w:rsidRPr="00B64BE6">
        <w:t xml:space="preserve">36. </w:t>
      </w:r>
      <w:r w:rsidRPr="00B64BE6">
        <w:tab/>
        <w:t xml:space="preserve">L. Albenberg, T. V. Esipova, C. P. Judge, K. Bittinger, J. Chen, A. Laughlin, S. Grunberg, R. N. Baldassano, J. D. Lewis, H. Li, S. R. Thom, F. D. Bushman, S. A. Vinogradov, G. D. Wu, Correlation Between Intraluminal Oxygen Gradient and Radial Partitioning of Intestinal Microbiota. </w:t>
      </w:r>
      <w:r w:rsidRPr="00B64BE6">
        <w:rPr>
          <w:i/>
          <w:iCs/>
        </w:rPr>
        <w:t>Gastroenterology</w:t>
      </w:r>
      <w:r w:rsidRPr="00B64BE6">
        <w:t xml:space="preserve"> </w:t>
      </w:r>
      <w:r w:rsidRPr="00B64BE6">
        <w:rPr>
          <w:b/>
          <w:bCs/>
        </w:rPr>
        <w:t>147</w:t>
      </w:r>
      <w:r w:rsidRPr="00B64BE6">
        <w:t>, 1055-1063.e8 (2014).</w:t>
      </w:r>
    </w:p>
    <w:p w14:paraId="2DD50C07" w14:textId="77777777" w:rsidR="00B64BE6" w:rsidRPr="00B64BE6" w:rsidRDefault="00B64BE6" w:rsidP="00B64BE6">
      <w:pPr>
        <w:pStyle w:val="Bibliography"/>
      </w:pPr>
      <w:r w:rsidRPr="00B64BE6">
        <w:t xml:space="preserve">37. </w:t>
      </w:r>
      <w:r w:rsidRPr="00B64BE6">
        <w:tab/>
        <w:t xml:space="preserve">N.-R. Shin, T. W. Whon, J.-W. Bae, </w:t>
      </w:r>
      <w:r w:rsidRPr="00B64BE6">
        <w:rPr>
          <w:i/>
          <w:iCs/>
        </w:rPr>
        <w:t>Proteobacteria</w:t>
      </w:r>
      <w:r w:rsidRPr="00B64BE6">
        <w:t xml:space="preserve">: microbial signature of dysbiosis in gut microbiota. </w:t>
      </w:r>
      <w:r w:rsidRPr="00B64BE6">
        <w:rPr>
          <w:i/>
          <w:iCs/>
        </w:rPr>
        <w:t>Trends in Biotechnology</w:t>
      </w:r>
      <w:r w:rsidRPr="00B64BE6">
        <w:t xml:space="preserve"> </w:t>
      </w:r>
      <w:r w:rsidRPr="00B64BE6">
        <w:rPr>
          <w:b/>
          <w:bCs/>
        </w:rPr>
        <w:t>33</w:t>
      </w:r>
      <w:r w:rsidRPr="00B64BE6">
        <w:t>, 496–503 (2015).</w:t>
      </w:r>
    </w:p>
    <w:p w14:paraId="613B43F4" w14:textId="77777777" w:rsidR="00B64BE6" w:rsidRPr="00B64BE6" w:rsidRDefault="00B64BE6" w:rsidP="00B64BE6">
      <w:pPr>
        <w:pStyle w:val="Bibliography"/>
      </w:pPr>
      <w:r w:rsidRPr="00B64BE6">
        <w:t xml:space="preserve">38. </w:t>
      </w:r>
      <w:r w:rsidRPr="00B64BE6">
        <w:tab/>
        <w:t xml:space="preserve">H. J. Flint, Scott ,Karen P., Duncan ,Sylvia H., Louis ,Petra, E. and Forano, Microbial degradation of complex carbohydrates in the gut. </w:t>
      </w:r>
      <w:r w:rsidRPr="00B64BE6">
        <w:rPr>
          <w:i/>
          <w:iCs/>
        </w:rPr>
        <w:t>Gut Microbes</w:t>
      </w:r>
      <w:r w:rsidRPr="00B64BE6">
        <w:t xml:space="preserve"> </w:t>
      </w:r>
      <w:r w:rsidRPr="00B64BE6">
        <w:rPr>
          <w:b/>
          <w:bCs/>
        </w:rPr>
        <w:t>3</w:t>
      </w:r>
      <w:r w:rsidRPr="00B64BE6">
        <w:t>, 289–306 (2012).</w:t>
      </w:r>
    </w:p>
    <w:p w14:paraId="39AAD88F" w14:textId="77777777" w:rsidR="00B64BE6" w:rsidRPr="00B64BE6" w:rsidRDefault="00B64BE6" w:rsidP="00B64BE6">
      <w:pPr>
        <w:pStyle w:val="Bibliography"/>
      </w:pPr>
      <w:r w:rsidRPr="00B64BE6">
        <w:t xml:space="preserve">39. </w:t>
      </w:r>
      <w:r w:rsidRPr="00B64BE6">
        <w:tab/>
        <w:t xml:space="preserve">L. V. Hooper, T. Midtvedt, J. I. Gordon, How host-microbial interactions shape the nutrient environment of the mammalian intestine. </w:t>
      </w:r>
      <w:r w:rsidRPr="00B64BE6">
        <w:rPr>
          <w:i/>
          <w:iCs/>
        </w:rPr>
        <w:t>Annual Review of Nutrition</w:t>
      </w:r>
      <w:r w:rsidRPr="00B64BE6">
        <w:t xml:space="preserve"> </w:t>
      </w:r>
      <w:r w:rsidRPr="00B64BE6">
        <w:rPr>
          <w:b/>
          <w:bCs/>
        </w:rPr>
        <w:t>22</w:t>
      </w:r>
      <w:r w:rsidRPr="00B64BE6">
        <w:t>, 283–307 (2002).</w:t>
      </w:r>
    </w:p>
    <w:p w14:paraId="6A42B585" w14:textId="77777777" w:rsidR="00B64BE6" w:rsidRPr="00B64BE6" w:rsidRDefault="00B64BE6" w:rsidP="00B64BE6">
      <w:pPr>
        <w:pStyle w:val="Bibliography"/>
      </w:pPr>
      <w:r w:rsidRPr="00B64BE6">
        <w:t xml:space="preserve">40. </w:t>
      </w:r>
      <w:r w:rsidRPr="00B64BE6">
        <w:tab/>
        <w:t xml:space="preserve">E. Maier, R. C. Anderson, N. C. Roy, Understanding How Commensal Obligate Anaerobic Bacteria Regulate Immune Functions in the Large Intestine. </w:t>
      </w:r>
      <w:r w:rsidRPr="00B64BE6">
        <w:rPr>
          <w:i/>
          <w:iCs/>
        </w:rPr>
        <w:t>Nutrients</w:t>
      </w:r>
      <w:r w:rsidRPr="00B64BE6">
        <w:t xml:space="preserve"> </w:t>
      </w:r>
      <w:r w:rsidRPr="00B64BE6">
        <w:rPr>
          <w:b/>
          <w:bCs/>
        </w:rPr>
        <w:t>7</w:t>
      </w:r>
      <w:r w:rsidRPr="00B64BE6">
        <w:t>, 45–73 (2014).</w:t>
      </w:r>
    </w:p>
    <w:p w14:paraId="1C3AABC6" w14:textId="77777777" w:rsidR="00B64BE6" w:rsidRPr="00B64BE6" w:rsidRDefault="00B64BE6" w:rsidP="00B64BE6">
      <w:pPr>
        <w:pStyle w:val="Bibliography"/>
      </w:pPr>
      <w:r w:rsidRPr="00B64BE6">
        <w:t xml:space="preserve">41. </w:t>
      </w:r>
      <w:r w:rsidRPr="00B64BE6">
        <w:tab/>
        <w:t xml:space="preserve">R. Corrêa-Oliveira, J. L. Fachi, A. Vieira, F. T. Sato, M. A. R. Vinolo, Regulation of immune cell function by short-chain fatty acids. </w:t>
      </w:r>
      <w:r w:rsidRPr="00B64BE6">
        <w:rPr>
          <w:i/>
          <w:iCs/>
        </w:rPr>
        <w:t>Clinical &amp; Translational Immunology</w:t>
      </w:r>
      <w:r w:rsidRPr="00B64BE6">
        <w:t xml:space="preserve"> </w:t>
      </w:r>
      <w:r w:rsidRPr="00B64BE6">
        <w:rPr>
          <w:b/>
          <w:bCs/>
        </w:rPr>
        <w:t>5</w:t>
      </w:r>
      <w:r w:rsidRPr="00B64BE6">
        <w:t>, e73 (2016).</w:t>
      </w:r>
    </w:p>
    <w:p w14:paraId="11DC9975" w14:textId="77777777" w:rsidR="00B64BE6" w:rsidRPr="00B64BE6" w:rsidRDefault="00B64BE6" w:rsidP="00B64BE6">
      <w:pPr>
        <w:pStyle w:val="Bibliography"/>
      </w:pPr>
      <w:r w:rsidRPr="00B64BE6">
        <w:t xml:space="preserve">42. </w:t>
      </w:r>
      <w:r w:rsidRPr="00B64BE6">
        <w:tab/>
        <w:t xml:space="preserve">Y. Furusawa, Y. Obata, S. Fukuda, T. A. Endo, G. Nakato, D. Takahashi, Y. Nakanishi, C. Uetake, K. Kato, T. Kato, M. Takahashi, N. N. Fukuda, S. Murakami, E. Miyauchi, S. Hino, K. Atarashi, S. Onawa, Y. Fujimura, T. Lockett, J. M. Clarke, D. L. Topping, M. Tomita, S. Hori, O. Ohara, T. Morita, H. Koseki, J. Kikuchi, K. Honda, K. Hase, H. Ohno, Commensal microbe-derived butyrate induces the differentiation of colonic regulatory T cells. </w:t>
      </w:r>
      <w:r w:rsidRPr="00B64BE6">
        <w:rPr>
          <w:i/>
          <w:iCs/>
        </w:rPr>
        <w:t>Nature</w:t>
      </w:r>
      <w:r w:rsidRPr="00B64BE6">
        <w:t xml:space="preserve"> </w:t>
      </w:r>
      <w:r w:rsidRPr="00B64BE6">
        <w:rPr>
          <w:b/>
          <w:bCs/>
        </w:rPr>
        <w:t>504</w:t>
      </w:r>
      <w:r w:rsidRPr="00B64BE6">
        <w:t>, 446–450 (2013).</w:t>
      </w:r>
    </w:p>
    <w:p w14:paraId="56F7DEC4" w14:textId="77777777" w:rsidR="00B64BE6" w:rsidRPr="00B64BE6" w:rsidRDefault="00B64BE6" w:rsidP="00B64BE6">
      <w:pPr>
        <w:pStyle w:val="Bibliography"/>
      </w:pPr>
      <w:r w:rsidRPr="00B64BE6">
        <w:lastRenderedPageBreak/>
        <w:t xml:space="preserve">43. </w:t>
      </w:r>
      <w:r w:rsidRPr="00B64BE6">
        <w:tab/>
        <w:t xml:space="preserve">L. Klampfer, J. Huang, T. Sasazuki, S. Shirasawa, L. Augenlicht, Inhibition of Interferon γ Signaling by the Short Chain Fatty Acid Butyrate1. </w:t>
      </w:r>
      <w:r w:rsidRPr="00B64BE6">
        <w:rPr>
          <w:i/>
          <w:iCs/>
        </w:rPr>
        <w:t>Molecular Cancer Research</w:t>
      </w:r>
      <w:r w:rsidRPr="00B64BE6">
        <w:t xml:space="preserve"> </w:t>
      </w:r>
      <w:r w:rsidRPr="00B64BE6">
        <w:rPr>
          <w:b/>
          <w:bCs/>
        </w:rPr>
        <w:t>1</w:t>
      </w:r>
      <w:r w:rsidRPr="00B64BE6">
        <w:t>, 855–862 (2003).</w:t>
      </w:r>
    </w:p>
    <w:p w14:paraId="7E29E70E" w14:textId="77777777" w:rsidR="00B64BE6" w:rsidRPr="00B64BE6" w:rsidRDefault="00B64BE6" w:rsidP="00B64BE6">
      <w:pPr>
        <w:pStyle w:val="Bibliography"/>
      </w:pPr>
      <w:r w:rsidRPr="00B64BE6">
        <w:t xml:space="preserve">44. </w:t>
      </w:r>
      <w:r w:rsidRPr="00B64BE6">
        <w:tab/>
        <w:t xml:space="preserve">X. Liu, J. Shao, Y.-T. Liao, L.-N. Wang, Y. Jia, P. Dong, Z. Liu, D. He, C. Li, X. Zhang, Regulation of short-chain fatty acids in the immune system. </w:t>
      </w:r>
      <w:r w:rsidRPr="00B64BE6">
        <w:rPr>
          <w:i/>
          <w:iCs/>
        </w:rPr>
        <w:t>Front Immunol</w:t>
      </w:r>
      <w:r w:rsidRPr="00B64BE6">
        <w:t xml:space="preserve"> </w:t>
      </w:r>
      <w:r w:rsidRPr="00B64BE6">
        <w:rPr>
          <w:b/>
          <w:bCs/>
        </w:rPr>
        <w:t>14</w:t>
      </w:r>
      <w:r w:rsidRPr="00B64BE6">
        <w:t>, 1186892 (2023).</w:t>
      </w:r>
    </w:p>
    <w:p w14:paraId="28920CD5" w14:textId="77777777" w:rsidR="00B64BE6" w:rsidRPr="00B64BE6" w:rsidRDefault="00B64BE6" w:rsidP="00B64BE6">
      <w:pPr>
        <w:pStyle w:val="Bibliography"/>
      </w:pPr>
      <w:r w:rsidRPr="00B64BE6">
        <w:t xml:space="preserve">45. </w:t>
      </w:r>
      <w:r w:rsidRPr="00B64BE6">
        <w:tab/>
        <w:t xml:space="preserve">Z. Yu, J. M. Cantet, H. A. Paz, J. D. Kaufman, M. S. Orellano, I. R. Ipharraguerre, A. G. Ríus, Heat stress–associated changes in the intestinal barrier, inflammatory signals, and microbiome communities in dairy calves. </w:t>
      </w:r>
      <w:r w:rsidRPr="00B64BE6">
        <w:rPr>
          <w:i/>
          <w:iCs/>
        </w:rPr>
        <w:t>Journal of Dairy Science</w:t>
      </w:r>
      <w:r w:rsidRPr="00B64BE6">
        <w:t xml:space="preserve"> </w:t>
      </w:r>
      <w:r w:rsidRPr="00B64BE6">
        <w:rPr>
          <w:b/>
          <w:bCs/>
        </w:rPr>
        <w:t>107</w:t>
      </w:r>
      <w:r w:rsidRPr="00B64BE6">
        <w:t>, 1175–1196 (2024).</w:t>
      </w:r>
    </w:p>
    <w:p w14:paraId="06030DE4" w14:textId="77777777" w:rsidR="00B64BE6" w:rsidRPr="00B64BE6" w:rsidRDefault="00B64BE6" w:rsidP="00B64BE6">
      <w:pPr>
        <w:pStyle w:val="Bibliography"/>
      </w:pPr>
      <w:r w:rsidRPr="00B64BE6">
        <w:t xml:space="preserve">46. </w:t>
      </w:r>
      <w:r w:rsidRPr="00B64BE6">
        <w:tab/>
        <w:t xml:space="preserve">J. He, Y. He, D. Pan, J. Cao, Y. Sun, X. Zeng, Associations of Gut Microbiota With Heat Stress-Induced Changes of Growth, Fat Deposition, Intestinal Morphology, and Antioxidant Capacity in Ducks. </w:t>
      </w:r>
      <w:r w:rsidRPr="00B64BE6">
        <w:rPr>
          <w:i/>
          <w:iCs/>
        </w:rPr>
        <w:t>Front. Microbiol.</w:t>
      </w:r>
      <w:r w:rsidRPr="00B64BE6">
        <w:t xml:space="preserve"> </w:t>
      </w:r>
      <w:r w:rsidRPr="00B64BE6">
        <w:rPr>
          <w:b/>
          <w:bCs/>
        </w:rPr>
        <w:t>10</w:t>
      </w:r>
      <w:r w:rsidRPr="00B64BE6">
        <w:t xml:space="preserve"> (2019).</w:t>
      </w:r>
    </w:p>
    <w:p w14:paraId="3E389462" w14:textId="77777777" w:rsidR="00B64BE6" w:rsidRPr="00B64BE6" w:rsidRDefault="00B64BE6" w:rsidP="00B64BE6">
      <w:pPr>
        <w:pStyle w:val="Bibliography"/>
      </w:pPr>
      <w:r w:rsidRPr="00B64BE6">
        <w:t xml:space="preserve">47. </w:t>
      </w:r>
      <w:r w:rsidRPr="00B64BE6">
        <w:tab/>
        <w:t xml:space="preserve">Y.-J. Seo, L. Chiwoong, L. Byeonghwi, K. Jun-Mo, Microbial-transcriptome integrative analysis of heat stress effects on amino acid metabolism and lipid peroxidation in poultry jejunum. </w:t>
      </w:r>
      <w:r w:rsidRPr="00B64BE6">
        <w:rPr>
          <w:i/>
          <w:iCs/>
        </w:rPr>
        <w:t>Animal Biotechnology</w:t>
      </w:r>
      <w:r w:rsidRPr="00B64BE6">
        <w:t xml:space="preserve"> </w:t>
      </w:r>
      <w:r w:rsidRPr="00B64BE6">
        <w:rPr>
          <w:b/>
          <w:bCs/>
        </w:rPr>
        <w:t>35</w:t>
      </w:r>
      <w:r w:rsidRPr="00B64BE6">
        <w:t>, 2331179 (2024).</w:t>
      </w:r>
    </w:p>
    <w:p w14:paraId="1BA1420E" w14:textId="77777777" w:rsidR="00B64BE6" w:rsidRPr="00B64BE6" w:rsidRDefault="00B64BE6" w:rsidP="00B64BE6">
      <w:pPr>
        <w:pStyle w:val="Bibliography"/>
      </w:pPr>
      <w:r w:rsidRPr="00B64BE6">
        <w:t xml:space="preserve">48. </w:t>
      </w:r>
      <w:r w:rsidRPr="00B64BE6">
        <w:tab/>
        <w:t xml:space="preserve">K. J. Emerson, S. S. Fontaine, K. D. Kohl, S. K. Woodley, Temperature and the microbial environment alter brain morphology in a larval amphibian. </w:t>
      </w:r>
      <w:r w:rsidRPr="00B64BE6">
        <w:rPr>
          <w:i/>
          <w:iCs/>
        </w:rPr>
        <w:t>Journal of Experimental Biology</w:t>
      </w:r>
      <w:r w:rsidRPr="00B64BE6">
        <w:t xml:space="preserve"> </w:t>
      </w:r>
      <w:r w:rsidRPr="00B64BE6">
        <w:rPr>
          <w:b/>
          <w:bCs/>
        </w:rPr>
        <w:t>226</w:t>
      </w:r>
      <w:r w:rsidRPr="00B64BE6">
        <w:t>, jeb245333 (2023).</w:t>
      </w:r>
    </w:p>
    <w:p w14:paraId="146FCD62" w14:textId="77777777" w:rsidR="00B64BE6" w:rsidRPr="00B64BE6" w:rsidRDefault="00B64BE6" w:rsidP="00B64BE6">
      <w:pPr>
        <w:pStyle w:val="Bibliography"/>
      </w:pPr>
      <w:r w:rsidRPr="00B64BE6">
        <w:t xml:space="preserve">49. </w:t>
      </w:r>
      <w:r w:rsidRPr="00B64BE6">
        <w:tab/>
        <w:t xml:space="preserve">A. H. Moeller, K. Ivey, M. B. Cornwall, K. Herr, J. Rede, E. N. Taylor, A. R. Gunderson, The Lizard Gut Microbiome Changes with Temperature and Is Associated with Heat Tolerance. </w:t>
      </w:r>
      <w:r w:rsidRPr="00B64BE6">
        <w:rPr>
          <w:i/>
          <w:iCs/>
        </w:rPr>
        <w:t>Applied and Environmental Microbiology</w:t>
      </w:r>
      <w:r w:rsidRPr="00B64BE6">
        <w:t xml:space="preserve"> </w:t>
      </w:r>
      <w:r w:rsidRPr="00B64BE6">
        <w:rPr>
          <w:b/>
          <w:bCs/>
        </w:rPr>
        <w:t>86</w:t>
      </w:r>
      <w:r w:rsidRPr="00B64BE6">
        <w:t>, e01181-20 (2020).</w:t>
      </w:r>
    </w:p>
    <w:p w14:paraId="2026E838" w14:textId="77777777" w:rsidR="00B64BE6" w:rsidRPr="00B64BE6" w:rsidRDefault="00B64BE6" w:rsidP="00B64BE6">
      <w:pPr>
        <w:pStyle w:val="Bibliography"/>
      </w:pPr>
      <w:r w:rsidRPr="00B64BE6">
        <w:t xml:space="preserve">50. </w:t>
      </w:r>
      <w:r w:rsidRPr="00B64BE6">
        <w:tab/>
        <w:t xml:space="preserve">G. Wang, X. Li, Y. Zhou, J. Feng, M. Zhang, Effects of Heat Stress on Gut-Microbial Metabolites, Gastrointestinal Peptides, Glycolipid Metabolism, and Performance of Broilers. </w:t>
      </w:r>
      <w:r w:rsidRPr="00B64BE6">
        <w:rPr>
          <w:i/>
          <w:iCs/>
        </w:rPr>
        <w:t>Animals</w:t>
      </w:r>
      <w:r w:rsidRPr="00B64BE6">
        <w:t xml:space="preserve"> </w:t>
      </w:r>
      <w:r w:rsidRPr="00B64BE6">
        <w:rPr>
          <w:b/>
          <w:bCs/>
        </w:rPr>
        <w:t>11</w:t>
      </w:r>
      <w:r w:rsidRPr="00B64BE6">
        <w:t>, 1286 (2021).</w:t>
      </w:r>
    </w:p>
    <w:p w14:paraId="0FA767FD" w14:textId="77777777" w:rsidR="00B64BE6" w:rsidRPr="00B64BE6" w:rsidRDefault="00B64BE6" w:rsidP="00B64BE6">
      <w:pPr>
        <w:pStyle w:val="Bibliography"/>
      </w:pPr>
      <w:r w:rsidRPr="00B64BE6">
        <w:t xml:space="preserve">51. </w:t>
      </w:r>
      <w:r w:rsidRPr="00B64BE6">
        <w:tab/>
        <w:t xml:space="preserve">A. Baniel, K. R. Amato, J. C. Beehner, T. J. Bergman, A. Mercer, R. F. Perlman, L. Petrullo, L. Reitsema, S. Sams, A. Lu, N. Snyder-Mackler, Seasonal shifts in the gut microbiome indicate plastic responses to diet in wild geladas. </w:t>
      </w:r>
      <w:r w:rsidRPr="00B64BE6">
        <w:rPr>
          <w:i/>
          <w:iCs/>
        </w:rPr>
        <w:t>Microbiome</w:t>
      </w:r>
      <w:r w:rsidRPr="00B64BE6">
        <w:t xml:space="preserve"> </w:t>
      </w:r>
      <w:r w:rsidRPr="00B64BE6">
        <w:rPr>
          <w:b/>
          <w:bCs/>
        </w:rPr>
        <w:t>9</w:t>
      </w:r>
      <w:r w:rsidRPr="00B64BE6">
        <w:t>, 26 (2021).</w:t>
      </w:r>
    </w:p>
    <w:p w14:paraId="244D1EDE" w14:textId="77777777" w:rsidR="00B64BE6" w:rsidRPr="00B64BE6" w:rsidRDefault="00B64BE6" w:rsidP="00B64BE6">
      <w:pPr>
        <w:pStyle w:val="Bibliography"/>
      </w:pPr>
      <w:r w:rsidRPr="00B64BE6">
        <w:t xml:space="preserve">52. </w:t>
      </w:r>
      <w:r w:rsidRPr="00B64BE6">
        <w:tab/>
        <w:t xml:space="preserve">J. D. Orkin, F. A. Campos, M. S. Myers, S. E. Cheves Hernandez, A. Guadamuz, A. D. Melin, Seasonality of the gut microbiota of free-ranging white-faced capuchins in a tropical dry forest. </w:t>
      </w:r>
      <w:r w:rsidRPr="00B64BE6">
        <w:rPr>
          <w:i/>
          <w:iCs/>
        </w:rPr>
        <w:t>The ISME Journal</w:t>
      </w:r>
      <w:r w:rsidRPr="00B64BE6">
        <w:t xml:space="preserve"> </w:t>
      </w:r>
      <w:r w:rsidRPr="00B64BE6">
        <w:rPr>
          <w:b/>
          <w:bCs/>
        </w:rPr>
        <w:t>13</w:t>
      </w:r>
      <w:r w:rsidRPr="00B64BE6">
        <w:t>, 183–196 (2019).</w:t>
      </w:r>
    </w:p>
    <w:p w14:paraId="3DA5E8D7" w14:textId="77777777" w:rsidR="00B64BE6" w:rsidRPr="00B64BE6" w:rsidRDefault="00B64BE6" w:rsidP="00B64BE6">
      <w:pPr>
        <w:pStyle w:val="Bibliography"/>
      </w:pPr>
      <w:r w:rsidRPr="00B64BE6">
        <w:t xml:space="preserve">53. </w:t>
      </w:r>
      <w:r w:rsidRPr="00B64BE6">
        <w:tab/>
        <w:t xml:space="preserve">K. R. Amato, C. J. Yeoman, A. Kent, N. Righini, F. Carbonero, A. Estrada, H. Rex Gaskins, R. M. Stumpf, S. Yildirim, M. Torralba, M. Gillis, B. A. Wilson, K. E. Nelson, B. A. White, S. R. Leigh, Habitat degradation impacts black howler monkey (Alouatta pigra) gastrointestinal microbiomes. </w:t>
      </w:r>
      <w:r w:rsidRPr="00B64BE6">
        <w:rPr>
          <w:i/>
          <w:iCs/>
        </w:rPr>
        <w:t>ISME J</w:t>
      </w:r>
      <w:r w:rsidRPr="00B64BE6">
        <w:t xml:space="preserve"> </w:t>
      </w:r>
      <w:r w:rsidRPr="00B64BE6">
        <w:rPr>
          <w:b/>
          <w:bCs/>
        </w:rPr>
        <w:t>7</w:t>
      </w:r>
      <w:r w:rsidRPr="00B64BE6">
        <w:t>, 1344–1353 (2013).</w:t>
      </w:r>
    </w:p>
    <w:p w14:paraId="20E250CE" w14:textId="77777777" w:rsidR="00B64BE6" w:rsidRPr="00B64BE6" w:rsidRDefault="00B64BE6" w:rsidP="00B64BE6">
      <w:pPr>
        <w:pStyle w:val="Bibliography"/>
      </w:pPr>
      <w:r w:rsidRPr="00B64BE6">
        <w:t xml:space="preserve">54. </w:t>
      </w:r>
      <w:r w:rsidRPr="00B64BE6">
        <w:tab/>
        <w:t xml:space="preserve">C. Barelli, D. Albanese, C. Donati, M. Pindo, C. Dallago, F. Rovero, D. Cavalieri, K. M. Tuohy, H. C. Hauffe, C. De Filippo, Habitat fragmentation is associated to gut microbiota </w:t>
      </w:r>
      <w:r w:rsidRPr="00B64BE6">
        <w:lastRenderedPageBreak/>
        <w:t xml:space="preserve">diversity of an endangered primate: implications for conservation. </w:t>
      </w:r>
      <w:r w:rsidRPr="00B64BE6">
        <w:rPr>
          <w:i/>
          <w:iCs/>
        </w:rPr>
        <w:t>Sci Rep</w:t>
      </w:r>
      <w:r w:rsidRPr="00B64BE6">
        <w:t xml:space="preserve"> </w:t>
      </w:r>
      <w:r w:rsidRPr="00B64BE6">
        <w:rPr>
          <w:b/>
          <w:bCs/>
        </w:rPr>
        <w:t>5</w:t>
      </w:r>
      <w:r w:rsidRPr="00B64BE6">
        <w:t>, 14862 (2015).</w:t>
      </w:r>
    </w:p>
    <w:p w14:paraId="2542BA5E" w14:textId="77777777" w:rsidR="00B64BE6" w:rsidRPr="00B64BE6" w:rsidRDefault="00B64BE6" w:rsidP="00B64BE6">
      <w:pPr>
        <w:pStyle w:val="Bibliography"/>
      </w:pPr>
      <w:r w:rsidRPr="00B64BE6">
        <w:t xml:space="preserve">55. </w:t>
      </w:r>
      <w:r w:rsidRPr="00B64BE6">
        <w:tab/>
        <w:t xml:space="preserve">K. R. Amato, R. Martinez-Mota, N. Righini, M. Raguet-Schofield, F. P. Corcione, E. Marini, G. Humphrey, G. Gogul, J. Gaffney, E. Lovelace, L. Williams, A. Luong, M. G. Dominguez-Bello, R. M. Stumpf, B. White, K. E. Nelson, R. Knight, S. R. Leigh, Phylogenetic and ecological factors impact the gut microbiota of two Neotropical primate species. </w:t>
      </w:r>
      <w:r w:rsidRPr="00B64BE6">
        <w:rPr>
          <w:i/>
          <w:iCs/>
        </w:rPr>
        <w:t>Oecologia</w:t>
      </w:r>
      <w:r w:rsidRPr="00B64BE6">
        <w:t xml:space="preserve"> </w:t>
      </w:r>
      <w:r w:rsidRPr="00B64BE6">
        <w:rPr>
          <w:b/>
          <w:bCs/>
        </w:rPr>
        <w:t>180</w:t>
      </w:r>
      <w:r w:rsidRPr="00B64BE6">
        <w:t>, 717–733 (2016).</w:t>
      </w:r>
    </w:p>
    <w:p w14:paraId="0BF45F39" w14:textId="77777777" w:rsidR="00B64BE6" w:rsidRPr="00B64BE6" w:rsidRDefault="00B64BE6" w:rsidP="00B64BE6">
      <w:pPr>
        <w:pStyle w:val="Bibliography"/>
      </w:pPr>
      <w:r w:rsidRPr="00B64BE6">
        <w:t xml:space="preserve">56. </w:t>
      </w:r>
      <w:r w:rsidRPr="00B64BE6">
        <w:tab/>
        <w:t xml:space="preserve">C. P. Bueno De Mesquita, L. M. Nichols, M. J. Gebert, C. Vanderburgh, G. Bocksberger, J. D. Lester, A. K. Kalan, P. Dieguez, M. S. McCarthy, A. Agbor, P. Álvarez Varona, A. E. Ayimisin, M. Bessone, R. Chancellor, H. Cohen, C. Coupland, T. Deschner, V. E. Egbe, A. Goedmakers, A.-C. Granjon, C. C. Grueter, J. Head, R. A. Hernandez-Aguilar, K. J. Jeffery, S. Jones, P. Kadam, M. Kaiser, J. Lapuente, B. Larson, S. Marrocoli, D. Morgan, B. Mugerwa, F. Mulindahabi, E. Neil, P. Niyigaba, L. Pacheco, A. K. Piel, M. M. Robbins, A. Rundus, C. M. Sanz, L. Sciaky, D. Sheil, V. Sommer, F. A. Stewart, E. Ton, J. Van Schijndel, V. Vergnes, E. G. Wessling, R. M. Wittig, Y. Ginath Yuh, K. Yurkiw, K. Zuberbühler, J. F. Gogarten, A. Heintz-Buschart, A. N. Muellner-Riehl, C. Boesch, H. S. Kühl, N. Fierer, M. Arandjelovic, R. R. Dunn, Structure of Chimpanzee Gut Microbiomes across Tropical Africa. </w:t>
      </w:r>
      <w:r w:rsidRPr="00B64BE6">
        <w:rPr>
          <w:i/>
          <w:iCs/>
        </w:rPr>
        <w:t>mSystems</w:t>
      </w:r>
      <w:r w:rsidRPr="00B64BE6">
        <w:t xml:space="preserve"> </w:t>
      </w:r>
      <w:r w:rsidRPr="00B64BE6">
        <w:rPr>
          <w:b/>
          <w:bCs/>
        </w:rPr>
        <w:t>6</w:t>
      </w:r>
      <w:r w:rsidRPr="00B64BE6">
        <w:t>, e01269-20 (2021).</w:t>
      </w:r>
    </w:p>
    <w:p w14:paraId="38F5D497" w14:textId="77777777" w:rsidR="00B64BE6" w:rsidRPr="00B64BE6" w:rsidRDefault="00B64BE6" w:rsidP="00B64BE6">
      <w:pPr>
        <w:pStyle w:val="Bibliography"/>
      </w:pPr>
      <w:r w:rsidRPr="00B64BE6">
        <w:t xml:space="preserve">57. </w:t>
      </w:r>
      <w:r w:rsidRPr="00B64BE6">
        <w:tab/>
        <w:t xml:space="preserve">C. Murr, B. Widner, B. Wirleitner, D. Fuchs, Neopterin as a marker for immune system activation. </w:t>
      </w:r>
      <w:r w:rsidRPr="00B64BE6">
        <w:rPr>
          <w:i/>
          <w:iCs/>
        </w:rPr>
        <w:t>Curr Drug Metab</w:t>
      </w:r>
      <w:r w:rsidRPr="00B64BE6">
        <w:t xml:space="preserve"> </w:t>
      </w:r>
      <w:r w:rsidRPr="00B64BE6">
        <w:rPr>
          <w:b/>
          <w:bCs/>
        </w:rPr>
        <w:t>3</w:t>
      </w:r>
      <w:r w:rsidRPr="00B64BE6">
        <w:t>, 175–187 (2002).</w:t>
      </w:r>
    </w:p>
    <w:p w14:paraId="49E97840" w14:textId="77777777" w:rsidR="00B64BE6" w:rsidRPr="00B64BE6" w:rsidRDefault="00B64BE6" w:rsidP="00B64BE6">
      <w:pPr>
        <w:pStyle w:val="Bibliography"/>
      </w:pPr>
      <w:r w:rsidRPr="00B64BE6">
        <w:t xml:space="preserve">58. </w:t>
      </w:r>
      <w:r w:rsidRPr="00B64BE6">
        <w:tab/>
        <w:t xml:space="preserve">B. Kelsall, Recent progress in understanding the phenotype and function of intestinal dendritic cells and macrophages. </w:t>
      </w:r>
      <w:r w:rsidRPr="00B64BE6">
        <w:rPr>
          <w:i/>
          <w:iCs/>
        </w:rPr>
        <w:t>Mucosal Immunology</w:t>
      </w:r>
      <w:r w:rsidRPr="00B64BE6">
        <w:t xml:space="preserve"> </w:t>
      </w:r>
      <w:r w:rsidRPr="00B64BE6">
        <w:rPr>
          <w:b/>
          <w:bCs/>
        </w:rPr>
        <w:t>1</w:t>
      </w:r>
      <w:r w:rsidRPr="00B64BE6">
        <w:t>, 460–469 (2008).</w:t>
      </w:r>
    </w:p>
    <w:p w14:paraId="1CB70F76" w14:textId="77777777" w:rsidR="00B64BE6" w:rsidRPr="00B64BE6" w:rsidRDefault="00B64BE6" w:rsidP="00B64BE6">
      <w:pPr>
        <w:pStyle w:val="Bibliography"/>
      </w:pPr>
      <w:r w:rsidRPr="00B64BE6">
        <w:t xml:space="preserve">59. </w:t>
      </w:r>
      <w:r w:rsidRPr="00B64BE6">
        <w:tab/>
        <w:t xml:space="preserve">J. Wang, W.-D. Chen, Y.-D. Wang, The Relationship Between Gut Microbiota and Inflammatory Diseases: The Role of Macrophages. </w:t>
      </w:r>
      <w:r w:rsidRPr="00B64BE6">
        <w:rPr>
          <w:i/>
          <w:iCs/>
        </w:rPr>
        <w:t>Front. Microbiol.</w:t>
      </w:r>
      <w:r w:rsidRPr="00B64BE6">
        <w:t xml:space="preserve"> </w:t>
      </w:r>
      <w:r w:rsidRPr="00B64BE6">
        <w:rPr>
          <w:b/>
          <w:bCs/>
        </w:rPr>
        <w:t>11</w:t>
      </w:r>
      <w:r w:rsidRPr="00B64BE6">
        <w:t xml:space="preserve"> (2020).</w:t>
      </w:r>
    </w:p>
    <w:p w14:paraId="35D8DE09" w14:textId="77777777" w:rsidR="00B64BE6" w:rsidRPr="00B64BE6" w:rsidRDefault="00B64BE6" w:rsidP="00B64BE6">
      <w:pPr>
        <w:pStyle w:val="Bibliography"/>
      </w:pPr>
      <w:r w:rsidRPr="00B64BE6">
        <w:t xml:space="preserve">60. </w:t>
      </w:r>
      <w:r w:rsidRPr="00B64BE6">
        <w:tab/>
        <w:t xml:space="preserve">C. A. Portillo-Quintero, G. A. Sánchez-Azofeifa, Extent and conservation of tropical dry forests in the Americas. </w:t>
      </w:r>
      <w:r w:rsidRPr="00B64BE6">
        <w:rPr>
          <w:i/>
          <w:iCs/>
        </w:rPr>
        <w:t>Biological Conservation</w:t>
      </w:r>
      <w:r w:rsidRPr="00B64BE6">
        <w:t xml:space="preserve"> </w:t>
      </w:r>
      <w:r w:rsidRPr="00B64BE6">
        <w:rPr>
          <w:b/>
          <w:bCs/>
        </w:rPr>
        <w:t>143</w:t>
      </w:r>
      <w:r w:rsidRPr="00B64BE6">
        <w:t>, 144–155 (2010).</w:t>
      </w:r>
    </w:p>
    <w:p w14:paraId="5BCAD3A3" w14:textId="77777777" w:rsidR="00B64BE6" w:rsidRPr="00B64BE6" w:rsidRDefault="00B64BE6" w:rsidP="00B64BE6">
      <w:pPr>
        <w:pStyle w:val="Bibliography"/>
      </w:pPr>
      <w:r w:rsidRPr="00B64BE6">
        <w:t xml:space="preserve">61. </w:t>
      </w:r>
      <w:r w:rsidRPr="00B64BE6">
        <w:tab/>
        <w:t xml:space="preserve">P. G. Murphy, A. E. Lugo, Ecology of Tropical Dry Forest. </w:t>
      </w:r>
      <w:r w:rsidRPr="00B64BE6">
        <w:rPr>
          <w:i/>
          <w:iCs/>
        </w:rPr>
        <w:t>Annual Review of Ecology and Systematics</w:t>
      </w:r>
      <w:r w:rsidRPr="00B64BE6">
        <w:t xml:space="preserve"> </w:t>
      </w:r>
      <w:r w:rsidRPr="00B64BE6">
        <w:rPr>
          <w:b/>
          <w:bCs/>
        </w:rPr>
        <w:t>17</w:t>
      </w:r>
      <w:r w:rsidRPr="00B64BE6">
        <w:t>, 67–88 (1986).</w:t>
      </w:r>
    </w:p>
    <w:p w14:paraId="0F26024A" w14:textId="77777777" w:rsidR="00B64BE6" w:rsidRPr="00B64BE6" w:rsidRDefault="00B64BE6" w:rsidP="00B64BE6">
      <w:pPr>
        <w:pStyle w:val="Bibliography"/>
      </w:pPr>
      <w:r w:rsidRPr="00B64BE6">
        <w:t xml:space="preserve">62. </w:t>
      </w:r>
      <w:r w:rsidRPr="00B64BE6">
        <w:tab/>
        <w:t xml:space="preserve">M. C. Mansilla, L. E. Cybulski, D. Albanesi, D. de Mendoza, Control of Membrane Lipid Fluidity by Molecular Thermosensors. </w:t>
      </w:r>
      <w:r w:rsidRPr="00B64BE6">
        <w:rPr>
          <w:i/>
          <w:iCs/>
        </w:rPr>
        <w:t>Journal of Bacteriology</w:t>
      </w:r>
      <w:r w:rsidRPr="00B64BE6">
        <w:t xml:space="preserve"> </w:t>
      </w:r>
      <w:r w:rsidRPr="00B64BE6">
        <w:rPr>
          <w:b/>
          <w:bCs/>
        </w:rPr>
        <w:t>186</w:t>
      </w:r>
      <w:r w:rsidRPr="00B64BE6">
        <w:t>, 6681–6688 (2004).</w:t>
      </w:r>
    </w:p>
    <w:p w14:paraId="40327DD7" w14:textId="77777777" w:rsidR="00B64BE6" w:rsidRPr="00B64BE6" w:rsidRDefault="00B64BE6" w:rsidP="00B64BE6">
      <w:pPr>
        <w:pStyle w:val="Bibliography"/>
      </w:pPr>
      <w:r w:rsidRPr="00B64BE6">
        <w:t xml:space="preserve">63. </w:t>
      </w:r>
      <w:r w:rsidRPr="00B64BE6">
        <w:tab/>
        <w:t xml:space="preserve">Y.-M. Zhang, C. O. Rock, Membrane lipid homeostasis in bacteria. </w:t>
      </w:r>
      <w:r w:rsidRPr="00B64BE6">
        <w:rPr>
          <w:i/>
          <w:iCs/>
        </w:rPr>
        <w:t>Nat Rev Microbiol</w:t>
      </w:r>
      <w:r w:rsidRPr="00B64BE6">
        <w:t xml:space="preserve"> </w:t>
      </w:r>
      <w:r w:rsidRPr="00B64BE6">
        <w:rPr>
          <w:b/>
          <w:bCs/>
        </w:rPr>
        <w:t>6</w:t>
      </w:r>
      <w:r w:rsidRPr="00B64BE6">
        <w:t>, 222–233 (2008).</w:t>
      </w:r>
    </w:p>
    <w:p w14:paraId="6C127A58" w14:textId="77777777" w:rsidR="00B64BE6" w:rsidRPr="00B64BE6" w:rsidRDefault="00B64BE6" w:rsidP="00B64BE6">
      <w:pPr>
        <w:pStyle w:val="Bibliography"/>
      </w:pPr>
      <w:r w:rsidRPr="00B64BE6">
        <w:t xml:space="preserve">64. </w:t>
      </w:r>
      <w:r w:rsidRPr="00B64BE6">
        <w:tab/>
        <w:t xml:space="preserve">E. A. Dennis, Diversity of group types, regulation, and function of phospholipase A2. </w:t>
      </w:r>
      <w:r w:rsidRPr="00B64BE6">
        <w:rPr>
          <w:i/>
          <w:iCs/>
        </w:rPr>
        <w:t>Journal of Biological Chemistry</w:t>
      </w:r>
      <w:r w:rsidRPr="00B64BE6">
        <w:t xml:space="preserve"> </w:t>
      </w:r>
      <w:r w:rsidRPr="00B64BE6">
        <w:rPr>
          <w:b/>
          <w:bCs/>
        </w:rPr>
        <w:t>269</w:t>
      </w:r>
      <w:r w:rsidRPr="00B64BE6">
        <w:t>, 13057–13060 (1994).</w:t>
      </w:r>
    </w:p>
    <w:p w14:paraId="1BEC689F" w14:textId="77777777" w:rsidR="00B64BE6" w:rsidRPr="00B64BE6" w:rsidRDefault="00B64BE6" w:rsidP="00B64BE6">
      <w:pPr>
        <w:pStyle w:val="Bibliography"/>
      </w:pPr>
      <w:r w:rsidRPr="00B64BE6">
        <w:t xml:space="preserve">65. </w:t>
      </w:r>
      <w:r w:rsidRPr="00B64BE6">
        <w:tab/>
        <w:t xml:space="preserve">D. M. Hall, K. R. Baumgardner, T. D. Oberley, C. V. Gisolfi, Splanchnic tissues undergo hypoxic stress  during whole body hyperthermia. </w:t>
      </w:r>
      <w:r w:rsidRPr="00B64BE6">
        <w:rPr>
          <w:i/>
          <w:iCs/>
        </w:rPr>
        <w:t>American Journal of Physiology-Gastrointestinal and Liver Physiology</w:t>
      </w:r>
      <w:r w:rsidRPr="00B64BE6">
        <w:t xml:space="preserve"> </w:t>
      </w:r>
      <w:r w:rsidRPr="00B64BE6">
        <w:rPr>
          <w:b/>
          <w:bCs/>
        </w:rPr>
        <w:t>276</w:t>
      </w:r>
      <w:r w:rsidRPr="00B64BE6">
        <w:t>, G1195–G1203 (1999).</w:t>
      </w:r>
    </w:p>
    <w:p w14:paraId="57766FC1" w14:textId="77777777" w:rsidR="00B64BE6" w:rsidRPr="00B64BE6" w:rsidRDefault="00B64BE6" w:rsidP="00B64BE6">
      <w:pPr>
        <w:pStyle w:val="Bibliography"/>
      </w:pPr>
      <w:r w:rsidRPr="00B64BE6">
        <w:lastRenderedPageBreak/>
        <w:t xml:space="preserve">66. </w:t>
      </w:r>
      <w:r w:rsidRPr="00B64BE6">
        <w:tab/>
        <w:t xml:space="preserve">H. Hellmann, S. Mooney, Vitamin B6: A Molecule for Human Health? </w:t>
      </w:r>
      <w:r w:rsidRPr="00B64BE6">
        <w:rPr>
          <w:i/>
          <w:iCs/>
        </w:rPr>
        <w:t>Molecules</w:t>
      </w:r>
      <w:r w:rsidRPr="00B64BE6">
        <w:t xml:space="preserve"> </w:t>
      </w:r>
      <w:r w:rsidRPr="00B64BE6">
        <w:rPr>
          <w:b/>
          <w:bCs/>
        </w:rPr>
        <w:t>15</w:t>
      </w:r>
      <w:r w:rsidRPr="00B64BE6">
        <w:t>, 442–459 (2010).</w:t>
      </w:r>
    </w:p>
    <w:p w14:paraId="75AA30B4" w14:textId="77777777" w:rsidR="00B64BE6" w:rsidRPr="00B64BE6" w:rsidRDefault="00B64BE6" w:rsidP="00B64BE6">
      <w:pPr>
        <w:pStyle w:val="Bibliography"/>
      </w:pPr>
      <w:r w:rsidRPr="00B64BE6">
        <w:t xml:space="preserve">67. </w:t>
      </w:r>
      <w:r w:rsidRPr="00B64BE6">
        <w:tab/>
        <w:t xml:space="preserve">H. J. Powers, Riboflavin (vitamin B-2) and health12. </w:t>
      </w:r>
      <w:r w:rsidRPr="00B64BE6">
        <w:rPr>
          <w:i/>
          <w:iCs/>
        </w:rPr>
        <w:t>The American Journal of Clinical Nutrition</w:t>
      </w:r>
      <w:r w:rsidRPr="00B64BE6">
        <w:t xml:space="preserve"> </w:t>
      </w:r>
      <w:r w:rsidRPr="00B64BE6">
        <w:rPr>
          <w:b/>
          <w:bCs/>
        </w:rPr>
        <w:t>77</w:t>
      </w:r>
      <w:r w:rsidRPr="00B64BE6">
        <w:t>, 1352–1360 (2003).</w:t>
      </w:r>
    </w:p>
    <w:p w14:paraId="1D1B5152" w14:textId="77777777" w:rsidR="00B64BE6" w:rsidRPr="00B64BE6" w:rsidRDefault="00B64BE6" w:rsidP="00B64BE6">
      <w:pPr>
        <w:pStyle w:val="Bibliography"/>
      </w:pPr>
      <w:r w:rsidRPr="00B64BE6">
        <w:t xml:space="preserve">68. </w:t>
      </w:r>
      <w:r w:rsidRPr="00B64BE6">
        <w:tab/>
        <w:t xml:space="preserve">I. Gout, Coenzyme A, protein CoAlation and redox regulation in mammalian cells. </w:t>
      </w:r>
      <w:r w:rsidRPr="00B64BE6">
        <w:rPr>
          <w:i/>
          <w:iCs/>
        </w:rPr>
        <w:t>Biochemical Society Transactions</w:t>
      </w:r>
      <w:r w:rsidRPr="00B64BE6">
        <w:t xml:space="preserve"> </w:t>
      </w:r>
      <w:r w:rsidRPr="00B64BE6">
        <w:rPr>
          <w:b/>
          <w:bCs/>
        </w:rPr>
        <w:t>46</w:t>
      </w:r>
      <w:r w:rsidRPr="00B64BE6">
        <w:t>, 721–728 (2018).</w:t>
      </w:r>
    </w:p>
    <w:p w14:paraId="3C0B67DE" w14:textId="77777777" w:rsidR="00B64BE6" w:rsidRPr="00B64BE6" w:rsidRDefault="00B64BE6" w:rsidP="00B64BE6">
      <w:pPr>
        <w:pStyle w:val="Bibliography"/>
      </w:pPr>
      <w:r w:rsidRPr="00B64BE6">
        <w:t xml:space="preserve">69. </w:t>
      </w:r>
      <w:r w:rsidRPr="00B64BE6">
        <w:tab/>
        <w:t xml:space="preserve">S. C. Lu, Glutathione synthesis. </w:t>
      </w:r>
      <w:r w:rsidRPr="00B64BE6">
        <w:rPr>
          <w:i/>
          <w:iCs/>
        </w:rPr>
        <w:t>Biochimica et Biophysica Acta (BBA) - General Subjects</w:t>
      </w:r>
      <w:r w:rsidRPr="00B64BE6">
        <w:t xml:space="preserve"> </w:t>
      </w:r>
      <w:r w:rsidRPr="00B64BE6">
        <w:rPr>
          <w:b/>
          <w:bCs/>
        </w:rPr>
        <w:t>1830</w:t>
      </w:r>
      <w:r w:rsidRPr="00B64BE6">
        <w:t>, 3143–3153 (2013).</w:t>
      </w:r>
    </w:p>
    <w:p w14:paraId="1C9C8884" w14:textId="77777777" w:rsidR="00B64BE6" w:rsidRPr="00B64BE6" w:rsidRDefault="00B64BE6" w:rsidP="00B64BE6">
      <w:pPr>
        <w:pStyle w:val="Bibliography"/>
      </w:pPr>
      <w:r w:rsidRPr="00B64BE6">
        <w:t xml:space="preserve">70. </w:t>
      </w:r>
      <w:r w:rsidRPr="00B64BE6">
        <w:tab/>
        <w:t xml:space="preserve">J.-H. Martens, H. Barg, M. Warren, D. Jahn, Microbial production of vitamin B12. </w:t>
      </w:r>
      <w:r w:rsidRPr="00B64BE6">
        <w:rPr>
          <w:i/>
          <w:iCs/>
        </w:rPr>
        <w:t>Appl Microbiol Biotechnol</w:t>
      </w:r>
      <w:r w:rsidRPr="00B64BE6">
        <w:t xml:space="preserve"> </w:t>
      </w:r>
      <w:r w:rsidRPr="00B64BE6">
        <w:rPr>
          <w:b/>
          <w:bCs/>
        </w:rPr>
        <w:t>58</w:t>
      </w:r>
      <w:r w:rsidRPr="00B64BE6">
        <w:t>, 275–285 (2002).</w:t>
      </w:r>
    </w:p>
    <w:p w14:paraId="3C2DF3C4" w14:textId="77777777" w:rsidR="00B64BE6" w:rsidRPr="00B64BE6" w:rsidRDefault="00B64BE6" w:rsidP="00B64BE6">
      <w:pPr>
        <w:pStyle w:val="Bibliography"/>
      </w:pPr>
      <w:r w:rsidRPr="00B64BE6">
        <w:t xml:space="preserve">71. </w:t>
      </w:r>
      <w:r w:rsidRPr="00B64BE6">
        <w:tab/>
        <w:t xml:space="preserve">P. Belenky, K. L. Bogan, C. Brenner, NAD+ metabolism in health and disease. </w:t>
      </w:r>
      <w:r w:rsidRPr="00B64BE6">
        <w:rPr>
          <w:i/>
          <w:iCs/>
        </w:rPr>
        <w:t>Trends in Biochemical Sciences</w:t>
      </w:r>
      <w:r w:rsidRPr="00B64BE6">
        <w:t xml:space="preserve"> </w:t>
      </w:r>
      <w:r w:rsidRPr="00B64BE6">
        <w:rPr>
          <w:b/>
          <w:bCs/>
        </w:rPr>
        <w:t>32</w:t>
      </w:r>
      <w:r w:rsidRPr="00B64BE6">
        <w:t>, 12–19 (2007).</w:t>
      </w:r>
    </w:p>
    <w:p w14:paraId="49ED6871" w14:textId="77777777" w:rsidR="00B64BE6" w:rsidRPr="00B64BE6" w:rsidRDefault="00B64BE6" w:rsidP="00B64BE6">
      <w:pPr>
        <w:pStyle w:val="Bibliography"/>
      </w:pPr>
      <w:r w:rsidRPr="00B64BE6">
        <w:t xml:space="preserve">72. </w:t>
      </w:r>
      <w:r w:rsidRPr="00B64BE6">
        <w:tab/>
        <w:t xml:space="preserve">C. L. Linster, E. Van Schaftingen, Vitamin C. </w:t>
      </w:r>
      <w:r w:rsidRPr="00B64BE6">
        <w:rPr>
          <w:i/>
          <w:iCs/>
        </w:rPr>
        <w:t>The FEBS Journal</w:t>
      </w:r>
      <w:r w:rsidRPr="00B64BE6">
        <w:t xml:space="preserve"> </w:t>
      </w:r>
      <w:r w:rsidRPr="00B64BE6">
        <w:rPr>
          <w:b/>
          <w:bCs/>
        </w:rPr>
        <w:t>274</w:t>
      </w:r>
      <w:r w:rsidRPr="00B64BE6">
        <w:t>, 1–22 (2007).</w:t>
      </w:r>
    </w:p>
    <w:p w14:paraId="33CC8068" w14:textId="77777777" w:rsidR="00B64BE6" w:rsidRPr="00B64BE6" w:rsidRDefault="00B64BE6" w:rsidP="00B64BE6">
      <w:pPr>
        <w:pStyle w:val="Bibliography"/>
      </w:pPr>
      <w:r w:rsidRPr="00B64BE6">
        <w:t xml:space="preserve">73. </w:t>
      </w:r>
      <w:r w:rsidRPr="00B64BE6">
        <w:tab/>
        <w:t xml:space="preserve">M. Kilstrup, K. Hammer, P. Ruhdal Jensen, J. Martinussen, Nucleotide metabolism and its control in lactic acid bacteria. </w:t>
      </w:r>
      <w:r w:rsidRPr="00B64BE6">
        <w:rPr>
          <w:i/>
          <w:iCs/>
        </w:rPr>
        <w:t>FEMS Microbiol Rev</w:t>
      </w:r>
      <w:r w:rsidRPr="00B64BE6">
        <w:t xml:space="preserve"> </w:t>
      </w:r>
      <w:r w:rsidRPr="00B64BE6">
        <w:rPr>
          <w:b/>
          <w:bCs/>
        </w:rPr>
        <w:t>29</w:t>
      </w:r>
      <w:r w:rsidRPr="00B64BE6">
        <w:t>, 555–590 (2005).</w:t>
      </w:r>
    </w:p>
    <w:p w14:paraId="4766E8F4" w14:textId="77777777" w:rsidR="00B64BE6" w:rsidRPr="00B64BE6" w:rsidRDefault="00B64BE6" w:rsidP="00B64BE6">
      <w:pPr>
        <w:pStyle w:val="Bibliography"/>
      </w:pPr>
      <w:r w:rsidRPr="00B64BE6">
        <w:t xml:space="preserve">74. </w:t>
      </w:r>
      <w:r w:rsidRPr="00B64BE6">
        <w:tab/>
        <w:t xml:space="preserve">A. N. Lane, T. W.-M. Fan, Regulation of mammalian nucleotide metabolism and biosynthesis. </w:t>
      </w:r>
      <w:r w:rsidRPr="00B64BE6">
        <w:rPr>
          <w:i/>
          <w:iCs/>
        </w:rPr>
        <w:t>Nucleic Acids Research</w:t>
      </w:r>
      <w:r w:rsidRPr="00B64BE6">
        <w:t xml:space="preserve"> </w:t>
      </w:r>
      <w:r w:rsidRPr="00B64BE6">
        <w:rPr>
          <w:b/>
          <w:bCs/>
        </w:rPr>
        <w:t>43</w:t>
      </w:r>
      <w:r w:rsidRPr="00B64BE6">
        <w:t>, 2466–2485 (2015).</w:t>
      </w:r>
    </w:p>
    <w:p w14:paraId="5203A3F1" w14:textId="77777777" w:rsidR="00B64BE6" w:rsidRPr="00B64BE6" w:rsidRDefault="00B64BE6" w:rsidP="00B64BE6">
      <w:pPr>
        <w:pStyle w:val="Bibliography"/>
      </w:pPr>
      <w:r w:rsidRPr="00B64BE6">
        <w:t xml:space="preserve">75. </w:t>
      </w:r>
      <w:r w:rsidRPr="00B64BE6">
        <w:tab/>
        <w:t xml:space="preserve">J. A. Imlay, The molecular mechanisms and physiological consequences of oxidative stress: lessons from a model bacterium. </w:t>
      </w:r>
      <w:r w:rsidRPr="00B64BE6">
        <w:rPr>
          <w:i/>
          <w:iCs/>
        </w:rPr>
        <w:t>Nat Rev Microbiol</w:t>
      </w:r>
      <w:r w:rsidRPr="00B64BE6">
        <w:t xml:space="preserve"> </w:t>
      </w:r>
      <w:r w:rsidRPr="00B64BE6">
        <w:rPr>
          <w:b/>
          <w:bCs/>
        </w:rPr>
        <w:t>11</w:t>
      </w:r>
      <w:r w:rsidRPr="00B64BE6">
        <w:t>, 443–454 (2013).</w:t>
      </w:r>
    </w:p>
    <w:p w14:paraId="70B54371" w14:textId="77777777" w:rsidR="00B64BE6" w:rsidRPr="00B64BE6" w:rsidRDefault="00B64BE6" w:rsidP="00B64BE6">
      <w:pPr>
        <w:pStyle w:val="Bibliography"/>
      </w:pPr>
      <w:r w:rsidRPr="00B64BE6">
        <w:t xml:space="preserve">76. </w:t>
      </w:r>
      <w:r w:rsidRPr="00B64BE6">
        <w:tab/>
        <w:t xml:space="preserve">N. Arpaia, C. Campbell, X. Fan, S. Dikiy, J. van der Veeken, P. deRoos, H. Liu, J. R. Cross, K. Pfeffer, P. J. Coffer, A. Y. Rudensky, Metabolites produced by commensal bacteria promote peripheral regulatory T-cell generation. </w:t>
      </w:r>
      <w:r w:rsidRPr="00B64BE6">
        <w:rPr>
          <w:i/>
          <w:iCs/>
        </w:rPr>
        <w:t>Nature</w:t>
      </w:r>
      <w:r w:rsidRPr="00B64BE6">
        <w:t xml:space="preserve"> </w:t>
      </w:r>
      <w:r w:rsidRPr="00B64BE6">
        <w:rPr>
          <w:b/>
          <w:bCs/>
        </w:rPr>
        <w:t>504</w:t>
      </w:r>
      <w:r w:rsidRPr="00B64BE6">
        <w:t>, 451–455 (2013).</w:t>
      </w:r>
    </w:p>
    <w:p w14:paraId="74E93FA8" w14:textId="77777777" w:rsidR="00B64BE6" w:rsidRPr="00B64BE6" w:rsidRDefault="00B64BE6" w:rsidP="00B64BE6">
      <w:pPr>
        <w:pStyle w:val="Bibliography"/>
      </w:pPr>
      <w:r w:rsidRPr="00B64BE6">
        <w:t xml:space="preserve">77. </w:t>
      </w:r>
      <w:r w:rsidRPr="00B64BE6">
        <w:tab/>
        <w:t xml:space="preserve">H.-C. Hung, S.-F. Tsai, H.-W. Chou, M.-J. Tsai, P.-L. Hsu, Y.-M. Kuo, Dietary fatty acids differentially affect secretion of pro-inflammatory cytokines in human THP-1 monocytes. </w:t>
      </w:r>
      <w:r w:rsidRPr="00B64BE6">
        <w:rPr>
          <w:i/>
          <w:iCs/>
        </w:rPr>
        <w:t>Sci Rep</w:t>
      </w:r>
      <w:r w:rsidRPr="00B64BE6">
        <w:t xml:space="preserve"> </w:t>
      </w:r>
      <w:r w:rsidRPr="00B64BE6">
        <w:rPr>
          <w:b/>
          <w:bCs/>
        </w:rPr>
        <w:t>13</w:t>
      </w:r>
      <w:r w:rsidRPr="00B64BE6">
        <w:t>, 5511 (2023).</w:t>
      </w:r>
    </w:p>
    <w:p w14:paraId="333C08BE" w14:textId="77777777" w:rsidR="00B64BE6" w:rsidRPr="00B64BE6" w:rsidRDefault="00B64BE6" w:rsidP="00B64BE6">
      <w:pPr>
        <w:pStyle w:val="Bibliography"/>
      </w:pPr>
      <w:r w:rsidRPr="00B64BE6">
        <w:t xml:space="preserve">78. </w:t>
      </w:r>
      <w:r w:rsidRPr="00B64BE6">
        <w:tab/>
        <w:t xml:space="preserve">A. Nakamura, M. Matsumoto, Role of polyamines in intestinal mucosal barrier function. </w:t>
      </w:r>
      <w:r w:rsidRPr="00B64BE6">
        <w:rPr>
          <w:i/>
          <w:iCs/>
        </w:rPr>
        <w:t>Semin Immunopathol</w:t>
      </w:r>
      <w:r w:rsidRPr="00B64BE6">
        <w:t xml:space="preserve"> </w:t>
      </w:r>
      <w:r w:rsidRPr="00B64BE6">
        <w:rPr>
          <w:b/>
          <w:bCs/>
        </w:rPr>
        <w:t>47</w:t>
      </w:r>
      <w:r w:rsidRPr="00B64BE6">
        <w:t>, 9 (2025).</w:t>
      </w:r>
    </w:p>
    <w:p w14:paraId="21282C7A" w14:textId="77777777" w:rsidR="00B64BE6" w:rsidRPr="00B64BE6" w:rsidRDefault="00B64BE6" w:rsidP="00B64BE6">
      <w:pPr>
        <w:pStyle w:val="Bibliography"/>
      </w:pPr>
      <w:r w:rsidRPr="00B64BE6">
        <w:t xml:space="preserve">79. </w:t>
      </w:r>
      <w:r w:rsidRPr="00B64BE6">
        <w:tab/>
        <w:t xml:space="preserve">P. Konopelski, I. Mogilnicka, Biological Effects of Indole-3-Propionic Acid, a Gut Microbiota-Derived Metabolite, and Its Precursor Tryptophan in Mammals’ Health and Disease. </w:t>
      </w:r>
      <w:r w:rsidRPr="00B64BE6">
        <w:rPr>
          <w:i/>
          <w:iCs/>
        </w:rPr>
        <w:t>International Journal of Molecular Sciences</w:t>
      </w:r>
      <w:r w:rsidRPr="00B64BE6">
        <w:t xml:space="preserve"> </w:t>
      </w:r>
      <w:r w:rsidRPr="00B64BE6">
        <w:rPr>
          <w:b/>
          <w:bCs/>
        </w:rPr>
        <w:t>23</w:t>
      </w:r>
      <w:r w:rsidRPr="00B64BE6">
        <w:t>, 1222 (2022).</w:t>
      </w:r>
    </w:p>
    <w:p w14:paraId="1D3F1ACA" w14:textId="77777777" w:rsidR="00B64BE6" w:rsidRPr="00B64BE6" w:rsidRDefault="00B64BE6" w:rsidP="00B64BE6">
      <w:pPr>
        <w:pStyle w:val="Bibliography"/>
      </w:pPr>
      <w:r w:rsidRPr="00B64BE6">
        <w:t xml:space="preserve">80. </w:t>
      </w:r>
      <w:r w:rsidRPr="00B64BE6">
        <w:tab/>
        <w:t xml:space="preserve">K. Hiippala, V. Kainulainen, M. Suutarinen, T. Heini, J. R. Bowers, D. Jasso-Selles, D. Lemmer, M. Valentine, R. Barnes, D. M. Engelthaler, R. Satokari, Isolation of Anti-Inflammatory and Epithelium Reinforcing Bacteroides and Parabacteroides Spp. from A Healthy Fecal Donor. </w:t>
      </w:r>
      <w:r w:rsidRPr="00B64BE6">
        <w:rPr>
          <w:i/>
          <w:iCs/>
        </w:rPr>
        <w:t>Nutrients</w:t>
      </w:r>
      <w:r w:rsidRPr="00B64BE6">
        <w:t xml:space="preserve"> </w:t>
      </w:r>
      <w:r w:rsidRPr="00B64BE6">
        <w:rPr>
          <w:b/>
          <w:bCs/>
        </w:rPr>
        <w:t>12</w:t>
      </w:r>
      <w:r w:rsidRPr="00B64BE6">
        <w:t>, 935 (2020).</w:t>
      </w:r>
    </w:p>
    <w:p w14:paraId="18F38264" w14:textId="77777777" w:rsidR="00B64BE6" w:rsidRPr="00B64BE6" w:rsidRDefault="00B64BE6" w:rsidP="00B64BE6">
      <w:pPr>
        <w:pStyle w:val="Bibliography"/>
      </w:pPr>
      <w:r w:rsidRPr="00B64BE6">
        <w:lastRenderedPageBreak/>
        <w:t xml:space="preserve">81. </w:t>
      </w:r>
      <w:r w:rsidRPr="00B64BE6">
        <w:tab/>
        <w:t xml:space="preserve">B. J. Parker, P. A. Wearsch, A. C. M. Veloo, A. Rodriguez-Palacios, The Genus Alistipes: Gut Bacteria With Emerging Implications to Inflammation, Cancer, and Mental Health. </w:t>
      </w:r>
      <w:r w:rsidRPr="00B64BE6">
        <w:rPr>
          <w:i/>
          <w:iCs/>
        </w:rPr>
        <w:t>Front. Immunol.</w:t>
      </w:r>
      <w:r w:rsidRPr="00B64BE6">
        <w:t xml:space="preserve"> </w:t>
      </w:r>
      <w:r w:rsidRPr="00B64BE6">
        <w:rPr>
          <w:b/>
          <w:bCs/>
        </w:rPr>
        <w:t>11</w:t>
      </w:r>
      <w:r w:rsidRPr="00B64BE6">
        <w:t xml:space="preserve"> (2020).</w:t>
      </w:r>
    </w:p>
    <w:p w14:paraId="50DDE2FC" w14:textId="77777777" w:rsidR="00B64BE6" w:rsidRPr="00B64BE6" w:rsidRDefault="00B64BE6" w:rsidP="00B64BE6">
      <w:pPr>
        <w:pStyle w:val="Bibliography"/>
      </w:pPr>
      <w:r w:rsidRPr="00B64BE6">
        <w:t xml:space="preserve">82. </w:t>
      </w:r>
      <w:r w:rsidRPr="00B64BE6">
        <w:tab/>
        <w:t xml:space="preserve">P. Louis, H. J. Flint, Formation of propionate and butyrate by the human colonic microbiota. </w:t>
      </w:r>
      <w:r w:rsidRPr="00B64BE6">
        <w:rPr>
          <w:i/>
          <w:iCs/>
        </w:rPr>
        <w:t>Environmental Microbiology</w:t>
      </w:r>
      <w:r w:rsidRPr="00B64BE6">
        <w:t xml:space="preserve"> </w:t>
      </w:r>
      <w:r w:rsidRPr="00B64BE6">
        <w:rPr>
          <w:b/>
          <w:bCs/>
        </w:rPr>
        <w:t>19</w:t>
      </w:r>
      <w:r w:rsidRPr="00B64BE6">
        <w:t>, 29–41 (2017).</w:t>
      </w:r>
    </w:p>
    <w:p w14:paraId="6B59C146" w14:textId="77777777" w:rsidR="00B64BE6" w:rsidRPr="00B64BE6" w:rsidRDefault="00B64BE6" w:rsidP="00B64BE6">
      <w:pPr>
        <w:pStyle w:val="Bibliography"/>
      </w:pPr>
      <w:r w:rsidRPr="00B64BE6">
        <w:t xml:space="preserve">83. </w:t>
      </w:r>
      <w:r w:rsidRPr="00B64BE6">
        <w:tab/>
        <w:t xml:space="preserve">F. Wu, X. Guo, J. Zhang, M. Zhang, Z. Ou, Y. Peng, Phascolarctobacterium faecium abundant colonization in human gastrointestinal tract. </w:t>
      </w:r>
      <w:r w:rsidRPr="00B64BE6">
        <w:rPr>
          <w:i/>
          <w:iCs/>
        </w:rPr>
        <w:t>Experimental and Therapeutic Medicine</w:t>
      </w:r>
      <w:r w:rsidRPr="00B64BE6">
        <w:t xml:space="preserve"> </w:t>
      </w:r>
      <w:r w:rsidRPr="00B64BE6">
        <w:rPr>
          <w:b/>
          <w:bCs/>
        </w:rPr>
        <w:t>14</w:t>
      </w:r>
      <w:r w:rsidRPr="00B64BE6">
        <w:t>, 3122–3126 (2017).</w:t>
      </w:r>
    </w:p>
    <w:p w14:paraId="6D589190" w14:textId="77777777" w:rsidR="00B64BE6" w:rsidRPr="00B64BE6" w:rsidRDefault="00B64BE6" w:rsidP="00B64BE6">
      <w:pPr>
        <w:pStyle w:val="Bibliography"/>
      </w:pPr>
      <w:r w:rsidRPr="00B64BE6">
        <w:t xml:space="preserve">84. </w:t>
      </w:r>
      <w:r w:rsidRPr="00B64BE6">
        <w:tab/>
        <w:t xml:space="preserve">K. O. Alfarouk, A. H. H. Bashir, A. N. Aljarbou, A. M. Ramadan, A. K. Muddathir, S. T. S. AlHoufie, A. Hifny, G. O. Elhassan, M. E. Ibrahim, S. S. Alqahtani, S. D. AlSharari, C. T. Supuran, C. Rauch, R. A. Cardone, S. J. Reshkin, S. Fais, S. Harguindey, The Possible Role of Helicobacter pylori in Gastric Cancer and Its Management. </w:t>
      </w:r>
      <w:r w:rsidRPr="00B64BE6">
        <w:rPr>
          <w:i/>
          <w:iCs/>
        </w:rPr>
        <w:t>Front. Oncol.</w:t>
      </w:r>
      <w:r w:rsidRPr="00B64BE6">
        <w:t xml:space="preserve"> </w:t>
      </w:r>
      <w:r w:rsidRPr="00B64BE6">
        <w:rPr>
          <w:b/>
          <w:bCs/>
        </w:rPr>
        <w:t>9</w:t>
      </w:r>
      <w:r w:rsidRPr="00B64BE6">
        <w:t xml:space="preserve"> (2019).</w:t>
      </w:r>
    </w:p>
    <w:p w14:paraId="79D53A2B" w14:textId="77777777" w:rsidR="00B64BE6" w:rsidRPr="00B64BE6" w:rsidRDefault="00B64BE6" w:rsidP="00B64BE6">
      <w:pPr>
        <w:pStyle w:val="Bibliography"/>
      </w:pPr>
      <w:r w:rsidRPr="00B64BE6">
        <w:t xml:space="preserve">85. </w:t>
      </w:r>
      <w:r w:rsidRPr="00B64BE6">
        <w:tab/>
        <w:t xml:space="preserve">M. Rajilić-Stojanović, W. M. de Vos, The first 1000 cultured species of the human gastrointestinal microbiota. </w:t>
      </w:r>
      <w:r w:rsidRPr="00B64BE6">
        <w:rPr>
          <w:i/>
          <w:iCs/>
        </w:rPr>
        <w:t>FEMS Microbiology Reviews</w:t>
      </w:r>
      <w:r w:rsidRPr="00B64BE6">
        <w:t xml:space="preserve"> </w:t>
      </w:r>
      <w:r w:rsidRPr="00B64BE6">
        <w:rPr>
          <w:b/>
          <w:bCs/>
        </w:rPr>
        <w:t>38</w:t>
      </w:r>
      <w:r w:rsidRPr="00B64BE6">
        <w:t>, 996–1047 (2014).</w:t>
      </w:r>
    </w:p>
    <w:p w14:paraId="04258361" w14:textId="77777777" w:rsidR="00B64BE6" w:rsidRPr="00B64BE6" w:rsidRDefault="00B64BE6" w:rsidP="00B64BE6">
      <w:pPr>
        <w:pStyle w:val="Bibliography"/>
      </w:pPr>
      <w:r w:rsidRPr="00B64BE6">
        <w:t xml:space="preserve">86. </w:t>
      </w:r>
      <w:r w:rsidRPr="00B64BE6">
        <w:tab/>
        <w:t xml:space="preserve">S. Ahn, J. Jung, I.-A. Jang, E. L. Madsen, W. Park, Role of Glyoxylate Shunt in Oxidative Stress Response. </w:t>
      </w:r>
      <w:r w:rsidRPr="00B64BE6">
        <w:rPr>
          <w:i/>
          <w:iCs/>
        </w:rPr>
        <w:t>Journal of Biological Chemistry</w:t>
      </w:r>
      <w:r w:rsidRPr="00B64BE6">
        <w:t xml:space="preserve"> </w:t>
      </w:r>
      <w:r w:rsidRPr="00B64BE6">
        <w:rPr>
          <w:b/>
          <w:bCs/>
        </w:rPr>
        <w:t>291</w:t>
      </w:r>
      <w:r w:rsidRPr="00B64BE6">
        <w:t>, 11928–11938 (2016).</w:t>
      </w:r>
    </w:p>
    <w:p w14:paraId="2E2DC82D" w14:textId="77777777" w:rsidR="00B64BE6" w:rsidRPr="00B64BE6" w:rsidRDefault="00B64BE6" w:rsidP="00B64BE6">
      <w:pPr>
        <w:pStyle w:val="Bibliography"/>
      </w:pPr>
      <w:r w:rsidRPr="00B64BE6">
        <w:t xml:space="preserve">87. </w:t>
      </w:r>
      <w:r w:rsidRPr="00B64BE6">
        <w:tab/>
        <w:t xml:space="preserve">M. R. Badger, E. J. Bek, Multiple Rubisco forms in proteobacteria: their functional significance in relation to CO2 acquisition by the CBB cycle. </w:t>
      </w:r>
      <w:r w:rsidRPr="00B64BE6">
        <w:rPr>
          <w:i/>
          <w:iCs/>
        </w:rPr>
        <w:t>Journal of Experimental Botany</w:t>
      </w:r>
      <w:r w:rsidRPr="00B64BE6">
        <w:t xml:space="preserve"> </w:t>
      </w:r>
      <w:r w:rsidRPr="00B64BE6">
        <w:rPr>
          <w:b/>
          <w:bCs/>
        </w:rPr>
        <w:t>59</w:t>
      </w:r>
      <w:r w:rsidRPr="00B64BE6">
        <w:t>, 1525–1541 (2008).</w:t>
      </w:r>
    </w:p>
    <w:p w14:paraId="2D653912" w14:textId="77777777" w:rsidR="00B64BE6" w:rsidRPr="00B64BE6" w:rsidRDefault="00B64BE6" w:rsidP="00B64BE6">
      <w:pPr>
        <w:pStyle w:val="Bibliography"/>
      </w:pPr>
      <w:r w:rsidRPr="00B64BE6">
        <w:t xml:space="preserve">88. </w:t>
      </w:r>
      <w:r w:rsidRPr="00B64BE6">
        <w:tab/>
        <w:t xml:space="preserve">M. Bekker, G. Kramer, A. F. Hartog, M. J. Wagner, C. G. De Koster, K. J. Hellingwerf, M. J. Teixeira De Mattos, Changes in the redox state and composition of the quinone pool of Escherichia coli during aerobic batch-culture growth. </w:t>
      </w:r>
      <w:r w:rsidRPr="00B64BE6">
        <w:rPr>
          <w:i/>
          <w:iCs/>
        </w:rPr>
        <w:t>Microbiology</w:t>
      </w:r>
      <w:r w:rsidRPr="00B64BE6">
        <w:t xml:space="preserve"> </w:t>
      </w:r>
      <w:r w:rsidRPr="00B64BE6">
        <w:rPr>
          <w:b/>
          <w:bCs/>
        </w:rPr>
        <w:t>153</w:t>
      </w:r>
      <w:r w:rsidRPr="00B64BE6">
        <w:t>, 1974–1980 (2007).</w:t>
      </w:r>
    </w:p>
    <w:p w14:paraId="1F4B2F66" w14:textId="77777777" w:rsidR="00B64BE6" w:rsidRPr="00B64BE6" w:rsidRDefault="00B64BE6" w:rsidP="00B64BE6">
      <w:pPr>
        <w:pStyle w:val="Bibliography"/>
      </w:pPr>
      <w:r w:rsidRPr="00B64BE6">
        <w:t xml:space="preserve">89. </w:t>
      </w:r>
      <w:r w:rsidRPr="00B64BE6">
        <w:tab/>
        <w:t xml:space="preserve">H.-M. Kuhn, U. Meier-Dieter, H. Mayer, ECA, the enterobacterial common antigen*. </w:t>
      </w:r>
      <w:r w:rsidRPr="00B64BE6">
        <w:rPr>
          <w:i/>
          <w:iCs/>
        </w:rPr>
        <w:t>FEMS Microbiology Reviews</w:t>
      </w:r>
      <w:r w:rsidRPr="00B64BE6">
        <w:t xml:space="preserve"> </w:t>
      </w:r>
      <w:r w:rsidRPr="00B64BE6">
        <w:rPr>
          <w:b/>
          <w:bCs/>
        </w:rPr>
        <w:t>4</w:t>
      </w:r>
      <w:r w:rsidRPr="00B64BE6">
        <w:t>, 195–222 (1988).</w:t>
      </w:r>
    </w:p>
    <w:p w14:paraId="226616F3" w14:textId="77777777" w:rsidR="00B64BE6" w:rsidRPr="00B64BE6" w:rsidRDefault="00B64BE6" w:rsidP="00B64BE6">
      <w:pPr>
        <w:pStyle w:val="Bibliography"/>
      </w:pPr>
      <w:r w:rsidRPr="00B64BE6">
        <w:t xml:space="preserve">90. </w:t>
      </w:r>
      <w:r w:rsidRPr="00B64BE6">
        <w:tab/>
        <w:t xml:space="preserve">C. R. H. Raetz, C. Whitfield, Lipopolysaccharide endotoxins. </w:t>
      </w:r>
      <w:r w:rsidRPr="00B64BE6">
        <w:rPr>
          <w:i/>
          <w:iCs/>
        </w:rPr>
        <w:t>Annual Review of Biochemistry</w:t>
      </w:r>
      <w:r w:rsidRPr="00B64BE6">
        <w:t xml:space="preserve"> </w:t>
      </w:r>
      <w:r w:rsidRPr="00B64BE6">
        <w:rPr>
          <w:b/>
          <w:bCs/>
        </w:rPr>
        <w:t>71</w:t>
      </w:r>
      <w:r w:rsidRPr="00B64BE6">
        <w:t>, 635 (2002).</w:t>
      </w:r>
    </w:p>
    <w:p w14:paraId="418B3946" w14:textId="77777777" w:rsidR="00B64BE6" w:rsidRPr="00B64BE6" w:rsidRDefault="00B64BE6" w:rsidP="00B64BE6">
      <w:pPr>
        <w:pStyle w:val="Bibliography"/>
      </w:pPr>
      <w:r w:rsidRPr="00B64BE6">
        <w:t xml:space="preserve">91. </w:t>
      </w:r>
      <w:r w:rsidRPr="00B64BE6">
        <w:tab/>
        <w:t>W. Ying, NAD</w:t>
      </w:r>
      <w:r w:rsidRPr="00B64BE6">
        <w:rPr>
          <w:vertAlign w:val="superscript"/>
        </w:rPr>
        <w:t>+</w:t>
      </w:r>
      <w:r w:rsidRPr="00B64BE6">
        <w:t xml:space="preserve"> /NADH and NADP</w:t>
      </w:r>
      <w:r w:rsidRPr="00B64BE6">
        <w:rPr>
          <w:vertAlign w:val="superscript"/>
        </w:rPr>
        <w:t>+</w:t>
      </w:r>
      <w:r w:rsidRPr="00B64BE6">
        <w:t xml:space="preserve"> /NADPH in Cellular Functions and Cell Death: Regulation and Biological Consequences. </w:t>
      </w:r>
      <w:r w:rsidRPr="00B64BE6">
        <w:rPr>
          <w:i/>
          <w:iCs/>
        </w:rPr>
        <w:t>Antioxidants &amp; Redox Signaling</w:t>
      </w:r>
      <w:r w:rsidRPr="00B64BE6">
        <w:t xml:space="preserve"> </w:t>
      </w:r>
      <w:r w:rsidRPr="00B64BE6">
        <w:rPr>
          <w:b/>
          <w:bCs/>
        </w:rPr>
        <w:t>10</w:t>
      </w:r>
      <w:r w:rsidRPr="00B64BE6">
        <w:t>, 179–206 (2008).</w:t>
      </w:r>
    </w:p>
    <w:p w14:paraId="152119D5" w14:textId="77777777" w:rsidR="00B64BE6" w:rsidRPr="00B64BE6" w:rsidRDefault="00B64BE6" w:rsidP="00B64BE6">
      <w:pPr>
        <w:pStyle w:val="Bibliography"/>
      </w:pPr>
      <w:r w:rsidRPr="00B64BE6">
        <w:t xml:space="preserve">92. </w:t>
      </w:r>
      <w:r w:rsidRPr="00B64BE6">
        <w:tab/>
        <w:t xml:space="preserve">G. Caballero-Flores, J. M. Pickard, G. Núñez, Microbiota-mediated colonization resistance: mechanisms and regulation. </w:t>
      </w:r>
      <w:r w:rsidRPr="00B64BE6">
        <w:rPr>
          <w:i/>
          <w:iCs/>
        </w:rPr>
        <w:t>Nat Rev Microbiol</w:t>
      </w:r>
      <w:r w:rsidRPr="00B64BE6">
        <w:t xml:space="preserve"> </w:t>
      </w:r>
      <w:r w:rsidRPr="00B64BE6">
        <w:rPr>
          <w:b/>
          <w:bCs/>
        </w:rPr>
        <w:t>21</w:t>
      </w:r>
      <w:r w:rsidRPr="00B64BE6">
        <w:t>, 347–360 (2023).</w:t>
      </w:r>
    </w:p>
    <w:p w14:paraId="31E8CD55" w14:textId="77777777" w:rsidR="00B64BE6" w:rsidRPr="00B64BE6" w:rsidRDefault="00B64BE6" w:rsidP="00B64BE6">
      <w:pPr>
        <w:pStyle w:val="Bibliography"/>
      </w:pPr>
      <w:r w:rsidRPr="00B64BE6">
        <w:t xml:space="preserve">93. </w:t>
      </w:r>
      <w:r w:rsidRPr="00B64BE6">
        <w:tab/>
        <w:t xml:space="preserve">F. Spragge, E. Bakkeren, M. T. Jahn, E. B. N. Araujo, C. F. Pearson, X. Wang, L. Pankhurst, O. Cunrath, K. R. Foster, Microbiome diversity protects against pathogens by nutrient blocking. </w:t>
      </w:r>
      <w:r w:rsidRPr="00B64BE6">
        <w:rPr>
          <w:i/>
          <w:iCs/>
        </w:rPr>
        <w:t>Science</w:t>
      </w:r>
      <w:r w:rsidRPr="00B64BE6">
        <w:t xml:space="preserve"> </w:t>
      </w:r>
      <w:r w:rsidRPr="00B64BE6">
        <w:rPr>
          <w:b/>
          <w:bCs/>
        </w:rPr>
        <w:t>382</w:t>
      </w:r>
      <w:r w:rsidRPr="00B64BE6">
        <w:t>, eadj3502 (2023).</w:t>
      </w:r>
    </w:p>
    <w:p w14:paraId="4B19FE42" w14:textId="77777777" w:rsidR="00B64BE6" w:rsidRPr="00B64BE6" w:rsidRDefault="00B64BE6" w:rsidP="00B64BE6">
      <w:pPr>
        <w:pStyle w:val="Bibliography"/>
      </w:pPr>
      <w:r w:rsidRPr="00B64BE6">
        <w:lastRenderedPageBreak/>
        <w:t xml:space="preserve">94. </w:t>
      </w:r>
      <w:r w:rsidRPr="00B64BE6">
        <w:tab/>
        <w:t xml:space="preserve">C. G. Buffie, E. G. Pamer, Microbiota-mediated colonization resistance against intestinal pathogens. </w:t>
      </w:r>
      <w:r w:rsidRPr="00B64BE6">
        <w:rPr>
          <w:i/>
          <w:iCs/>
        </w:rPr>
        <w:t>Nat Rev Immunol</w:t>
      </w:r>
      <w:r w:rsidRPr="00B64BE6">
        <w:t xml:space="preserve"> </w:t>
      </w:r>
      <w:r w:rsidRPr="00B64BE6">
        <w:rPr>
          <w:b/>
          <w:bCs/>
        </w:rPr>
        <w:t>13</w:t>
      </w:r>
      <w:r w:rsidRPr="00B64BE6">
        <w:t>, 790–801 (2013).</w:t>
      </w:r>
    </w:p>
    <w:p w14:paraId="3F3C15A6" w14:textId="77777777" w:rsidR="00B64BE6" w:rsidRPr="00B64BE6" w:rsidRDefault="00B64BE6" w:rsidP="00B64BE6">
      <w:pPr>
        <w:pStyle w:val="Bibliography"/>
      </w:pPr>
      <w:r w:rsidRPr="00B64BE6">
        <w:t xml:space="preserve">95. </w:t>
      </w:r>
      <w:r w:rsidRPr="00B64BE6">
        <w:tab/>
        <w:t xml:space="preserve">S. Louca, M. F. Polz, F. Mazel, M. B. N. Albright, J. A. Huber, M. I. O’Connor, M. Ackermann, A. S. Hahn, D. S. Srivastava, S. A. Crowe, M. Doebeli, L. W. Parfrey, Function and functional redundancy in microbial systems. </w:t>
      </w:r>
      <w:r w:rsidRPr="00B64BE6">
        <w:rPr>
          <w:i/>
          <w:iCs/>
        </w:rPr>
        <w:t>Nat Ecol Evol</w:t>
      </w:r>
      <w:r w:rsidRPr="00B64BE6">
        <w:t xml:space="preserve"> </w:t>
      </w:r>
      <w:r w:rsidRPr="00B64BE6">
        <w:rPr>
          <w:b/>
          <w:bCs/>
        </w:rPr>
        <w:t>2</w:t>
      </w:r>
      <w:r w:rsidRPr="00B64BE6">
        <w:t>, 936–943 (2018).</w:t>
      </w:r>
    </w:p>
    <w:p w14:paraId="7F175BD1" w14:textId="77777777" w:rsidR="00B64BE6" w:rsidRPr="00B64BE6" w:rsidRDefault="00B64BE6" w:rsidP="00B64BE6">
      <w:pPr>
        <w:pStyle w:val="Bibliography"/>
      </w:pPr>
      <w:r w:rsidRPr="00B64BE6">
        <w:t xml:space="preserve">96. </w:t>
      </w:r>
      <w:r w:rsidRPr="00B64BE6">
        <w:tab/>
        <w:t xml:space="preserve">N. O. Kaakoush, N. Castaño-Rodríguez, H. M. Mitchell, S. M. Man, Global Epidemiology of Campylobacter Infection. </w:t>
      </w:r>
      <w:r w:rsidRPr="00B64BE6">
        <w:rPr>
          <w:i/>
          <w:iCs/>
        </w:rPr>
        <w:t>Clinical Microbiology Reviews</w:t>
      </w:r>
      <w:r w:rsidRPr="00B64BE6">
        <w:t xml:space="preserve"> </w:t>
      </w:r>
      <w:r w:rsidRPr="00B64BE6">
        <w:rPr>
          <w:b/>
          <w:bCs/>
        </w:rPr>
        <w:t>28</w:t>
      </w:r>
      <w:r w:rsidRPr="00B64BE6">
        <w:t>, 687–720 (2015).</w:t>
      </w:r>
    </w:p>
    <w:p w14:paraId="3E2A4AF3" w14:textId="77777777" w:rsidR="00B64BE6" w:rsidRPr="00B64BE6" w:rsidRDefault="00B64BE6" w:rsidP="00B64BE6">
      <w:pPr>
        <w:pStyle w:val="Bibliography"/>
      </w:pPr>
      <w:r w:rsidRPr="00B64BE6">
        <w:t xml:space="preserve">97. </w:t>
      </w:r>
      <w:r w:rsidRPr="00B64BE6">
        <w:tab/>
        <w:t xml:space="preserve">J. Sáenz, Hopanoids as functional analogues of cholesterol in bacterial membranes. </w:t>
      </w:r>
      <w:r w:rsidRPr="00B64BE6">
        <w:rPr>
          <w:i/>
          <w:iCs/>
        </w:rPr>
        <w:t>PNAS</w:t>
      </w:r>
      <w:r w:rsidRPr="00B64BE6">
        <w:t xml:space="preserve"> </w:t>
      </w:r>
      <w:r w:rsidRPr="00B64BE6">
        <w:rPr>
          <w:b/>
          <w:bCs/>
        </w:rPr>
        <w:t>112</w:t>
      </w:r>
      <w:r w:rsidRPr="00B64BE6">
        <w:t>, 11971–11976 (2015).</w:t>
      </w:r>
    </w:p>
    <w:p w14:paraId="778A2703" w14:textId="77777777" w:rsidR="00B64BE6" w:rsidRPr="00B64BE6" w:rsidRDefault="00B64BE6" w:rsidP="00B64BE6">
      <w:pPr>
        <w:pStyle w:val="Bibliography"/>
      </w:pPr>
      <w:r w:rsidRPr="00B64BE6">
        <w:t xml:space="preserve">98. </w:t>
      </w:r>
      <w:r w:rsidRPr="00B64BE6">
        <w:tab/>
        <w:t xml:space="preserve">H. Lin, E. Decuypere, J. Buyse, Acute heat stress induces oxidative stress in broiler chickens. </w:t>
      </w:r>
      <w:r w:rsidRPr="00B64BE6">
        <w:rPr>
          <w:i/>
          <w:iCs/>
        </w:rPr>
        <w:t>Comparative Biochemistry and Physiology Part A: Molecular &amp; Integrative Physiology</w:t>
      </w:r>
      <w:r w:rsidRPr="00B64BE6">
        <w:t xml:space="preserve"> </w:t>
      </w:r>
      <w:r w:rsidRPr="00B64BE6">
        <w:rPr>
          <w:b/>
          <w:bCs/>
        </w:rPr>
        <w:t>144</w:t>
      </w:r>
      <w:r w:rsidRPr="00B64BE6">
        <w:t>, 11–17 (2006).</w:t>
      </w:r>
    </w:p>
    <w:p w14:paraId="0A079D06" w14:textId="77777777" w:rsidR="00B64BE6" w:rsidRPr="00B64BE6" w:rsidRDefault="00B64BE6" w:rsidP="00B64BE6">
      <w:pPr>
        <w:pStyle w:val="Bibliography"/>
      </w:pPr>
      <w:r w:rsidRPr="00B64BE6">
        <w:t xml:space="preserve">99. </w:t>
      </w:r>
      <w:r w:rsidRPr="00B64BE6">
        <w:tab/>
        <w:t xml:space="preserve">K. M. Ng, J. A. Ferreyra, S. K. Higginbottom, J. B. Lynch, P. C. Kashyap, S. Gopinath, N. Naidu, B. Choudhury, B. C. Weimer, D. M. Monack, J. L. Sonnenburg, Microbiota-liberated host sugars facilitate post-antibiotic expansion of enteric pathogens. </w:t>
      </w:r>
      <w:r w:rsidRPr="00B64BE6">
        <w:rPr>
          <w:i/>
          <w:iCs/>
        </w:rPr>
        <w:t>Nature</w:t>
      </w:r>
      <w:r w:rsidRPr="00B64BE6">
        <w:t xml:space="preserve"> </w:t>
      </w:r>
      <w:r w:rsidRPr="00B64BE6">
        <w:rPr>
          <w:b/>
          <w:bCs/>
        </w:rPr>
        <w:t>502</w:t>
      </w:r>
      <w:r w:rsidRPr="00B64BE6">
        <w:t>, 96–99 (2013).</w:t>
      </w:r>
    </w:p>
    <w:p w14:paraId="611F971D" w14:textId="77777777" w:rsidR="00B64BE6" w:rsidRPr="00B64BE6" w:rsidRDefault="00B64BE6" w:rsidP="00B64BE6">
      <w:pPr>
        <w:pStyle w:val="Bibliography"/>
      </w:pPr>
      <w:r w:rsidRPr="00B64BE6">
        <w:t xml:space="preserve">100. </w:t>
      </w:r>
      <w:r w:rsidRPr="00B64BE6">
        <w:tab/>
        <w:t xml:space="preserve">M. Y. Zeng, N. Inohara, G. Nuñez, Mechanisms of inflammation-driven bacterial dysbiosis in the gut. </w:t>
      </w:r>
      <w:r w:rsidRPr="00B64BE6">
        <w:rPr>
          <w:i/>
          <w:iCs/>
        </w:rPr>
        <w:t>Mucosal Immunology</w:t>
      </w:r>
      <w:r w:rsidRPr="00B64BE6">
        <w:t xml:space="preserve"> </w:t>
      </w:r>
      <w:r w:rsidRPr="00B64BE6">
        <w:rPr>
          <w:b/>
          <w:bCs/>
        </w:rPr>
        <w:t>10</w:t>
      </w:r>
      <w:r w:rsidRPr="00B64BE6">
        <w:t>, 18–26 (2017).</w:t>
      </w:r>
    </w:p>
    <w:p w14:paraId="13F52C9F" w14:textId="77777777" w:rsidR="00B64BE6" w:rsidRPr="00B64BE6" w:rsidRDefault="00B64BE6" w:rsidP="00B64BE6">
      <w:pPr>
        <w:pStyle w:val="Bibliography"/>
      </w:pPr>
      <w:r w:rsidRPr="00B64BE6">
        <w:t xml:space="preserve">101. </w:t>
      </w:r>
      <w:r w:rsidRPr="00B64BE6">
        <w:tab/>
        <w:t xml:space="preserve">D. R. Donohoe, N. Garge, X. Zhang, W. Sun, T. M. O’Connell, M. K. Bunger, S. J. Bultman, The Microbiome and Butyrate Regulate Energy Metabolism and Autophagy in the Mammalian Colon. </w:t>
      </w:r>
      <w:r w:rsidRPr="00B64BE6">
        <w:rPr>
          <w:i/>
          <w:iCs/>
        </w:rPr>
        <w:t>Cell Metabolism</w:t>
      </w:r>
      <w:r w:rsidRPr="00B64BE6">
        <w:t xml:space="preserve"> </w:t>
      </w:r>
      <w:r w:rsidRPr="00B64BE6">
        <w:rPr>
          <w:b/>
          <w:bCs/>
        </w:rPr>
        <w:t>13</w:t>
      </w:r>
      <w:r w:rsidRPr="00B64BE6">
        <w:t>, 517–526 (2011).</w:t>
      </w:r>
    </w:p>
    <w:p w14:paraId="3FBD979E" w14:textId="77777777" w:rsidR="00B64BE6" w:rsidRPr="00B64BE6" w:rsidRDefault="00B64BE6" w:rsidP="00B64BE6">
      <w:pPr>
        <w:pStyle w:val="Bibliography"/>
      </w:pPr>
      <w:r w:rsidRPr="00B64BE6">
        <w:t xml:space="preserve">102. </w:t>
      </w:r>
      <w:r w:rsidRPr="00B64BE6">
        <w:tab/>
        <w:t xml:space="preserve">C. Neuman, E. Hatje, K. Z. Zarkasi, R. Smullen, J. P. Bowman, M. Katouli, The effect of diet and environmental temperature on the faecal microbiota of farmed Tasmanian Atlantic Salmon (almo salar L.). </w:t>
      </w:r>
      <w:r w:rsidRPr="00B64BE6">
        <w:rPr>
          <w:i/>
          <w:iCs/>
        </w:rPr>
        <w:t>Aquaculture Research</w:t>
      </w:r>
      <w:r w:rsidRPr="00B64BE6">
        <w:t xml:space="preserve"> </w:t>
      </w:r>
      <w:r w:rsidRPr="00B64BE6">
        <w:rPr>
          <w:b/>
          <w:bCs/>
        </w:rPr>
        <w:t>47</w:t>
      </w:r>
      <w:r w:rsidRPr="00B64BE6">
        <w:t>, 660–672 (2016).</w:t>
      </w:r>
    </w:p>
    <w:p w14:paraId="676E69A7" w14:textId="77777777" w:rsidR="00B64BE6" w:rsidRPr="00B64BE6" w:rsidRDefault="00B64BE6" w:rsidP="00B64BE6">
      <w:pPr>
        <w:pStyle w:val="Bibliography"/>
      </w:pPr>
      <w:r w:rsidRPr="00B64BE6">
        <w:t xml:space="preserve">103. </w:t>
      </w:r>
      <w:r w:rsidRPr="00B64BE6">
        <w:tab/>
        <w:t xml:space="preserve">E. L. Soriano, D. T. Ramírez, D. R. Araujo, B. Gómez-Gil, L. I. Castro, C. G. Sánchez, Effect of temperature and dietary lipid proportion on gut microbiota in yellowtail kingfish </w:t>
      </w:r>
      <w:r w:rsidRPr="00B64BE6">
        <w:rPr>
          <w:i/>
          <w:iCs/>
        </w:rPr>
        <w:t>Seriola lalandi</w:t>
      </w:r>
      <w:r w:rsidRPr="00B64BE6">
        <w:t xml:space="preserve"> juveniles. </w:t>
      </w:r>
      <w:r w:rsidRPr="00B64BE6">
        <w:rPr>
          <w:i/>
          <w:iCs/>
        </w:rPr>
        <w:t>Aquaculture</w:t>
      </w:r>
      <w:r w:rsidRPr="00B64BE6">
        <w:t xml:space="preserve"> </w:t>
      </w:r>
      <w:r w:rsidRPr="00B64BE6">
        <w:rPr>
          <w:b/>
          <w:bCs/>
        </w:rPr>
        <w:t>497</w:t>
      </w:r>
      <w:r w:rsidRPr="00B64BE6">
        <w:t>, 269–277 (2018).</w:t>
      </w:r>
    </w:p>
    <w:p w14:paraId="11D82308" w14:textId="77777777" w:rsidR="00B64BE6" w:rsidRPr="00B64BE6" w:rsidRDefault="00B64BE6" w:rsidP="00B64BE6">
      <w:pPr>
        <w:pStyle w:val="Bibliography"/>
      </w:pPr>
      <w:r w:rsidRPr="00B64BE6">
        <w:t xml:space="preserve">104. </w:t>
      </w:r>
      <w:r w:rsidRPr="00B64BE6">
        <w:tab/>
        <w:t xml:space="preserve">K. D. Kohl, J. Yahn, Effects of environmental temperature on the gut microbial communities of tadpoles. </w:t>
      </w:r>
      <w:r w:rsidRPr="00B64BE6">
        <w:rPr>
          <w:i/>
          <w:iCs/>
        </w:rPr>
        <w:t>Environmental Microbiology</w:t>
      </w:r>
      <w:r w:rsidRPr="00B64BE6">
        <w:t xml:space="preserve"> </w:t>
      </w:r>
      <w:r w:rsidRPr="00B64BE6">
        <w:rPr>
          <w:b/>
          <w:bCs/>
        </w:rPr>
        <w:t>18</w:t>
      </w:r>
      <w:r w:rsidRPr="00B64BE6">
        <w:t>, 1561–1565 (2016).</w:t>
      </w:r>
    </w:p>
    <w:p w14:paraId="2BC4AAF2" w14:textId="77777777" w:rsidR="00B64BE6" w:rsidRPr="00B64BE6" w:rsidRDefault="00B64BE6" w:rsidP="00B64BE6">
      <w:pPr>
        <w:pStyle w:val="Bibliography"/>
      </w:pPr>
      <w:r w:rsidRPr="00B64BE6">
        <w:t xml:space="preserve">105. </w:t>
      </w:r>
      <w:r w:rsidRPr="00B64BE6">
        <w:tab/>
        <w:t xml:space="preserve">F. A. Campos, L. M. Fedigan, Behavioral adaptations to heat stress and water scarcity in white-faced capuchins (Cebus capucinus) in Santa Rosa National Park, Costa Rica. </w:t>
      </w:r>
      <w:r w:rsidRPr="00B64BE6">
        <w:rPr>
          <w:i/>
          <w:iCs/>
        </w:rPr>
        <w:t>American Journal of Physical Anthropology</w:t>
      </w:r>
      <w:r w:rsidRPr="00B64BE6">
        <w:t xml:space="preserve"> </w:t>
      </w:r>
      <w:r w:rsidRPr="00B64BE6">
        <w:rPr>
          <w:b/>
          <w:bCs/>
        </w:rPr>
        <w:t>138</w:t>
      </w:r>
      <w:r w:rsidRPr="00B64BE6">
        <w:t>, 101–111 (2009).</w:t>
      </w:r>
    </w:p>
    <w:p w14:paraId="32DED2DE" w14:textId="77777777" w:rsidR="00B64BE6" w:rsidRPr="00B64BE6" w:rsidRDefault="00B64BE6" w:rsidP="00B64BE6">
      <w:pPr>
        <w:pStyle w:val="Bibliography"/>
      </w:pPr>
      <w:r w:rsidRPr="00B64BE6">
        <w:t xml:space="preserve">106. </w:t>
      </w:r>
      <w:r w:rsidRPr="00B64BE6">
        <w:tab/>
        <w:t xml:space="preserve">J. D. Orkin, M. J. Montague, D. Tejada-Martinez, M. De Manuel, J. Del Campo, S. Cheves Hernandez, A. Di Fiore, C. Fontsere, J. A. Hodgson, M. C. Janiak, L. F. K. Kuderna, E. Lizano, M. P. Martin, Y. Niimura, G. H. Perry, C. S. Valverde, J. Tang, W. C. </w:t>
      </w:r>
      <w:r w:rsidRPr="00B64BE6">
        <w:lastRenderedPageBreak/>
        <w:t xml:space="preserve">Warren, J. P. De Magalhães, S. Kawamura, T. Marquès-Bonet, R. Krawetz, A. D. Melin, The genomics of ecological flexibility, large brains, and long lives in capuchin monkeys revealed with fecalFACS. </w:t>
      </w:r>
      <w:r w:rsidRPr="00B64BE6">
        <w:rPr>
          <w:i/>
          <w:iCs/>
        </w:rPr>
        <w:t>Proc. Natl. Acad. Sci. U.S.A.</w:t>
      </w:r>
      <w:r w:rsidRPr="00B64BE6">
        <w:t xml:space="preserve"> </w:t>
      </w:r>
      <w:r w:rsidRPr="00B64BE6">
        <w:rPr>
          <w:b/>
          <w:bCs/>
        </w:rPr>
        <w:t>118</w:t>
      </w:r>
      <w:r w:rsidRPr="00B64BE6">
        <w:t>, e2010632118 (2021).</w:t>
      </w:r>
    </w:p>
    <w:p w14:paraId="294C5708" w14:textId="77777777" w:rsidR="00B64BE6" w:rsidRPr="00B64BE6" w:rsidRDefault="00B64BE6" w:rsidP="00B64BE6">
      <w:pPr>
        <w:pStyle w:val="Bibliography"/>
      </w:pPr>
      <w:r w:rsidRPr="00B64BE6">
        <w:t xml:space="preserve">107. </w:t>
      </w:r>
      <w:r w:rsidRPr="00B64BE6">
        <w:tab/>
        <w:t xml:space="preserve">C. Nathan, A. Cunningham-Bussel, Beyond oxidative stress: an immunologist’s guide to reactive oxygen species. </w:t>
      </w:r>
      <w:r w:rsidRPr="00B64BE6">
        <w:rPr>
          <w:i/>
          <w:iCs/>
        </w:rPr>
        <w:t>Nat Rev Immunol</w:t>
      </w:r>
      <w:r w:rsidRPr="00B64BE6">
        <w:t xml:space="preserve"> </w:t>
      </w:r>
      <w:r w:rsidRPr="00B64BE6">
        <w:rPr>
          <w:b/>
          <w:bCs/>
        </w:rPr>
        <w:t>13</w:t>
      </w:r>
      <w:r w:rsidRPr="00B64BE6">
        <w:t>, 349–361 (2013).</w:t>
      </w:r>
    </w:p>
    <w:p w14:paraId="70B39336" w14:textId="77777777" w:rsidR="00B64BE6" w:rsidRPr="00B64BE6" w:rsidRDefault="00B64BE6" w:rsidP="00B64BE6">
      <w:pPr>
        <w:pStyle w:val="Bibliography"/>
      </w:pPr>
      <w:r w:rsidRPr="00B64BE6">
        <w:t xml:space="preserve">108. </w:t>
      </w:r>
      <w:r w:rsidRPr="00B64BE6">
        <w:tab/>
        <w:t xml:space="preserve">L. Li, P. Peng, N. Ding, W. Jia, C. Huang, Y. Tang, Oxidative Stress, Inflammation, Gut Dysbiosis: What Can Polyphenols Do in Inflammatory Bowel Disease? </w:t>
      </w:r>
      <w:r w:rsidRPr="00B64BE6">
        <w:rPr>
          <w:i/>
          <w:iCs/>
        </w:rPr>
        <w:t>Antioxidants</w:t>
      </w:r>
      <w:r w:rsidRPr="00B64BE6">
        <w:t xml:space="preserve"> </w:t>
      </w:r>
      <w:r w:rsidRPr="00B64BE6">
        <w:rPr>
          <w:b/>
          <w:bCs/>
        </w:rPr>
        <w:t>12</w:t>
      </w:r>
      <w:r w:rsidRPr="00B64BE6">
        <w:t>, 967 (2023).</w:t>
      </w:r>
    </w:p>
    <w:p w14:paraId="34237F7F" w14:textId="77777777" w:rsidR="00B64BE6" w:rsidRPr="00B64BE6" w:rsidRDefault="00B64BE6" w:rsidP="00B64BE6">
      <w:pPr>
        <w:pStyle w:val="Bibliography"/>
      </w:pPr>
      <w:r w:rsidRPr="00B64BE6">
        <w:t xml:space="preserve">109. </w:t>
      </w:r>
      <w:r w:rsidRPr="00B64BE6">
        <w:tab/>
        <w:t xml:space="preserve">H. Mostafavi Abdolmaleky, J.-R. Zhou, Gut Microbiota Dysbiosis, Oxidative Stress, Inflammation, and Epigenetic Alterations in Metabolic Diseases. </w:t>
      </w:r>
      <w:r w:rsidRPr="00B64BE6">
        <w:rPr>
          <w:i/>
          <w:iCs/>
        </w:rPr>
        <w:t>Antioxidants</w:t>
      </w:r>
      <w:r w:rsidRPr="00B64BE6">
        <w:t xml:space="preserve"> </w:t>
      </w:r>
      <w:r w:rsidRPr="00B64BE6">
        <w:rPr>
          <w:b/>
          <w:bCs/>
        </w:rPr>
        <w:t>13</w:t>
      </w:r>
      <w:r w:rsidRPr="00B64BE6">
        <w:t>, 985 (2024).</w:t>
      </w:r>
    </w:p>
    <w:p w14:paraId="50DEEECC" w14:textId="77777777" w:rsidR="00B64BE6" w:rsidRPr="00B64BE6" w:rsidRDefault="00B64BE6" w:rsidP="00B64BE6">
      <w:pPr>
        <w:pStyle w:val="Bibliography"/>
      </w:pPr>
      <w:r w:rsidRPr="00B64BE6">
        <w:t xml:space="preserve">110. </w:t>
      </w:r>
      <w:r w:rsidRPr="00B64BE6">
        <w:tab/>
        <w:t xml:space="preserve">D. Dodd, M. H. Spitzer, W. Van Treuren, B. D. Merrill, A. J. Hryckowian, S. K. Higginbottom, A. Le, T. M. Cowan, G. P. Nolan, M. A. Fischbach, J. L. Sonnenburg, A gut bacterial pathway metabolizes aromatic amino acids into nine circulating metabolites. </w:t>
      </w:r>
      <w:r w:rsidRPr="00B64BE6">
        <w:rPr>
          <w:i/>
          <w:iCs/>
        </w:rPr>
        <w:t>Nature</w:t>
      </w:r>
      <w:r w:rsidRPr="00B64BE6">
        <w:t xml:space="preserve"> </w:t>
      </w:r>
      <w:r w:rsidRPr="00B64BE6">
        <w:rPr>
          <w:b/>
          <w:bCs/>
        </w:rPr>
        <w:t>551</w:t>
      </w:r>
      <w:r w:rsidRPr="00B64BE6">
        <w:t>, 648–652 (2017).</w:t>
      </w:r>
    </w:p>
    <w:p w14:paraId="137BE2C7" w14:textId="77777777" w:rsidR="00B64BE6" w:rsidRPr="00B64BE6" w:rsidRDefault="00B64BE6" w:rsidP="00B64BE6">
      <w:pPr>
        <w:pStyle w:val="Bibliography"/>
      </w:pPr>
      <w:r w:rsidRPr="00B64BE6">
        <w:t xml:space="preserve">111. </w:t>
      </w:r>
      <w:r w:rsidRPr="00B64BE6">
        <w:tab/>
        <w:t xml:space="preserve">T. Zelante, R. G. Iannitti, C. Cunha, A. De Luca, G. Giovannini, G. Pieraccini, R. Zecchi, C. D’Angelo, C. Massi-Benedetti, F. Fallarino, A. Carvalho, P. Puccetti, L. Romani, Tryptophan Catabolites from Microbiota Engage Aryl Hydrocarbon Receptor and Balance Mucosal Reactivity via Interleukin-22. </w:t>
      </w:r>
      <w:r w:rsidRPr="00B64BE6">
        <w:rPr>
          <w:i/>
          <w:iCs/>
        </w:rPr>
        <w:t>Immunity</w:t>
      </w:r>
      <w:r w:rsidRPr="00B64BE6">
        <w:t xml:space="preserve"> </w:t>
      </w:r>
      <w:r w:rsidRPr="00B64BE6">
        <w:rPr>
          <w:b/>
          <w:bCs/>
        </w:rPr>
        <w:t>39</w:t>
      </w:r>
      <w:r w:rsidRPr="00B64BE6">
        <w:t>, 372–385 (2013).</w:t>
      </w:r>
    </w:p>
    <w:p w14:paraId="12B79788" w14:textId="77777777" w:rsidR="00B64BE6" w:rsidRPr="00B64BE6" w:rsidRDefault="00B64BE6" w:rsidP="00B64BE6">
      <w:pPr>
        <w:pStyle w:val="Bibliography"/>
      </w:pPr>
      <w:r w:rsidRPr="00B64BE6">
        <w:t xml:space="preserve">112. </w:t>
      </w:r>
      <w:r w:rsidRPr="00B64BE6">
        <w:tab/>
        <w:t xml:space="preserve">S. H. Chu, J. W. Lim, K. H. Kim, H. Kim, NF-κB and Bcl-2 in Helicobacter pylori-Induced Apoptosis in Gastric Epithelial Cells. </w:t>
      </w:r>
      <w:r w:rsidRPr="00B64BE6">
        <w:rPr>
          <w:i/>
          <w:iCs/>
        </w:rPr>
        <w:t>Annals of the New York Academy of Sciences</w:t>
      </w:r>
      <w:r w:rsidRPr="00B64BE6">
        <w:t xml:space="preserve"> </w:t>
      </w:r>
      <w:r w:rsidRPr="00B64BE6">
        <w:rPr>
          <w:b/>
          <w:bCs/>
        </w:rPr>
        <w:t>1010</w:t>
      </w:r>
      <w:r w:rsidRPr="00B64BE6">
        <w:t>, 568–572 (2003).</w:t>
      </w:r>
    </w:p>
    <w:p w14:paraId="283CE877" w14:textId="77777777" w:rsidR="00B64BE6" w:rsidRPr="00B64BE6" w:rsidRDefault="00B64BE6" w:rsidP="00B64BE6">
      <w:pPr>
        <w:pStyle w:val="Bibliography"/>
      </w:pPr>
      <w:r w:rsidRPr="00B64BE6">
        <w:t xml:space="preserve">113. </w:t>
      </w:r>
      <w:r w:rsidRPr="00B64BE6">
        <w:tab/>
        <w:t xml:space="preserve">E. Tinsley Johnson, M. E. Benítez, A. Fuentes, C. R. McLean, A. B. Norford, J. C. Ordoñez, J. C. Beehner, T. J. Bergman, High density of white-faced capuchins (Cebus capucinus) and habitat quality in the Taboga Forest of Costa Rica. </w:t>
      </w:r>
      <w:r w:rsidRPr="00B64BE6">
        <w:rPr>
          <w:i/>
          <w:iCs/>
        </w:rPr>
        <w:t>American Journal of Primatology</w:t>
      </w:r>
      <w:r w:rsidRPr="00B64BE6">
        <w:t xml:space="preserve"> </w:t>
      </w:r>
      <w:r w:rsidRPr="00B64BE6">
        <w:rPr>
          <w:b/>
          <w:bCs/>
        </w:rPr>
        <w:t>82</w:t>
      </w:r>
      <w:r w:rsidRPr="00B64BE6">
        <w:t>, e23096 (2020).</w:t>
      </w:r>
    </w:p>
    <w:p w14:paraId="43AEEF94" w14:textId="77777777" w:rsidR="00B64BE6" w:rsidRPr="00B64BE6" w:rsidRDefault="00B64BE6" w:rsidP="00B64BE6">
      <w:pPr>
        <w:pStyle w:val="Bibliography"/>
      </w:pPr>
      <w:r w:rsidRPr="00B64BE6">
        <w:t xml:space="preserve">114. </w:t>
      </w:r>
      <w:r w:rsidRPr="00B64BE6">
        <w:tab/>
        <w:t xml:space="preserve">K. Thomas-White, S. C. Forster, N. Kumar, M. Van Kuiken, C. Putonti, M. D. Stares, E. E. Hilt, T. K. Price, A. J. Wolfe, T. D. Lawley, Culturing of female bladder bacteria reveals an interconnected urogenital microbiota. </w:t>
      </w:r>
      <w:r w:rsidRPr="00B64BE6">
        <w:rPr>
          <w:i/>
          <w:iCs/>
        </w:rPr>
        <w:t>Nat Commun</w:t>
      </w:r>
      <w:r w:rsidRPr="00B64BE6">
        <w:t xml:space="preserve"> </w:t>
      </w:r>
      <w:r w:rsidRPr="00B64BE6">
        <w:rPr>
          <w:b/>
          <w:bCs/>
        </w:rPr>
        <w:t>9</w:t>
      </w:r>
      <w:r w:rsidRPr="00B64BE6">
        <w:t>, 1557 (2018).</w:t>
      </w:r>
    </w:p>
    <w:p w14:paraId="2929CC25" w14:textId="77777777" w:rsidR="00B64BE6" w:rsidRPr="00B64BE6" w:rsidRDefault="00B64BE6" w:rsidP="00B64BE6">
      <w:pPr>
        <w:pStyle w:val="Bibliography"/>
      </w:pPr>
      <w:r w:rsidRPr="00B64BE6">
        <w:t xml:space="preserve">115. </w:t>
      </w:r>
      <w:r w:rsidRPr="00B64BE6">
        <w:tab/>
        <w:t xml:space="preserve">M. L. Bergstrom, M. Emery Thompson, A. D. Melin, L. M. Fedigan, Using urinary parameters to estimate seasonal variation in the physical condition of female white-faced capuchin monkeys (Cebus capucinus imitator). </w:t>
      </w:r>
      <w:r w:rsidRPr="00B64BE6">
        <w:rPr>
          <w:i/>
          <w:iCs/>
        </w:rPr>
        <w:t>American Journal of Physical Anthropology</w:t>
      </w:r>
      <w:r w:rsidRPr="00B64BE6">
        <w:t xml:space="preserve"> </w:t>
      </w:r>
      <w:r w:rsidRPr="00B64BE6">
        <w:rPr>
          <w:b/>
          <w:bCs/>
        </w:rPr>
        <w:t>163</w:t>
      </w:r>
      <w:r w:rsidRPr="00B64BE6">
        <w:t>, 707–715 (2017).</w:t>
      </w:r>
    </w:p>
    <w:p w14:paraId="438976F1" w14:textId="77777777" w:rsidR="00B64BE6" w:rsidRPr="00B64BE6" w:rsidRDefault="00B64BE6" w:rsidP="00B64BE6">
      <w:pPr>
        <w:pStyle w:val="Bibliography"/>
      </w:pPr>
      <w:r w:rsidRPr="00B64BE6">
        <w:t xml:space="preserve">116. </w:t>
      </w:r>
      <w:r w:rsidRPr="00B64BE6">
        <w:tab/>
        <w:t xml:space="preserve">J. C. Beehner, J. Alfaro, C. Allen, M. E. Benítez, T. J. Bergman, M. S. Buehler, S. C. Carrera, E. M. Chester, T. Deschner, A. Fuentes, C. M. Gault, I. Godoy, K. M. Jack, J. D. Kim, L. Kolinski, N. K. Kulick, T. Losch, J. C. Ordoñez, S. E. Perry, F. Pinto, O. T. Reilly, E. T. Johnson, M. D. Wasserman, Using an on-site laboratory for fecal steroid </w:t>
      </w:r>
      <w:r w:rsidRPr="00B64BE6">
        <w:lastRenderedPageBreak/>
        <w:t xml:space="preserve">analysis in wild white-faced capuchins. </w:t>
      </w:r>
      <w:r w:rsidRPr="00B64BE6">
        <w:rPr>
          <w:i/>
          <w:iCs/>
        </w:rPr>
        <w:t>General and Comparative Endocrinology</w:t>
      </w:r>
      <w:r w:rsidRPr="00B64BE6">
        <w:t xml:space="preserve"> </w:t>
      </w:r>
      <w:r w:rsidRPr="00B64BE6">
        <w:rPr>
          <w:b/>
          <w:bCs/>
        </w:rPr>
        <w:t>329</w:t>
      </w:r>
      <w:r w:rsidRPr="00B64BE6">
        <w:t>, 114109 (2022).</w:t>
      </w:r>
    </w:p>
    <w:p w14:paraId="0BA4CAAE" w14:textId="77777777" w:rsidR="00B64BE6" w:rsidRPr="00B64BE6" w:rsidRDefault="00B64BE6" w:rsidP="00B64BE6">
      <w:pPr>
        <w:pStyle w:val="Bibliography"/>
      </w:pPr>
      <w:r w:rsidRPr="00B64BE6">
        <w:t xml:space="preserve">117. </w:t>
      </w:r>
      <w:r w:rsidRPr="00B64BE6">
        <w:tab/>
        <w:t xml:space="preserve">M. Stern, M. Quesada, K. E. Stoner, Changes in composition and structure of a tropical dry forest following intermittent Cattle grazing. </w:t>
      </w:r>
      <w:r w:rsidRPr="00B64BE6">
        <w:rPr>
          <w:i/>
          <w:iCs/>
        </w:rPr>
        <w:t>Revista de Biología Tropical</w:t>
      </w:r>
      <w:r w:rsidRPr="00B64BE6">
        <w:t xml:space="preserve"> </w:t>
      </w:r>
      <w:r w:rsidRPr="00B64BE6">
        <w:rPr>
          <w:b/>
          <w:bCs/>
        </w:rPr>
        <w:t>50</w:t>
      </w:r>
      <w:r w:rsidRPr="00B64BE6">
        <w:t>, 1021–1034 (2002).</w:t>
      </w:r>
    </w:p>
    <w:p w14:paraId="4C00217E" w14:textId="77777777" w:rsidR="00B64BE6" w:rsidRPr="00B64BE6" w:rsidRDefault="00B64BE6" w:rsidP="00B64BE6">
      <w:pPr>
        <w:pStyle w:val="Bibliography"/>
      </w:pPr>
      <w:r w:rsidRPr="00B64BE6">
        <w:t xml:space="preserve">118. </w:t>
      </w:r>
      <w:r w:rsidRPr="00B64BE6">
        <w:tab/>
        <w:t xml:space="preserve">J. M. Lucore, A. J. Marshall, S. F. Brosnan, M. E. Benítez, Validating Urinary Neopterin as a Biomarker of Immune Response in Captive and Wild Capuchin Monkeys. </w:t>
      </w:r>
      <w:r w:rsidRPr="00B64BE6">
        <w:rPr>
          <w:i/>
          <w:iCs/>
        </w:rPr>
        <w:t>Front. Vet. Sci.</w:t>
      </w:r>
      <w:r w:rsidRPr="00B64BE6">
        <w:t xml:space="preserve"> </w:t>
      </w:r>
      <w:r w:rsidRPr="00B64BE6">
        <w:rPr>
          <w:b/>
          <w:bCs/>
        </w:rPr>
        <w:t>9</w:t>
      </w:r>
      <w:r w:rsidRPr="00B64BE6">
        <w:t xml:space="preserve"> (2022).</w:t>
      </w:r>
    </w:p>
    <w:p w14:paraId="3C11C606" w14:textId="77777777" w:rsidR="00B64BE6" w:rsidRPr="00B64BE6" w:rsidRDefault="00B64BE6" w:rsidP="00B64BE6">
      <w:pPr>
        <w:pStyle w:val="Bibliography"/>
      </w:pPr>
      <w:r w:rsidRPr="00B64BE6">
        <w:t xml:space="preserve">119. </w:t>
      </w:r>
      <w:r w:rsidRPr="00B64BE6">
        <w:tab/>
        <w:t xml:space="preserve">K. R. Amato, S. Kuthyar, M. Ekanayake-Weber, R. Salmi, N. Snyder-Mackler, L. Wijayathunga, R. Vandercone, A. Lu, Gut microbiome, diet, and conservation of endangered langurs in Sri Lanka. </w:t>
      </w:r>
      <w:r w:rsidRPr="00B64BE6">
        <w:rPr>
          <w:i/>
          <w:iCs/>
        </w:rPr>
        <w:t>Biotropica</w:t>
      </w:r>
      <w:r w:rsidRPr="00B64BE6">
        <w:t xml:space="preserve"> </w:t>
      </w:r>
      <w:r w:rsidRPr="00B64BE6">
        <w:rPr>
          <w:b/>
          <w:bCs/>
        </w:rPr>
        <w:t>52</w:t>
      </w:r>
      <w:r w:rsidRPr="00B64BE6">
        <w:t>, 981–990 (2020).</w:t>
      </w:r>
    </w:p>
    <w:p w14:paraId="10E6B990" w14:textId="77777777" w:rsidR="00B64BE6" w:rsidRPr="00B64BE6" w:rsidRDefault="00B64BE6" w:rsidP="00B64BE6">
      <w:pPr>
        <w:pStyle w:val="Bibliography"/>
      </w:pPr>
      <w:r w:rsidRPr="00B64BE6">
        <w:t xml:space="preserve">120. </w:t>
      </w:r>
      <w:r w:rsidRPr="00B64BE6">
        <w:tab/>
        <w:t xml:space="preserve">E. k. Mallott, R. s. Malhi, P. a. Garber, High-throughput sequencing of fecal DNA to identify insects consumed by wild Weddell’s saddleback tamarins (aguinus weddelli, Cebidae, Primates) in Bolivia. </w:t>
      </w:r>
      <w:r w:rsidRPr="00B64BE6">
        <w:rPr>
          <w:i/>
          <w:iCs/>
        </w:rPr>
        <w:t>American Journal of Physical Anthropology</w:t>
      </w:r>
      <w:r w:rsidRPr="00B64BE6">
        <w:t xml:space="preserve"> </w:t>
      </w:r>
      <w:r w:rsidRPr="00B64BE6">
        <w:rPr>
          <w:b/>
          <w:bCs/>
        </w:rPr>
        <w:t>156</w:t>
      </w:r>
      <w:r w:rsidRPr="00B64BE6">
        <w:t>, 474–481 (2015).</w:t>
      </w:r>
    </w:p>
    <w:p w14:paraId="7E697392" w14:textId="77777777" w:rsidR="00B64BE6" w:rsidRPr="00B64BE6" w:rsidRDefault="00B64BE6" w:rsidP="00B64BE6">
      <w:pPr>
        <w:pStyle w:val="Bibliography"/>
      </w:pPr>
      <w:r w:rsidRPr="00B64BE6">
        <w:t xml:space="preserve">121. </w:t>
      </w:r>
      <w:r w:rsidRPr="00B64BE6">
        <w:tab/>
        <w:t xml:space="preserve">S. B. Pickett, C. M. Bergey, A. Di Fiore, A Metagenomic Study of Primate Insect Diet Diversity. </w:t>
      </w:r>
      <w:r w:rsidRPr="00B64BE6">
        <w:rPr>
          <w:i/>
          <w:iCs/>
        </w:rPr>
        <w:t>American Journal of Primatology</w:t>
      </w:r>
      <w:r w:rsidRPr="00B64BE6">
        <w:t xml:space="preserve"> </w:t>
      </w:r>
      <w:r w:rsidRPr="00B64BE6">
        <w:rPr>
          <w:b/>
          <w:bCs/>
        </w:rPr>
        <w:t>74</w:t>
      </w:r>
      <w:r w:rsidRPr="00B64BE6">
        <w:t>, 622–631 (2012).</w:t>
      </w:r>
    </w:p>
    <w:p w14:paraId="2E8392F7" w14:textId="77777777" w:rsidR="00B64BE6" w:rsidRPr="00B64BE6" w:rsidRDefault="00B64BE6" w:rsidP="00B64BE6">
      <w:pPr>
        <w:pStyle w:val="Bibliography"/>
      </w:pPr>
      <w:r w:rsidRPr="00B64BE6">
        <w:t xml:space="preserve">122. </w:t>
      </w:r>
      <w:r w:rsidRPr="00B64BE6">
        <w:tab/>
        <w:t xml:space="preserve">D. M. Gohl, P. Vangay, J. Garbe, A. MacLean, A. Hauge, A. Becker, T. J. Gould, J. B. Clayton, T. J. Johnson, R. Hunter, D. Knights, K. B. Beckman, Systematic improvement of amplicon marker gene methods for increased accuracy in microbiome studies. </w:t>
      </w:r>
      <w:r w:rsidRPr="00B64BE6">
        <w:rPr>
          <w:i/>
          <w:iCs/>
        </w:rPr>
        <w:t>Nat Biotechnol</w:t>
      </w:r>
      <w:r w:rsidRPr="00B64BE6">
        <w:t xml:space="preserve"> </w:t>
      </w:r>
      <w:r w:rsidRPr="00B64BE6">
        <w:rPr>
          <w:b/>
          <w:bCs/>
        </w:rPr>
        <w:t>34</w:t>
      </w:r>
      <w:r w:rsidRPr="00B64BE6">
        <w:t>, 942–949 (2016).</w:t>
      </w:r>
    </w:p>
    <w:p w14:paraId="08A9C901" w14:textId="77777777" w:rsidR="00B64BE6" w:rsidRPr="00B64BE6" w:rsidRDefault="00B64BE6" w:rsidP="00B64BE6">
      <w:pPr>
        <w:pStyle w:val="Bibliography"/>
      </w:pPr>
      <w:r w:rsidRPr="00B64BE6">
        <w:t xml:space="preserve">123. </w:t>
      </w:r>
      <w:r w:rsidRPr="00B64BE6">
        <w:tab/>
        <w:t xml:space="preserve">E. K. Mallott, K. R. Amato, The microbial reproductive ecology of white-faced capuchins (Cebus capucinus). </w:t>
      </w:r>
      <w:r w:rsidRPr="00B64BE6">
        <w:rPr>
          <w:i/>
          <w:iCs/>
        </w:rPr>
        <w:t>American Journal of Primatology</w:t>
      </w:r>
      <w:r w:rsidRPr="00B64BE6">
        <w:t xml:space="preserve"> </w:t>
      </w:r>
      <w:r w:rsidRPr="00B64BE6">
        <w:rPr>
          <w:b/>
          <w:bCs/>
        </w:rPr>
        <w:t>80</w:t>
      </w:r>
      <w:r w:rsidRPr="00B64BE6">
        <w:t>, e22896 (2018).</w:t>
      </w:r>
    </w:p>
    <w:p w14:paraId="7490D279" w14:textId="77777777" w:rsidR="00B64BE6" w:rsidRPr="00B64BE6" w:rsidRDefault="00B64BE6" w:rsidP="00B64BE6">
      <w:pPr>
        <w:pStyle w:val="Bibliography"/>
      </w:pPr>
      <w:r w:rsidRPr="00B64BE6">
        <w:t xml:space="preserve">124. </w:t>
      </w:r>
      <w:r w:rsidRPr="00B64BE6">
        <w:tab/>
        <w:t xml:space="preserve">J. G. Caporaso, J. Kuczynski, J. Stombaugh, K. Bittinger, F. D. Bushman, E. K. Costello, N. Fierer, A. G. Peña, J. K. Goodrich, J. I. Gordon, G. A. Huttley, S. T. Kelley, D. Knights, J. E. Koenig, R. E. Ley, C. A. Lozupone, D. McDonald, B. D. Muegge, M. Pirrung, J. Reeder, J. R. Sevinsky, P. J. Turnbaugh, W. A. Walters, J. Widmann, T. Yatsunenko, J. Zaneveld, R. Knight, QIIME allows analysis of high-throughput community sequencing data. </w:t>
      </w:r>
      <w:r w:rsidRPr="00B64BE6">
        <w:rPr>
          <w:i/>
          <w:iCs/>
        </w:rPr>
        <w:t>Nat Methods</w:t>
      </w:r>
      <w:r w:rsidRPr="00B64BE6">
        <w:t xml:space="preserve"> </w:t>
      </w:r>
      <w:r w:rsidRPr="00B64BE6">
        <w:rPr>
          <w:b/>
          <w:bCs/>
        </w:rPr>
        <w:t>7</w:t>
      </w:r>
      <w:r w:rsidRPr="00B64BE6">
        <w:t>, 335–336 (2010).</w:t>
      </w:r>
    </w:p>
    <w:p w14:paraId="72E7651D" w14:textId="77777777" w:rsidR="00B64BE6" w:rsidRPr="00B64BE6" w:rsidRDefault="00B64BE6" w:rsidP="00B64BE6">
      <w:pPr>
        <w:pStyle w:val="Bibliography"/>
      </w:pPr>
      <w:r w:rsidRPr="00B64BE6">
        <w:t xml:space="preserve">125. </w:t>
      </w:r>
      <w:r w:rsidRPr="00B64BE6">
        <w:tab/>
        <w:t xml:space="preserve">B. J. Callahan, P. J. McMurdie, M. J. Rosen, A. W. Han, A. J. A. Johnson, S. P. Holmes, DADA2: High-resolution sample inference from Illumina amplicon data. </w:t>
      </w:r>
      <w:r w:rsidRPr="00B64BE6">
        <w:rPr>
          <w:i/>
          <w:iCs/>
        </w:rPr>
        <w:t>Nat Methods</w:t>
      </w:r>
      <w:r w:rsidRPr="00B64BE6">
        <w:t xml:space="preserve"> </w:t>
      </w:r>
      <w:r w:rsidRPr="00B64BE6">
        <w:rPr>
          <w:b/>
          <w:bCs/>
        </w:rPr>
        <w:t>13</w:t>
      </w:r>
      <w:r w:rsidRPr="00B64BE6">
        <w:t>, 581–583 (2016).</w:t>
      </w:r>
    </w:p>
    <w:p w14:paraId="321EFECD" w14:textId="77777777" w:rsidR="00B64BE6" w:rsidRPr="00B64BE6" w:rsidRDefault="00B64BE6" w:rsidP="00B64BE6">
      <w:pPr>
        <w:pStyle w:val="Bibliography"/>
      </w:pPr>
      <w:r w:rsidRPr="00B64BE6">
        <w:t xml:space="preserve">126. </w:t>
      </w:r>
      <w:r w:rsidRPr="00B64BE6">
        <w:tab/>
        <w:t xml:space="preserve">N. A. Bokulich, B. D. Kaehler, J. R. Rideout, M. Dillon, E. Bolyen, R. Knight, G. A. Huttley, J. Gregory Caporaso, Optimizing taxonomic classification of marker-gene amplicon sequences with QIIME 2’s q2-feature-classifier plugin. </w:t>
      </w:r>
      <w:r w:rsidRPr="00B64BE6">
        <w:rPr>
          <w:i/>
          <w:iCs/>
        </w:rPr>
        <w:t>Microbiome</w:t>
      </w:r>
      <w:r w:rsidRPr="00B64BE6">
        <w:t xml:space="preserve"> </w:t>
      </w:r>
      <w:r w:rsidRPr="00B64BE6">
        <w:rPr>
          <w:b/>
          <w:bCs/>
        </w:rPr>
        <w:t>6</w:t>
      </w:r>
      <w:r w:rsidRPr="00B64BE6">
        <w:t>, 90 (2018).</w:t>
      </w:r>
    </w:p>
    <w:p w14:paraId="6A21BC49" w14:textId="77777777" w:rsidR="00B64BE6" w:rsidRPr="00B64BE6" w:rsidRDefault="00B64BE6" w:rsidP="00B64BE6">
      <w:pPr>
        <w:pStyle w:val="Bibliography"/>
      </w:pPr>
      <w:r w:rsidRPr="00B64BE6">
        <w:lastRenderedPageBreak/>
        <w:t xml:space="preserve">127. </w:t>
      </w:r>
      <w:r w:rsidRPr="00B64BE6">
        <w:tab/>
        <w:t xml:space="preserve">D. McDonald, M. N. Price, J. Goodrich, E. P. Nawrocki, T. Z. DeSantis, A. Probst, G. L. Andersen, R. Knight, P. Hugenholtz, An improved Greengenes taxonomy with explicit ranks for ecological and evolutionary analyses of bacteria and archaea. </w:t>
      </w:r>
      <w:r w:rsidRPr="00B64BE6">
        <w:rPr>
          <w:i/>
          <w:iCs/>
        </w:rPr>
        <w:t>ISME J</w:t>
      </w:r>
      <w:r w:rsidRPr="00B64BE6">
        <w:t xml:space="preserve"> </w:t>
      </w:r>
      <w:r w:rsidRPr="00B64BE6">
        <w:rPr>
          <w:b/>
          <w:bCs/>
        </w:rPr>
        <w:t>6</w:t>
      </w:r>
      <w:r w:rsidRPr="00B64BE6">
        <w:t>, 610–618 (2012).</w:t>
      </w:r>
    </w:p>
    <w:p w14:paraId="2B41371B" w14:textId="77777777" w:rsidR="00B64BE6" w:rsidRPr="00B64BE6" w:rsidRDefault="00B64BE6" w:rsidP="00B64BE6">
      <w:pPr>
        <w:pStyle w:val="Bibliography"/>
      </w:pPr>
      <w:r w:rsidRPr="00B64BE6">
        <w:t xml:space="preserve">128. </w:t>
      </w:r>
      <w:r w:rsidRPr="00B64BE6">
        <w:tab/>
        <w:t xml:space="preserve">D. McDonald, Y. Jiang, M. Balaban, K. Cantrell, Q. Zhu, A. Gonzalez, J. T. Morton, G. Nicolaou, D. H. Parks, S. M. Karst, M. Albertsen, P. Hugenholtz, T. DeSantis, S. J. Song, A. Bartko, A. S. Havulinna, P. Jousilahti, S. Cheng, M. Inouye, T. Niiranen, M. Jain, V. Salomaa, L. Lahti, S. Mirarab, R. Knight, Greengenes2 unifies microbial data in a single reference tree. </w:t>
      </w:r>
      <w:r w:rsidRPr="00B64BE6">
        <w:rPr>
          <w:i/>
          <w:iCs/>
        </w:rPr>
        <w:t>Nat Biotechnol</w:t>
      </w:r>
      <w:r w:rsidRPr="00B64BE6">
        <w:t xml:space="preserve"> </w:t>
      </w:r>
      <w:r w:rsidRPr="00B64BE6">
        <w:rPr>
          <w:b/>
          <w:bCs/>
        </w:rPr>
        <w:t>42</w:t>
      </w:r>
      <w:r w:rsidRPr="00B64BE6">
        <w:t>, 715–718 (2024).</w:t>
      </w:r>
    </w:p>
    <w:p w14:paraId="7FEBC093" w14:textId="77777777" w:rsidR="00B64BE6" w:rsidRPr="00B64BE6" w:rsidRDefault="00B64BE6" w:rsidP="00B64BE6">
      <w:pPr>
        <w:pStyle w:val="Bibliography"/>
      </w:pPr>
      <w:r w:rsidRPr="00B64BE6">
        <w:t xml:space="preserve">129. </w:t>
      </w:r>
      <w:r w:rsidRPr="00B64BE6">
        <w:tab/>
        <w:t xml:space="preserve">J. Bisanz, qiime2R: importing QIIME2 artifacts and associated data into R sessions. </w:t>
      </w:r>
      <w:r w:rsidRPr="00B64BE6">
        <w:rPr>
          <w:i/>
          <w:iCs/>
        </w:rPr>
        <w:t>R Package version 0.99</w:t>
      </w:r>
      <w:r w:rsidRPr="00B64BE6">
        <w:t xml:space="preserve"> (2018).</w:t>
      </w:r>
    </w:p>
    <w:p w14:paraId="1247C955" w14:textId="77777777" w:rsidR="00B64BE6" w:rsidRPr="00B64BE6" w:rsidRDefault="00B64BE6" w:rsidP="00B64BE6">
      <w:pPr>
        <w:pStyle w:val="Bibliography"/>
      </w:pPr>
      <w:r w:rsidRPr="00B64BE6">
        <w:t xml:space="preserve">130. </w:t>
      </w:r>
      <w:r w:rsidRPr="00B64BE6">
        <w:tab/>
        <w:t xml:space="preserve">P. J. McMurdie, S. Holmes, phyloseq: An R Package for Reproducible Interactive Analysis and Graphics of Microbiome Census Data. </w:t>
      </w:r>
      <w:r w:rsidRPr="00B64BE6">
        <w:rPr>
          <w:i/>
          <w:iCs/>
        </w:rPr>
        <w:t>PLoS ONE</w:t>
      </w:r>
      <w:r w:rsidRPr="00B64BE6">
        <w:t xml:space="preserve"> </w:t>
      </w:r>
      <w:r w:rsidRPr="00B64BE6">
        <w:rPr>
          <w:b/>
          <w:bCs/>
        </w:rPr>
        <w:t>8</w:t>
      </w:r>
      <w:r w:rsidRPr="00B64BE6">
        <w:t>, e61217 (2013).</w:t>
      </w:r>
    </w:p>
    <w:p w14:paraId="67037401" w14:textId="77777777" w:rsidR="00B64BE6" w:rsidRPr="00B64BE6" w:rsidRDefault="00B64BE6" w:rsidP="00B64BE6">
      <w:pPr>
        <w:pStyle w:val="Bibliography"/>
      </w:pPr>
      <w:r w:rsidRPr="00B64BE6">
        <w:t xml:space="preserve">131. </w:t>
      </w:r>
      <w:r w:rsidRPr="00B64BE6">
        <w:tab/>
        <w:t xml:space="preserve">Q. Cao, X. Sun, K. Rajesh, N. Chalasani, K. Gelow, B. Katz, V. H. Shah, A. J. Sanyal, E. Smirnova, Effects of Rare Microbiome Taxa Filtering on Statistical Analysis. </w:t>
      </w:r>
      <w:r w:rsidRPr="00B64BE6">
        <w:rPr>
          <w:i/>
          <w:iCs/>
        </w:rPr>
        <w:t>Front. Microbiol.</w:t>
      </w:r>
      <w:r w:rsidRPr="00B64BE6">
        <w:t xml:space="preserve"> </w:t>
      </w:r>
      <w:r w:rsidRPr="00B64BE6">
        <w:rPr>
          <w:b/>
          <w:bCs/>
        </w:rPr>
        <w:t>11</w:t>
      </w:r>
      <w:r w:rsidRPr="00B64BE6">
        <w:t xml:space="preserve"> (2021).</w:t>
      </w:r>
    </w:p>
    <w:p w14:paraId="0A863810" w14:textId="77777777" w:rsidR="00B64BE6" w:rsidRPr="00B64BE6" w:rsidRDefault="00B64BE6" w:rsidP="00B64BE6">
      <w:pPr>
        <w:pStyle w:val="Bibliography"/>
      </w:pPr>
      <w:r w:rsidRPr="00B64BE6">
        <w:t xml:space="preserve">132. </w:t>
      </w:r>
      <w:r w:rsidRPr="00B64BE6">
        <w:tab/>
        <w:t xml:space="preserve">F. Beghini, L. J. McIver, A. Blanco-Míguez, L. Dubois, F. Asnicar, S. Maharjan, A. Mailyan, P. Manghi, M. Scholz, A. M. Thomas, M. Valles-Colomer, G. Weingart, Y. Zhang, M. Zolfo, C. Huttenhower, E. A. Franzosa, N. Segata, Integrating taxonomic, functional, and strain-level profiling of diverse microbial communities with bioBakery 3. </w:t>
      </w:r>
      <w:r w:rsidRPr="00B64BE6">
        <w:rPr>
          <w:i/>
          <w:iCs/>
        </w:rPr>
        <w:t>eLife</w:t>
      </w:r>
      <w:r w:rsidRPr="00B64BE6">
        <w:t xml:space="preserve"> </w:t>
      </w:r>
      <w:r w:rsidRPr="00B64BE6">
        <w:rPr>
          <w:b/>
          <w:bCs/>
        </w:rPr>
        <w:t>10</w:t>
      </w:r>
      <w:r w:rsidRPr="00B64BE6">
        <w:t>, e65088 (2021).</w:t>
      </w:r>
    </w:p>
    <w:p w14:paraId="5A216E4A" w14:textId="77777777" w:rsidR="00B64BE6" w:rsidRPr="00B64BE6" w:rsidRDefault="00B64BE6" w:rsidP="00B64BE6">
      <w:pPr>
        <w:pStyle w:val="Bibliography"/>
      </w:pPr>
      <w:r w:rsidRPr="00B64BE6">
        <w:t xml:space="preserve">133. </w:t>
      </w:r>
      <w:r w:rsidRPr="00B64BE6">
        <w:tab/>
        <w:t xml:space="preserve">E. K. Mallott, K. R. Amato, P. A. Garber, R. S. Malhi, Influence of fruit and invertebrate consumption on the gut microbiota of wild white-faced capuchins (Cebus capucinus). </w:t>
      </w:r>
      <w:r w:rsidRPr="00B64BE6">
        <w:rPr>
          <w:i/>
          <w:iCs/>
        </w:rPr>
        <w:t>American Journal of Physical Anthropology</w:t>
      </w:r>
      <w:r w:rsidRPr="00B64BE6">
        <w:t xml:space="preserve"> </w:t>
      </w:r>
      <w:r w:rsidRPr="00B64BE6">
        <w:rPr>
          <w:b/>
          <w:bCs/>
        </w:rPr>
        <w:t>165</w:t>
      </w:r>
      <w:r w:rsidRPr="00B64BE6">
        <w:t>, 576–588 (2018).</w:t>
      </w:r>
    </w:p>
    <w:p w14:paraId="4F90FABA" w14:textId="77777777" w:rsidR="00B64BE6" w:rsidRPr="00B64BE6" w:rsidRDefault="00B64BE6" w:rsidP="00B64BE6">
      <w:pPr>
        <w:pStyle w:val="Bibliography"/>
      </w:pPr>
      <w:r w:rsidRPr="00B64BE6">
        <w:t xml:space="preserve">134. </w:t>
      </w:r>
      <w:r w:rsidRPr="00B64BE6">
        <w:tab/>
        <w:t xml:space="preserve">A. J. Marshall, E. Meijaard, M. Leighton, Extreme ecological specialisation in a rainforest mammal, the Bornean tufted ground squirrel, Rheithrosciurus macrotis Gray, 1857. </w:t>
      </w:r>
      <w:r w:rsidRPr="00B64BE6">
        <w:rPr>
          <w:i/>
          <w:iCs/>
        </w:rPr>
        <w:t>Raffles Bulletin of Zoology</w:t>
      </w:r>
      <w:r w:rsidRPr="00B64BE6">
        <w:t xml:space="preserve"> </w:t>
      </w:r>
      <w:r w:rsidRPr="00B64BE6">
        <w:rPr>
          <w:b/>
          <w:bCs/>
        </w:rPr>
        <w:t>69</w:t>
      </w:r>
      <w:r w:rsidRPr="00B64BE6">
        <w:t>, 497506 (2021).</w:t>
      </w:r>
    </w:p>
    <w:p w14:paraId="07EF965A" w14:textId="77777777" w:rsidR="00B64BE6" w:rsidRPr="00B64BE6" w:rsidRDefault="00B64BE6" w:rsidP="00B64BE6">
      <w:pPr>
        <w:pStyle w:val="Bibliography"/>
      </w:pPr>
      <w:r w:rsidRPr="00B64BE6">
        <w:t xml:space="preserve">135. </w:t>
      </w:r>
      <w:r w:rsidRPr="00B64BE6">
        <w:tab/>
        <w:t xml:space="preserve">J. Aitchison, M. Greenacre, Biplots of Compositional Data. </w:t>
      </w:r>
      <w:r w:rsidRPr="00B64BE6">
        <w:rPr>
          <w:i/>
          <w:iCs/>
        </w:rPr>
        <w:t>Journal of the Royal Statistical Society Series C: Applied Statistics</w:t>
      </w:r>
      <w:r w:rsidRPr="00B64BE6">
        <w:t xml:space="preserve"> </w:t>
      </w:r>
      <w:r w:rsidRPr="00B64BE6">
        <w:rPr>
          <w:b/>
          <w:bCs/>
        </w:rPr>
        <w:t>51</w:t>
      </w:r>
      <w:r w:rsidRPr="00B64BE6">
        <w:t>, 375–392 (2002).</w:t>
      </w:r>
    </w:p>
    <w:p w14:paraId="0D67B9F0" w14:textId="77777777" w:rsidR="00B64BE6" w:rsidRPr="00B64BE6" w:rsidRDefault="00B64BE6" w:rsidP="00B64BE6">
      <w:pPr>
        <w:pStyle w:val="Bibliography"/>
      </w:pPr>
      <w:r w:rsidRPr="00B64BE6">
        <w:t xml:space="preserve">136. </w:t>
      </w:r>
      <w:r w:rsidRPr="00B64BE6">
        <w:tab/>
        <w:t xml:space="preserve">J. Palarea-Albaladejo, J. A. Martín-Fernández, zCompositions — R package for multivariate imputation of left-censored data under a compositional approach. </w:t>
      </w:r>
      <w:r w:rsidRPr="00B64BE6">
        <w:rPr>
          <w:i/>
          <w:iCs/>
        </w:rPr>
        <w:t>Chemometrics and Intelligent Laboratory Systems</w:t>
      </w:r>
      <w:r w:rsidRPr="00B64BE6">
        <w:t xml:space="preserve"> </w:t>
      </w:r>
      <w:r w:rsidRPr="00B64BE6">
        <w:rPr>
          <w:b/>
          <w:bCs/>
        </w:rPr>
        <w:t>143</w:t>
      </w:r>
      <w:r w:rsidRPr="00B64BE6">
        <w:t>, 85–96 (2015).</w:t>
      </w:r>
    </w:p>
    <w:p w14:paraId="5F54EB5A" w14:textId="77777777" w:rsidR="00B64BE6" w:rsidRPr="00B64BE6" w:rsidRDefault="00B64BE6" w:rsidP="00B64BE6">
      <w:pPr>
        <w:pStyle w:val="Bibliography"/>
      </w:pPr>
      <w:r w:rsidRPr="00B64BE6">
        <w:t xml:space="preserve">137. </w:t>
      </w:r>
      <w:r w:rsidRPr="00B64BE6">
        <w:tab/>
        <w:t xml:space="preserve">G. B. Gloor, G. Reid, Compositional analysis: a valid approach to analyze microbiome high-throughput sequencing data. </w:t>
      </w:r>
      <w:r w:rsidRPr="00B64BE6">
        <w:rPr>
          <w:i/>
          <w:iCs/>
        </w:rPr>
        <w:t>Can. J. Microbiol.</w:t>
      </w:r>
      <w:r w:rsidRPr="00B64BE6">
        <w:t xml:space="preserve"> </w:t>
      </w:r>
      <w:r w:rsidRPr="00B64BE6">
        <w:rPr>
          <w:b/>
          <w:bCs/>
        </w:rPr>
        <w:t>62</w:t>
      </w:r>
      <w:r w:rsidRPr="00B64BE6">
        <w:t>, 692–703 (2016).</w:t>
      </w:r>
    </w:p>
    <w:p w14:paraId="57D5BA41" w14:textId="77777777" w:rsidR="00B64BE6" w:rsidRPr="00B64BE6" w:rsidRDefault="00B64BE6" w:rsidP="00B64BE6">
      <w:pPr>
        <w:pStyle w:val="Bibliography"/>
      </w:pPr>
      <w:r w:rsidRPr="00B64BE6">
        <w:t xml:space="preserve">138. </w:t>
      </w:r>
      <w:r w:rsidRPr="00B64BE6">
        <w:tab/>
        <w:t xml:space="preserve">G. B. Gloor, J. M. Macklaim, V. Pawlowsky-Glahn, J. J. Egozcue, Microbiome Datasets Are Compositional: And This Is Not Optional. </w:t>
      </w:r>
      <w:r w:rsidRPr="00B64BE6">
        <w:rPr>
          <w:i/>
          <w:iCs/>
        </w:rPr>
        <w:t>Front. Microbiol.</w:t>
      </w:r>
      <w:r w:rsidRPr="00B64BE6">
        <w:t xml:space="preserve"> </w:t>
      </w:r>
      <w:r w:rsidRPr="00B64BE6">
        <w:rPr>
          <w:b/>
          <w:bCs/>
        </w:rPr>
        <w:t>8</w:t>
      </w:r>
      <w:r w:rsidRPr="00B64BE6">
        <w:t xml:space="preserve"> (2017).</w:t>
      </w:r>
    </w:p>
    <w:p w14:paraId="3D57324B" w14:textId="77777777" w:rsidR="00B64BE6" w:rsidRPr="00B64BE6" w:rsidRDefault="00B64BE6" w:rsidP="00B64BE6">
      <w:pPr>
        <w:pStyle w:val="Bibliography"/>
      </w:pPr>
      <w:r w:rsidRPr="00B64BE6">
        <w:lastRenderedPageBreak/>
        <w:t xml:space="preserve">139. </w:t>
      </w:r>
      <w:r w:rsidRPr="00B64BE6">
        <w:tab/>
        <w:t xml:space="preserve">H. Akaike, “Information Theory and an Extension of the Maximum Likelihood Principle” in </w:t>
      </w:r>
      <w:r w:rsidRPr="00B64BE6">
        <w:rPr>
          <w:i/>
          <w:iCs/>
        </w:rPr>
        <w:t>Selected Papers of Hirotugu Akaike</w:t>
      </w:r>
      <w:r w:rsidRPr="00B64BE6">
        <w:t>, E. Parzen, K. Tanabe, G. Kitagawa, Eds. (Springer New York, New York, NY, 1998; http://link.springer.com/10.1007/978-1-4612-1694-0_15)</w:t>
      </w:r>
      <w:r w:rsidRPr="00B64BE6">
        <w:rPr>
          <w:i/>
          <w:iCs/>
        </w:rPr>
        <w:t>Springer Series in Statistics</w:t>
      </w:r>
      <w:r w:rsidRPr="00B64BE6">
        <w:t>, pp. 199–213.</w:t>
      </w:r>
    </w:p>
    <w:p w14:paraId="5531498D" w14:textId="77777777" w:rsidR="00B64BE6" w:rsidRPr="00B64BE6" w:rsidRDefault="00B64BE6" w:rsidP="00B64BE6">
      <w:pPr>
        <w:pStyle w:val="Bibliography"/>
      </w:pPr>
      <w:r w:rsidRPr="00B64BE6">
        <w:t xml:space="preserve">140. </w:t>
      </w:r>
      <w:r w:rsidRPr="00B64BE6">
        <w:tab/>
        <w:t>C. M. Hurvich, C.-L. Tsai, Regression and time series model selection in small samples.</w:t>
      </w:r>
    </w:p>
    <w:p w14:paraId="5EDF8C0C" w14:textId="77777777" w:rsidR="00B64BE6" w:rsidRPr="00B64BE6" w:rsidRDefault="00B64BE6" w:rsidP="00B64BE6">
      <w:pPr>
        <w:pStyle w:val="Bibliography"/>
      </w:pPr>
      <w:r w:rsidRPr="00B64BE6">
        <w:t xml:space="preserve">141. </w:t>
      </w:r>
      <w:r w:rsidRPr="00B64BE6">
        <w:tab/>
        <w:t xml:space="preserve">P. J. McMurdie, S. Holmes, Waste Not, Want Not: Why Rarefying Microbiome Data Is Inadmissible. </w:t>
      </w:r>
      <w:r w:rsidRPr="00B64BE6">
        <w:rPr>
          <w:i/>
          <w:iCs/>
        </w:rPr>
        <w:t>PLOS Computational Biology</w:t>
      </w:r>
      <w:r w:rsidRPr="00B64BE6">
        <w:t xml:space="preserve"> </w:t>
      </w:r>
      <w:r w:rsidRPr="00B64BE6">
        <w:rPr>
          <w:b/>
          <w:bCs/>
        </w:rPr>
        <w:t>10</w:t>
      </w:r>
      <w:r w:rsidRPr="00B64BE6">
        <w:t>, e1003531 (2014).</w:t>
      </w:r>
    </w:p>
    <w:p w14:paraId="410CA2CB" w14:textId="77777777" w:rsidR="00B64BE6" w:rsidRPr="00B64BE6" w:rsidRDefault="00B64BE6" w:rsidP="00B64BE6">
      <w:pPr>
        <w:pStyle w:val="Bibliography"/>
      </w:pPr>
      <w:r w:rsidRPr="00B64BE6">
        <w:t xml:space="preserve">142. </w:t>
      </w:r>
      <w:r w:rsidRPr="00B64BE6">
        <w:tab/>
        <w:t xml:space="preserve">D. R. Anderson, K. P. Burnham, W. L. Thompson, Null Hypothesis Testing: Problems, Prevalence, and an Alternative. </w:t>
      </w:r>
      <w:r w:rsidRPr="00B64BE6">
        <w:rPr>
          <w:i/>
          <w:iCs/>
        </w:rPr>
        <w:t>The Journal of Wildlife Management</w:t>
      </w:r>
      <w:r w:rsidRPr="00B64BE6">
        <w:t xml:space="preserve"> </w:t>
      </w:r>
      <w:r w:rsidRPr="00B64BE6">
        <w:rPr>
          <w:b/>
          <w:bCs/>
        </w:rPr>
        <w:t>64</w:t>
      </w:r>
      <w:r w:rsidRPr="00B64BE6">
        <w:t>, 912–923 (2000).</w:t>
      </w:r>
    </w:p>
    <w:p w14:paraId="1CCE17F2" w14:textId="77777777" w:rsidR="00B64BE6" w:rsidRPr="00B64BE6" w:rsidRDefault="00B64BE6" w:rsidP="00B64BE6">
      <w:pPr>
        <w:pStyle w:val="Bibliography"/>
      </w:pPr>
      <w:r w:rsidRPr="00B64BE6">
        <w:t xml:space="preserve">143. </w:t>
      </w:r>
      <w:r w:rsidRPr="00B64BE6">
        <w:tab/>
        <w:t xml:space="preserve">K. P. Burnham, D. R. Anderson, K. P. Huyvaert, AIC model selection and multimodel inference in behavioral ecology: some background, observations, and comparisons. </w:t>
      </w:r>
      <w:r w:rsidRPr="00B64BE6">
        <w:rPr>
          <w:i/>
          <w:iCs/>
        </w:rPr>
        <w:t>Behav Ecol Sociobiol</w:t>
      </w:r>
      <w:r w:rsidRPr="00B64BE6">
        <w:t xml:space="preserve"> </w:t>
      </w:r>
      <w:r w:rsidRPr="00B64BE6">
        <w:rPr>
          <w:b/>
          <w:bCs/>
        </w:rPr>
        <w:t>65</w:t>
      </w:r>
      <w:r w:rsidRPr="00B64BE6">
        <w:t>, 23–35 (2011).</w:t>
      </w:r>
    </w:p>
    <w:p w14:paraId="29795C5B" w14:textId="77777777" w:rsidR="00B64BE6" w:rsidRPr="00B64BE6" w:rsidRDefault="00B64BE6" w:rsidP="00B64BE6">
      <w:pPr>
        <w:pStyle w:val="Bibliography"/>
      </w:pPr>
      <w:r w:rsidRPr="00B64BE6">
        <w:t xml:space="preserve">144. </w:t>
      </w:r>
      <w:r w:rsidRPr="00B64BE6">
        <w:tab/>
        <w:t xml:space="preserve">X. Zhang, Y.-F. Pei, L. Zhang, B. Guo, A. H. Pendegraft, W. Zhuang, N. Yi, Negative Binomial Mixed Models for Analyzing Longitudinal Microbiome Data. </w:t>
      </w:r>
      <w:r w:rsidRPr="00B64BE6">
        <w:rPr>
          <w:i/>
          <w:iCs/>
        </w:rPr>
        <w:t>Front. Microbiol.</w:t>
      </w:r>
      <w:r w:rsidRPr="00B64BE6">
        <w:t xml:space="preserve"> </w:t>
      </w:r>
      <w:r w:rsidRPr="00B64BE6">
        <w:rPr>
          <w:b/>
          <w:bCs/>
        </w:rPr>
        <w:t>9</w:t>
      </w:r>
      <w:r w:rsidRPr="00B64BE6">
        <w:t xml:space="preserve"> (2018).</w:t>
      </w:r>
    </w:p>
    <w:p w14:paraId="5EECD8E8" w14:textId="49E3586D" w:rsidR="00586432" w:rsidRPr="00B40CA0" w:rsidRDefault="00586432" w:rsidP="00DF2C6D">
      <w:r>
        <w:fldChar w:fldCharType="end"/>
      </w:r>
    </w:p>
    <w:sectPr w:rsidR="00586432" w:rsidRPr="00B40CA0" w:rsidSect="000365B2">
      <w:footerReference w:type="even" r:id="rId24"/>
      <w:footerReference w:type="default" r:id="rId2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ehner, Jacinta" w:date="2025-07-16T12:33:00Z" w:initials="JB">
    <w:p w14:paraId="1B3E330B" w14:textId="77777777" w:rsidR="004449D1" w:rsidRDefault="004449D1" w:rsidP="004449D1">
      <w:r>
        <w:rPr>
          <w:rStyle w:val="CommentReference"/>
        </w:rPr>
        <w:annotationRef/>
      </w:r>
      <w:r>
        <w:rPr>
          <w:sz w:val="20"/>
          <w:szCs w:val="20"/>
        </w:rPr>
        <w:t>I was taught not to cite "scientists' interest" as a reason to study something. It makes it less compelling. I think the second part of this sentence already is a compelling reason to study this topic. Maybe switch it around and start with that?</w:t>
      </w:r>
    </w:p>
  </w:comment>
  <w:comment w:id="1" w:author="Beehner, Jacinta" w:date="2025-07-16T12:33:00Z" w:initials="JB">
    <w:p w14:paraId="18B9CD0C" w14:textId="77777777" w:rsidR="004449D1" w:rsidRDefault="004449D1" w:rsidP="004449D1">
      <w:r>
        <w:rPr>
          <w:rStyle w:val="CommentReference"/>
        </w:rPr>
        <w:annotationRef/>
      </w:r>
      <w:r>
        <w:rPr>
          <w:sz w:val="20"/>
          <w:szCs w:val="20"/>
        </w:rPr>
        <w:t xml:space="preserve">Consider: “...disrupts </w:t>
      </w:r>
      <w:r>
        <w:rPr>
          <w:b/>
          <w:bCs/>
          <w:sz w:val="20"/>
          <w:szCs w:val="20"/>
        </w:rPr>
        <w:t>host</w:t>
      </w:r>
      <w:r>
        <w:rPr>
          <w:sz w:val="20"/>
          <w:szCs w:val="20"/>
        </w:rPr>
        <w:t xml:space="preserve"> microbiome-immune homeostasis...” for clarity. </w:t>
      </w:r>
    </w:p>
  </w:comment>
  <w:comment w:id="2" w:author="Beehner, Jacinta" w:date="2025-07-16T12:57:00Z" w:initials="JB">
    <w:p w14:paraId="3D3BA71E" w14:textId="77777777" w:rsidR="00CB27CC" w:rsidRDefault="00CB27CC" w:rsidP="00CB27CC">
      <w:r>
        <w:rPr>
          <w:rStyle w:val="CommentReference"/>
        </w:rPr>
        <w:annotationRef/>
      </w:r>
      <w:r>
        <w:rPr>
          <w:sz w:val="20"/>
          <w:szCs w:val="20"/>
        </w:rPr>
        <w:t xml:space="preserve">I realize these are experimental (which I assume means "in the lab"), but this needs to be highlighted just a bit more - why our study is still exciting for PNAS even though heat has already been found to deplete microbiome communities. </w:t>
      </w:r>
    </w:p>
  </w:comment>
  <w:comment w:id="3" w:author="Bergman, Thore" w:date="2025-07-18T15:34:00Z" w:initials="TB">
    <w:p w14:paraId="05B8169B" w14:textId="77777777" w:rsidR="00660DE0" w:rsidRDefault="00660DE0" w:rsidP="00660DE0">
      <w:r>
        <w:rPr>
          <w:rStyle w:val="CommentReference"/>
        </w:rPr>
        <w:annotationRef/>
      </w:r>
      <w:r>
        <w:rPr>
          <w:sz w:val="20"/>
          <w:szCs w:val="20"/>
        </w:rPr>
        <w:t xml:space="preserve">Is it worth pointing out that captive and wild microbiomes are often quite different so that it is unlikely that captive work translates to the wild? Thinking of something like this: </w:t>
      </w:r>
      <w:hyperlink r:id="rId1" w:history="1">
        <w:r w:rsidRPr="00730A61">
          <w:rPr>
            <w:rStyle w:val="Hyperlink"/>
            <w:sz w:val="20"/>
            <w:szCs w:val="20"/>
          </w:rPr>
          <w:t>https://www.nature.com/articles/s41598-021-02015-6</w:t>
        </w:r>
      </w:hyperlink>
    </w:p>
  </w:comment>
  <w:comment w:id="4" w:author="Beehner, Jacinta" w:date="2025-07-16T12:59:00Z" w:initials="JB">
    <w:p w14:paraId="0CD8B34A" w14:textId="7C34E970" w:rsidR="00CB27CC" w:rsidRDefault="00CB27CC" w:rsidP="00CB27CC">
      <w:r>
        <w:rPr>
          <w:rStyle w:val="CommentReference"/>
        </w:rPr>
        <w:annotationRef/>
      </w:r>
      <w:r>
        <w:rPr>
          <w:sz w:val="20"/>
          <w:szCs w:val="20"/>
        </w:rPr>
        <w:t>The same goes for this part. We are saying here that we know heat affects microbiome and we are citing all kinds of studies that show these effects. So keep the reader's eye on the prize - what does our study offer that these do not? (like a reminder - none were done in the wild, or whatever).</w:t>
      </w:r>
    </w:p>
  </w:comment>
  <w:comment w:id="6" w:author="Beehner, Jacinta" w:date="2025-07-16T13:01:00Z" w:initials="JB">
    <w:p w14:paraId="72C106A5" w14:textId="77777777" w:rsidR="008751B9" w:rsidRDefault="008751B9" w:rsidP="008751B9">
      <w:r>
        <w:rPr>
          <w:rStyle w:val="CommentReference"/>
        </w:rPr>
        <w:annotationRef/>
      </w:r>
      <w:r>
        <w:rPr>
          <w:sz w:val="20"/>
          <w:szCs w:val="20"/>
        </w:rPr>
        <w:t>Okay great. I might suggest that we provide some version of this sentence above when we lead in to all the introductory material and what has already been done. Something like "Although we have no data from natural populations, captive experimental data have given us a strong foundation." Then go into all we know.</w:t>
      </w:r>
    </w:p>
  </w:comment>
  <w:comment w:id="7" w:author="Bergman, Thore" w:date="2025-07-18T15:37:00Z" w:initials="TB">
    <w:p w14:paraId="702D0724" w14:textId="77777777" w:rsidR="00660DE0" w:rsidRDefault="00660DE0" w:rsidP="00660DE0">
      <w:r>
        <w:rPr>
          <w:rStyle w:val="CommentReference"/>
        </w:rPr>
        <w:annotationRef/>
      </w:r>
      <w:r>
        <w:rPr>
          <w:sz w:val="20"/>
          <w:szCs w:val="20"/>
        </w:rPr>
        <w:t>I agree. It is a tricky balance because you don't want to say "you can ignore all the captive stuff I am about to show you" but you want to indicate earlier that the captive work is limited. You can say earlier that the captive changes have limited real world applicabilty but strongly suggest that heat related changes are likely. Then come back again here to remind them why it is important to look at this in the wild.</w:t>
      </w:r>
    </w:p>
  </w:comment>
  <w:comment w:id="11" w:author="Bergman, Thore" w:date="2025-07-18T16:01:00Z" w:initials="TB">
    <w:p w14:paraId="2083AF2F" w14:textId="77777777" w:rsidR="00CD5102" w:rsidRDefault="00CD5102" w:rsidP="00CD5102">
      <w:r>
        <w:rPr>
          <w:rStyle w:val="CommentReference"/>
        </w:rPr>
        <w:annotationRef/>
      </w:r>
      <w:r>
        <w:rPr>
          <w:sz w:val="20"/>
          <w:szCs w:val="20"/>
        </w:rPr>
        <w:t xml:space="preserve">Not here but somewhere I think you will need to expand this a bit. You do include both temp and rain in the models so that does control for rain in some sense. But I think someone who knows the habitat will wonder how you know it is temperature and not rain given the hottest time of year is also the dryest/least productive (furthest from rain). </w:t>
      </w:r>
    </w:p>
  </w:comment>
  <w:comment w:id="12" w:author="Beehner, Jacinta" w:date="2025-07-16T12:49:00Z" w:initials="JB">
    <w:p w14:paraId="4FC1511C" w14:textId="3CF67AB8" w:rsidR="00673BCB" w:rsidRDefault="00673BCB" w:rsidP="00673BCB">
      <w:r>
        <w:rPr>
          <w:rStyle w:val="CommentReference"/>
        </w:rPr>
        <w:annotationRef/>
      </w:r>
      <w:r>
        <w:rPr>
          <w:sz w:val="20"/>
          <w:szCs w:val="20"/>
        </w:rPr>
        <w:t xml:space="preserve">Is the correct format is 16S rRNA? I know both are used so maybe you know the convention better than I do. </w:t>
      </w:r>
    </w:p>
  </w:comment>
  <w:comment w:id="16" w:author="Beehner, Jacinta" w:date="2025-07-16T13:51:00Z" w:initials="JB">
    <w:p w14:paraId="00D5BEE5" w14:textId="77777777" w:rsidR="007A7BA9" w:rsidRDefault="007A7BA9" w:rsidP="007A7BA9">
      <w:r>
        <w:rPr>
          <w:rStyle w:val="CommentReference"/>
        </w:rPr>
        <w:annotationRef/>
      </w:r>
      <w:r>
        <w:rPr>
          <w:sz w:val="20"/>
          <w:szCs w:val="20"/>
        </w:rPr>
        <w:t>We imply that microbial shifts mediate the temperature effect on neopterin. But we didn't actually do a formal mediation analysis (e.g., structural equation modeling or causal mediation model). We need to be careful and use language more like: “These results are consistent with a model in which temperature-induced shifts in microbial composition are associated with elevated immune activation.”</w:t>
      </w:r>
    </w:p>
  </w:comment>
  <w:comment w:id="14" w:author="Beehner, Jacinta" w:date="2025-07-16T13:06:00Z" w:initials="JB">
    <w:p w14:paraId="670B6E42" w14:textId="059F42B6" w:rsidR="008751B9" w:rsidRDefault="008751B9" w:rsidP="008751B9">
      <w:r>
        <w:rPr>
          <w:rStyle w:val="CommentReference"/>
        </w:rPr>
        <w:annotationRef/>
      </w:r>
      <w:r>
        <w:rPr>
          <w:sz w:val="20"/>
          <w:szCs w:val="20"/>
        </w:rPr>
        <w:t>I really hate sentences like this. They are so vague as to be meaningless. I think it is the word "affect" that bothers me so much. This is just not specific enough. Maybe try something more like:</w:t>
      </w:r>
    </w:p>
    <w:p w14:paraId="3C91D575" w14:textId="77777777" w:rsidR="008751B9" w:rsidRDefault="008751B9" w:rsidP="008751B9"/>
    <w:p w14:paraId="6C4B733E" w14:textId="77777777" w:rsidR="008751B9" w:rsidRDefault="008751B9" w:rsidP="008751B9">
      <w:r>
        <w:rPr>
          <w:sz w:val="20"/>
          <w:szCs w:val="20"/>
        </w:rPr>
        <w:t>Our results demonstrate that elevated temperatures can destabilize the gut-immune axis in wild primates, highlighting a biologically plausible mechanism through which climate change threatens host resilience.</w:t>
      </w:r>
    </w:p>
  </w:comment>
  <w:comment w:id="15" w:author="Bergman, Thore" w:date="2025-07-18T14:58:00Z" w:initials="TB">
    <w:p w14:paraId="1172A0FD" w14:textId="77777777" w:rsidR="00A358EE" w:rsidRDefault="00A358EE" w:rsidP="00A358EE">
      <w:r>
        <w:rPr>
          <w:rStyle w:val="CommentReference"/>
        </w:rPr>
        <w:annotationRef/>
      </w:r>
      <w:r>
        <w:rPr>
          <w:sz w:val="20"/>
          <w:szCs w:val="20"/>
        </w:rPr>
        <w:t xml:space="preserve">I agree about the change. For me the issue is that when I read something like "provide key insight" I would rather you just tell me what the insight is rather than tell me that what I am reading is an insight. </w:t>
      </w:r>
    </w:p>
  </w:comment>
  <w:comment w:id="17" w:author="Beehner, Jacinta" w:date="2025-07-16T13:45:00Z" w:initials="JB">
    <w:p w14:paraId="37D9F4B9" w14:textId="4EE2C6B4" w:rsidR="007A7BA9" w:rsidRDefault="007A7BA9" w:rsidP="007A7BA9">
      <w:r>
        <w:rPr>
          <w:rStyle w:val="CommentReference"/>
        </w:rPr>
        <w:annotationRef/>
      </w:r>
      <w:r>
        <w:rPr>
          <w:sz w:val="20"/>
          <w:szCs w:val="20"/>
        </w:rPr>
        <w:t>I don't think we can use this word? We are not doing a causal analysis.</w:t>
      </w:r>
    </w:p>
  </w:comment>
  <w:comment w:id="18" w:author="Beehner, Jacinta" w:date="2025-07-16T13:22:00Z" w:initials="JB">
    <w:p w14:paraId="343820C2" w14:textId="524030CE" w:rsidR="00671A14" w:rsidRDefault="00671A14" w:rsidP="00671A14">
      <w:r>
        <w:rPr>
          <w:rStyle w:val="CommentReference"/>
        </w:rPr>
        <w:annotationRef/>
      </w:r>
      <w:r>
        <w:rPr>
          <w:sz w:val="20"/>
          <w:szCs w:val="20"/>
        </w:rPr>
        <w:t xml:space="preserve">Here you say principal component, when I think you mean principal coordinate? </w:t>
      </w:r>
    </w:p>
  </w:comment>
  <w:comment w:id="26" w:author="Beehner, Jacinta" w:date="2025-07-16T13:09:00Z" w:initials="JB">
    <w:p w14:paraId="38CF6F84" w14:textId="653523FA" w:rsidR="008751B9" w:rsidRDefault="008751B9" w:rsidP="008751B9">
      <w:r>
        <w:rPr>
          <w:rStyle w:val="CommentReference"/>
        </w:rPr>
        <w:annotationRef/>
      </w:r>
      <w:r>
        <w:rPr>
          <w:sz w:val="20"/>
          <w:szCs w:val="20"/>
        </w:rPr>
        <w:t>A good rule of thumb is to always use past tense in your results, and then you can switch to present tense when you discuss general rules that apply  in the discussion.</w:t>
      </w:r>
    </w:p>
  </w:comment>
  <w:comment w:id="34" w:author="Beehner, Jacinta" w:date="2025-07-16T13:10:00Z" w:initials="JB">
    <w:p w14:paraId="1DF494E5" w14:textId="77777777" w:rsidR="008751B9" w:rsidRDefault="008751B9" w:rsidP="008751B9">
      <w:r>
        <w:rPr>
          <w:rStyle w:val="CommentReference"/>
        </w:rPr>
        <w:annotationRef/>
      </w:r>
      <w:r>
        <w:rPr>
          <w:sz w:val="20"/>
          <w:szCs w:val="20"/>
        </w:rPr>
        <w:t>Suggest is the only verb that is okay to use as present tense.</w:t>
      </w:r>
    </w:p>
  </w:comment>
  <w:comment w:id="35" w:author="Bergman, Thore" w:date="2025-07-18T15:11:00Z" w:initials="TB">
    <w:p w14:paraId="11EEF5B6" w14:textId="77777777" w:rsidR="00A4005D" w:rsidRDefault="00A4005D" w:rsidP="00A4005D">
      <w:r>
        <w:rPr>
          <w:rStyle w:val="CommentReference"/>
        </w:rPr>
        <w:annotationRef/>
      </w:r>
      <w:r>
        <w:rPr>
          <w:sz w:val="20"/>
          <w:szCs w:val="20"/>
        </w:rPr>
        <w:t xml:space="preserve">I am not sure this heading captures the transition to what comes next--you have been talking about taxonomic diversity and metabolic pathways. Is there a better way to differentiate what comes next? </w:t>
      </w:r>
    </w:p>
  </w:comment>
  <w:comment w:id="39" w:author="Beehner, Jacinta" w:date="2025-07-16T13:11:00Z" w:initials="JB">
    <w:p w14:paraId="14CB5ED4" w14:textId="33521A23" w:rsidR="00287667" w:rsidRDefault="00287667" w:rsidP="00287667">
      <w:r>
        <w:rPr>
          <w:rStyle w:val="CommentReference"/>
        </w:rPr>
        <w:annotationRef/>
      </w:r>
      <w:r>
        <w:rPr>
          <w:sz w:val="20"/>
          <w:szCs w:val="20"/>
        </w:rPr>
        <w:t>I'm not sure we can make this claim based on our data? This suggests a causal argument which we can't make at present.</w:t>
      </w:r>
    </w:p>
  </w:comment>
  <w:comment w:id="40" w:author="Bergman, Thore" w:date="2025-07-18T15:17:00Z" w:initials="TB">
    <w:p w14:paraId="6BF5B728" w14:textId="77777777" w:rsidR="00A4005D" w:rsidRDefault="00A4005D" w:rsidP="00A4005D">
      <w:r>
        <w:rPr>
          <w:rStyle w:val="CommentReference"/>
        </w:rPr>
        <w:annotationRef/>
      </w:r>
      <w:r>
        <w:rPr>
          <w:sz w:val="20"/>
          <w:szCs w:val="20"/>
        </w:rPr>
        <w:t xml:space="preserve">For the next couple of paragraphs the results and the background/interpretation get jumbled. This is an issue with PNAS formatting (methods last) so I get it. But it would be good to try and use the order/structure of the paragraph and the wording to better indicate when you are talking about new results and when you are talking about things we knew already. I found myself sometimes not knowing which I was reading until the end of the sentence and found either a citation or a Fig. Could do a bit more of "here we found..." and "previous work has shown..." sign posting throughout. Also, could try put all the background at the beginning (or the interpretation at the end) and have a clear transition between them.  </w:t>
      </w:r>
    </w:p>
  </w:comment>
  <w:comment w:id="45" w:author="Beehner, Jacinta" w:date="2025-07-16T13:14:00Z" w:initials="JB">
    <w:p w14:paraId="53FFB657" w14:textId="2AE48378" w:rsidR="00287667" w:rsidRDefault="00287667" w:rsidP="00287667">
      <w:r>
        <w:rPr>
          <w:rStyle w:val="CommentReference"/>
        </w:rPr>
        <w:annotationRef/>
      </w:r>
      <w:r>
        <w:rPr>
          <w:sz w:val="20"/>
          <w:szCs w:val="20"/>
        </w:rPr>
        <w:t xml:space="preserve">There's a bit of gymnastics in here. You start with a "in contrast..." then the next sentence is a "However". A general rule of thumb is that your reader can only handle one "about-face" per paragraph. </w:t>
      </w:r>
    </w:p>
  </w:comment>
  <w:comment w:id="77" w:author="Beehner, Jacinta" w:date="2025-07-16T13:29:00Z" w:initials="JB">
    <w:p w14:paraId="344C2893" w14:textId="77777777" w:rsidR="00671A14" w:rsidRDefault="00671A14" w:rsidP="00671A14">
      <w:r>
        <w:rPr>
          <w:rStyle w:val="CommentReference"/>
        </w:rPr>
        <w:annotationRef/>
      </w:r>
      <w:r>
        <w:rPr>
          <w:sz w:val="20"/>
          <w:szCs w:val="20"/>
        </w:rPr>
        <w:t>I'm not sure about the tense here. Seems like it should be negative, but you can switch back if you believe it should be present tense.</w:t>
      </w:r>
    </w:p>
  </w:comment>
  <w:comment w:id="138" w:author="Beehner, Jacinta" w:date="2025-07-16T13:49:00Z" w:initials="JB">
    <w:p w14:paraId="4D7F464A" w14:textId="77777777" w:rsidR="007A7BA9" w:rsidRDefault="007A7BA9" w:rsidP="007A7BA9">
      <w:r>
        <w:rPr>
          <w:rStyle w:val="CommentReference"/>
        </w:rPr>
        <w:annotationRef/>
      </w:r>
      <w:r>
        <w:rPr>
          <w:sz w:val="20"/>
          <w:szCs w:val="20"/>
        </w:rPr>
        <w:t xml:space="preserve">We are interpreting this as “temperature moderates the effect of microbial composition on immune activation.” But, from the model structure, couldn't it also be phrased the other way around: "microbial composition moderates the effect of temperature"? Maybe I'm wrong? </w:t>
      </w:r>
    </w:p>
  </w:comment>
  <w:comment w:id="163" w:author="Beehner, Jacinta" w:date="2025-07-16T13:50:00Z" w:initials="JB">
    <w:p w14:paraId="5CD7F223" w14:textId="77777777" w:rsidR="007A7BA9" w:rsidRDefault="007A7BA9" w:rsidP="007A7BA9">
      <w:r>
        <w:rPr>
          <w:rStyle w:val="CommentReference"/>
        </w:rPr>
        <w:annotationRef/>
      </w:r>
      <w:r>
        <w:rPr>
          <w:sz w:val="20"/>
          <w:szCs w:val="20"/>
        </w:rPr>
        <w:t xml:space="preserve">Again, we need to be careful with the word "mediated". </w:t>
      </w:r>
    </w:p>
  </w:comment>
  <w:comment w:id="164" w:author="Beehner, Jacinta" w:date="2025-07-16T12:51:00Z" w:initials="JB">
    <w:p w14:paraId="3B5DCBF3" w14:textId="4F4FAEF1" w:rsidR="002A5D9C" w:rsidRDefault="002A5D9C" w:rsidP="002A5D9C">
      <w:r>
        <w:rPr>
          <w:rStyle w:val="CommentReference"/>
        </w:rPr>
        <w:annotationRef/>
      </w:r>
      <w:r>
        <w:rPr>
          <w:sz w:val="20"/>
          <w:szCs w:val="20"/>
        </w:rPr>
        <w:t>This feels like a weak vague sentence to end on. Maybe the final sentence could be about the broader implications for conservation or wildlife health under climate change.</w:t>
      </w:r>
    </w:p>
    <w:p w14:paraId="3763BF7A" w14:textId="77777777" w:rsidR="002A5D9C" w:rsidRDefault="002A5D9C" w:rsidP="002A5D9C"/>
  </w:comment>
  <w:comment w:id="165" w:author="Bergman, Thore" w:date="2025-07-18T15:54:00Z" w:initials="TB">
    <w:p w14:paraId="0A6E44B9" w14:textId="77777777" w:rsidR="0041720A" w:rsidRDefault="0041720A" w:rsidP="0041720A">
      <w:r>
        <w:rPr>
          <w:rStyle w:val="CommentReference"/>
        </w:rPr>
        <w:annotationRef/>
      </w:r>
      <w:r>
        <w:rPr>
          <w:sz w:val="20"/>
          <w:szCs w:val="20"/>
        </w:rPr>
        <w:t xml:space="preserve">Maybe I missed it but where does the rainfall come from and how did you measure T and rain? Averaged/summed over what time period? </w:t>
      </w:r>
    </w:p>
  </w:comment>
  <w:comment w:id="170" w:author="Beehner, Jacinta" w:date="2025-07-16T12:38:00Z" w:initials="JB">
    <w:p w14:paraId="1671E81A" w14:textId="3193BAD9" w:rsidR="00673BCB" w:rsidRDefault="00673BCB" w:rsidP="00673BCB">
      <w:r>
        <w:rPr>
          <w:rStyle w:val="CommentReference"/>
        </w:rPr>
        <w:annotationRef/>
      </w:r>
      <w:r>
        <w:rPr>
          <w:sz w:val="20"/>
          <w:szCs w:val="20"/>
        </w:rPr>
        <w:t>Principal</w:t>
      </w:r>
    </w:p>
  </w:comment>
  <w:comment w:id="171" w:author="Beehner, Jacinta" w:date="2025-07-16T13:23:00Z" w:initials="JB">
    <w:p w14:paraId="513FC237" w14:textId="77777777" w:rsidR="00671A14" w:rsidRDefault="00671A14" w:rsidP="00671A14">
      <w:r>
        <w:rPr>
          <w:rStyle w:val="CommentReference"/>
        </w:rPr>
        <w:annotationRef/>
      </w:r>
      <w:r>
        <w:rPr>
          <w:sz w:val="20"/>
          <w:szCs w:val="20"/>
        </w:rPr>
        <w:t>Because you are doing a Principal coordinate analysis AND a Principal components analysis, I almost think you need to clarify to readers that these are two different things. You should put this above when you first mention principal coordinates analysis. Something like: We performed Principal Coordinates Analysis (PCoA) on the Aitchison distance matrix, which yields principal coordinates (PC1–PC3) representing major axes of community variation. While these are often referred to as “components” in subsequent modeling, we note that they are technically principal coordinates derived from a distance matrix, not principal components from a PCA.</w:t>
      </w:r>
    </w:p>
  </w:comment>
  <w:comment w:id="175" w:author="Beehner, Jacinta" w:date="2025-07-16T12:40:00Z" w:initials="JB">
    <w:p w14:paraId="4AFE93E4" w14:textId="585A8866" w:rsidR="00673BCB" w:rsidRDefault="00673BCB" w:rsidP="00673BCB">
      <w:r>
        <w:rPr>
          <w:rStyle w:val="CommentReference"/>
        </w:rPr>
        <w:annotationRef/>
      </w:r>
      <w:r>
        <w:rPr>
          <w:sz w:val="20"/>
          <w:szCs w:val="20"/>
        </w:rPr>
        <w:t>Should this be left-tail?</w:t>
      </w:r>
    </w:p>
  </w:comment>
  <w:comment w:id="183" w:author="Beehner, Jacinta" w:date="2025-07-16T12:49:00Z" w:initials="JB">
    <w:p w14:paraId="4417B42A" w14:textId="77777777" w:rsidR="00673BCB" w:rsidRDefault="00673BCB" w:rsidP="00673BCB">
      <w:r>
        <w:rPr>
          <w:rStyle w:val="CommentReference"/>
        </w:rPr>
        <w:annotationRef/>
      </w:r>
      <w:r>
        <w:rPr>
          <w:sz w:val="20"/>
          <w:szCs w:val="20"/>
        </w:rPr>
        <w:t>Inconsistent comma usage, sometime you have an Oxford comma and sometimes you don't.</w:t>
      </w:r>
    </w:p>
  </w:comment>
  <w:comment w:id="190" w:author="Maria Luisa Savo Sardaro" w:date="2025-07-26T19:09:00Z" w:initials="MS">
    <w:p w14:paraId="639937C0" w14:textId="77777777" w:rsidR="002F77D0" w:rsidRDefault="002F77D0" w:rsidP="002F77D0">
      <w:pPr>
        <w:pStyle w:val="CommentText"/>
      </w:pPr>
      <w:r>
        <w:rPr>
          <w:rStyle w:val="CommentReference"/>
        </w:rPr>
        <w:annotationRef/>
      </w:r>
      <w:r>
        <w:rPr>
          <w:color w:val="000000"/>
        </w:rPr>
        <w:t>We can add some considerations also on some of the genera belonging to the Firmicutes and Bacteroidetes phyla that are thermoresistant and also implicated in inflammation and disease. Like adding, “ we observed a reduction of Firmicutes and Bacteroidetes overall, but within these phyla we can also observe an increase in genera involved in inflammation, such as Fusobacterium A–C, Porphyromonaceae, and Capnocytophaga_820688. Also, the Lactobacillus genus can increase under oxidoreductive conditions due to its ability to grow in stress environments, which may contribute to altered microbial dynamics during inflammation.   Looking around some references, here is one</w:t>
      </w:r>
    </w:p>
    <w:p w14:paraId="4A5F34F3" w14:textId="77777777" w:rsidR="002F77D0" w:rsidRDefault="002F77D0" w:rsidP="002F77D0">
      <w:pPr>
        <w:pStyle w:val="CommentText"/>
      </w:pPr>
      <w:hyperlink r:id="rId2" w:history="1">
        <w:r w:rsidRPr="002349EB">
          <w:rPr>
            <w:rStyle w:val="Hyperlink"/>
          </w:rPr>
          <w:t>https://onlinelibrary.wiley.com/doi/10.1111/prd.12393</w:t>
        </w:r>
      </w:hyperlink>
    </w:p>
  </w:comment>
  <w:comment w:id="191" w:author="Maria Luisa Savo Sardaro" w:date="2025-07-27T08:28:00Z" w:initials="MS">
    <w:p w14:paraId="5671DC14" w14:textId="77777777" w:rsidR="00FD5F65" w:rsidRDefault="00FD5F65" w:rsidP="00FD5F65">
      <w:pPr>
        <w:pStyle w:val="CommentText"/>
      </w:pPr>
      <w:r>
        <w:rPr>
          <w:rStyle w:val="CommentReference"/>
        </w:rPr>
        <w:annotationRef/>
      </w:r>
      <w:r>
        <w:t xml:space="preserve">Also Terrisporobacter </w:t>
      </w:r>
      <w:hyperlink r:id="rId3" w:history="1">
        <w:r w:rsidRPr="00D9021D">
          <w:rPr>
            <w:rStyle w:val="Hyperlink"/>
          </w:rPr>
          <w:t>https://www.cell.com/heliyon/fulltext/S2405-8440(24)14315-0</w:t>
        </w:r>
      </w:hyperlink>
    </w:p>
  </w:comment>
  <w:comment w:id="192" w:author="Maria Luisa Savo Sardaro" w:date="2025-07-27T08:40:00Z" w:initials="MS">
    <w:p w14:paraId="4A732EFF" w14:textId="77777777" w:rsidR="008C4194" w:rsidRDefault="00FC5F0F" w:rsidP="008C4194">
      <w:pPr>
        <w:pStyle w:val="CommentText"/>
      </w:pPr>
      <w:r>
        <w:rPr>
          <w:rStyle w:val="CommentReference"/>
        </w:rPr>
        <w:annotationRef/>
      </w:r>
      <w:r w:rsidR="008C4194">
        <w:t xml:space="preserve">Collinsella </w:t>
      </w:r>
      <w:hyperlink r:id="rId4" w:history="1">
        <w:r w:rsidR="008C4194" w:rsidRPr="00B95EF3">
          <w:rPr>
            <w:rStyle w:val="Hyperlink"/>
          </w:rPr>
          <w:t>https://www.tandfonline.com/doi/full/10.1080/19490976.2023.2298246</w:t>
        </w:r>
      </w:hyperlink>
    </w:p>
    <w:p w14:paraId="3FDEBCBC" w14:textId="77777777" w:rsidR="008C4194" w:rsidRDefault="008C4194" w:rsidP="008C4194">
      <w:pPr>
        <w:pStyle w:val="CommentText"/>
      </w:pPr>
    </w:p>
    <w:p w14:paraId="5EFB58CE" w14:textId="77777777" w:rsidR="008C4194" w:rsidRDefault="008C4194" w:rsidP="008C4194">
      <w:pPr>
        <w:pStyle w:val="CommentText"/>
      </w:pPr>
    </w:p>
    <w:p w14:paraId="07778CBC" w14:textId="77777777" w:rsidR="008C4194" w:rsidRDefault="008C4194" w:rsidP="008C4194">
      <w:pPr>
        <w:pStyle w:val="CommentText"/>
      </w:pPr>
    </w:p>
  </w:comment>
  <w:comment w:id="193" w:author="Maria Luisa Savo Sardaro" w:date="2025-07-27T10:30:00Z" w:initials="MS">
    <w:p w14:paraId="05450286" w14:textId="77777777" w:rsidR="008C4194" w:rsidRDefault="008C4194" w:rsidP="008C4194">
      <w:pPr>
        <w:pStyle w:val="CommentText"/>
      </w:pPr>
      <w:r>
        <w:rPr>
          <w:rStyle w:val="CommentReference"/>
        </w:rPr>
        <w:annotationRef/>
      </w:r>
      <w:hyperlink r:id="rId5" w:history="1">
        <w:r w:rsidRPr="006924A6">
          <w:rPr>
            <w:rStyle w:val="Hyperlink"/>
          </w:rPr>
          <w:t>https://pmc.ncbi.nlm.nih.gov/articles/PMC6219589/</w:t>
        </w:r>
      </w:hyperlink>
    </w:p>
    <w:p w14:paraId="437E926A" w14:textId="77777777" w:rsidR="008C4194" w:rsidRDefault="008C4194" w:rsidP="008C4194">
      <w:pPr>
        <w:pStyle w:val="CommentText"/>
      </w:pPr>
    </w:p>
    <w:p w14:paraId="69C3CE23" w14:textId="77777777" w:rsidR="008C4194" w:rsidRDefault="008C4194" w:rsidP="008C4194">
      <w:pPr>
        <w:pStyle w:val="CommentText"/>
      </w:pPr>
    </w:p>
    <w:p w14:paraId="4A995085" w14:textId="77777777" w:rsidR="008C4194" w:rsidRDefault="008C4194" w:rsidP="008C4194">
      <w:pPr>
        <w:pStyle w:val="CommentText"/>
      </w:pPr>
      <w:r>
        <w:rPr>
          <w:color w:val="1B1B1B"/>
          <w:highlight w:val="white"/>
        </w:rPr>
        <w:t>Even when taking into account the large inter-individual variation in the gut microbiota in response to diet, there is evidence that </w:t>
      </w:r>
      <w:r>
        <w:rPr>
          <w:i/>
          <w:iCs/>
          <w:color w:val="1B1B1B"/>
          <w:highlight w:val="white"/>
        </w:rPr>
        <w:t>Collinsella</w:t>
      </w:r>
      <w:r>
        <w:rPr>
          <w:color w:val="1B1B1B"/>
          <w:highlight w:val="white"/>
        </w:rPr>
        <w:t> abundance depends on the dietary intake of the host. For instance, a high-protein weight loss diet significantly reduces </w:t>
      </w:r>
      <w:r>
        <w:rPr>
          <w:i/>
          <w:iCs/>
          <w:color w:val="1B1B1B"/>
          <w:highlight w:val="white"/>
        </w:rPr>
        <w:t>Collinsella</w:t>
      </w:r>
      <w:r>
        <w:rPr>
          <w:color w:val="1B1B1B"/>
          <w:highlight w:val="white"/>
        </w:rPr>
        <w:t> abundance.</w:t>
      </w:r>
      <w:hyperlink r:id="rId6" w:history="1">
        <w:r w:rsidRPr="006924A6">
          <w:rPr>
            <w:rStyle w:val="Hyperlink"/>
            <w:highlight w:val="white"/>
            <w:vertAlign w:val="superscript"/>
          </w:rPr>
          <w:t>13</w:t>
        </w:r>
      </w:hyperlink>
      <w:r>
        <w:rPr>
          <w:color w:val="1B1B1B"/>
          <w:highlight w:val="white"/>
        </w:rPr>
        <w:t> Moreover, a fiber-rich macrobiotic diet reduces </w:t>
      </w:r>
      <w:r>
        <w:rPr>
          <w:i/>
          <w:iCs/>
          <w:color w:val="1B1B1B"/>
          <w:highlight w:val="white"/>
        </w:rPr>
        <w:t>Collinsella</w:t>
      </w:r>
      <w:r>
        <w:rPr>
          <w:color w:val="1B1B1B"/>
          <w:highlight w:val="white"/>
        </w:rPr>
        <w:t> abundance and promotes the growth of fermentative bacteria notable for their production of short-chain fatty acids (SCFA) such as acetate and butyrate, which is associated with an improved metabolic response in T2D patients.</w:t>
      </w:r>
      <w:hyperlink r:id="rId7" w:history="1">
        <w:r w:rsidRPr="006924A6">
          <w:rPr>
            <w:rStyle w:val="Hyperlink"/>
            <w:highlight w:val="white"/>
            <w:vertAlign w:val="superscript"/>
          </w:rPr>
          <w:t>14</w:t>
        </w:r>
      </w:hyperlink>
      <w:r>
        <w:rPr>
          <w:color w:val="1B1B1B"/>
          <w:highlight w:val="white"/>
        </w:rPr>
        <w:t> </w:t>
      </w:r>
      <w:r>
        <w:t xml:space="preserve"> </w:t>
      </w:r>
    </w:p>
  </w:comment>
  <w:comment w:id="194" w:author="Beehner, Jacinta" w:date="2025-07-16T13:54:00Z" w:initials="JB">
    <w:p w14:paraId="33A56CC4" w14:textId="6FFD0261" w:rsidR="007A7BA9" w:rsidRDefault="007A7BA9" w:rsidP="007A7BA9">
      <w:r>
        <w:rPr>
          <w:rStyle w:val="CommentReference"/>
        </w:rPr>
        <w:annotationRef/>
      </w:r>
      <w:r>
        <w:rPr>
          <w:sz w:val="20"/>
          <w:szCs w:val="20"/>
        </w:rPr>
        <w:t>I love this figure.</w:t>
      </w:r>
    </w:p>
  </w:comment>
  <w:comment w:id="197" w:author="Maria Luisa Savo Sardaro" w:date="2025-07-25T09:18:00Z" w:initials="MS">
    <w:p w14:paraId="19493AC4" w14:textId="77777777" w:rsidR="00D74D78" w:rsidRDefault="00D74D78" w:rsidP="00D74D78">
      <w:pPr>
        <w:pStyle w:val="CommentText"/>
      </w:pPr>
      <w:r>
        <w:rPr>
          <w:rStyle w:val="CommentReference"/>
        </w:rPr>
        <w:annotationRef/>
      </w:r>
      <w:r>
        <w:t>The size of the characters maybe a bit bigger</w:t>
      </w:r>
    </w:p>
  </w:comment>
  <w:comment w:id="198" w:author="Beehner, Jacinta" w:date="2025-07-16T12:44:00Z" w:initials="JB">
    <w:p w14:paraId="22FCDCA3" w14:textId="7D5501C7" w:rsidR="00673BCB" w:rsidRDefault="00673BCB" w:rsidP="00673BCB">
      <w:r>
        <w:rPr>
          <w:rStyle w:val="CommentReference"/>
        </w:rPr>
        <w:annotationRef/>
      </w:r>
      <w:r>
        <w:rPr>
          <w:sz w:val="20"/>
          <w:szCs w:val="20"/>
        </w:rPr>
        <w:t>Because of the color boxes around each panel, I might do another X axis label in the red box (for temperatures).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3E330B" w15:done="0"/>
  <w15:commentEx w15:paraId="18B9CD0C" w15:done="0"/>
  <w15:commentEx w15:paraId="3D3BA71E" w15:done="0"/>
  <w15:commentEx w15:paraId="05B8169B" w15:paraIdParent="3D3BA71E" w15:done="0"/>
  <w15:commentEx w15:paraId="0CD8B34A" w15:done="0"/>
  <w15:commentEx w15:paraId="72C106A5" w15:done="0"/>
  <w15:commentEx w15:paraId="702D0724" w15:paraIdParent="72C106A5" w15:done="0"/>
  <w15:commentEx w15:paraId="2083AF2F" w15:done="0"/>
  <w15:commentEx w15:paraId="4FC1511C" w15:done="0"/>
  <w15:commentEx w15:paraId="00D5BEE5" w15:done="0"/>
  <w15:commentEx w15:paraId="6C4B733E" w15:done="0"/>
  <w15:commentEx w15:paraId="1172A0FD" w15:paraIdParent="6C4B733E" w15:done="0"/>
  <w15:commentEx w15:paraId="37D9F4B9" w15:done="0"/>
  <w15:commentEx w15:paraId="343820C2" w15:done="0"/>
  <w15:commentEx w15:paraId="38CF6F84" w15:done="0"/>
  <w15:commentEx w15:paraId="1DF494E5" w15:done="0"/>
  <w15:commentEx w15:paraId="11EEF5B6" w15:done="0"/>
  <w15:commentEx w15:paraId="14CB5ED4" w15:done="0"/>
  <w15:commentEx w15:paraId="6BF5B728" w15:done="0"/>
  <w15:commentEx w15:paraId="53FFB657" w15:done="0"/>
  <w15:commentEx w15:paraId="344C2893" w15:done="0"/>
  <w15:commentEx w15:paraId="4D7F464A" w15:done="0"/>
  <w15:commentEx w15:paraId="5CD7F223" w15:done="0"/>
  <w15:commentEx w15:paraId="3763BF7A" w15:done="0"/>
  <w15:commentEx w15:paraId="0A6E44B9" w15:done="0"/>
  <w15:commentEx w15:paraId="1671E81A" w15:done="0"/>
  <w15:commentEx w15:paraId="513FC237" w15:done="0"/>
  <w15:commentEx w15:paraId="4AFE93E4" w15:done="0"/>
  <w15:commentEx w15:paraId="4417B42A" w15:done="0"/>
  <w15:commentEx w15:paraId="4A5F34F3" w15:done="0"/>
  <w15:commentEx w15:paraId="5671DC14" w15:paraIdParent="4A5F34F3" w15:done="0"/>
  <w15:commentEx w15:paraId="07778CBC" w15:paraIdParent="4A5F34F3" w15:done="0"/>
  <w15:commentEx w15:paraId="4A995085" w15:paraIdParent="4A5F34F3" w15:done="0"/>
  <w15:commentEx w15:paraId="33A56CC4" w15:done="0"/>
  <w15:commentEx w15:paraId="19493AC4" w15:done="0"/>
  <w15:commentEx w15:paraId="22FCDC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7A7022" w16cex:dateUtc="2025-07-16T16:33:00Z"/>
  <w16cex:commentExtensible w16cex:durableId="56383655" w16cex:dateUtc="2025-07-16T16:33:00Z"/>
  <w16cex:commentExtensible w16cex:durableId="64FA861F" w16cex:dateUtc="2025-07-16T16:57:00Z"/>
  <w16cex:commentExtensible w16cex:durableId="3D912A51" w16cex:dateUtc="2025-07-18T19:34:00Z"/>
  <w16cex:commentExtensible w16cex:durableId="309A9B9D" w16cex:dateUtc="2025-07-16T16:59:00Z"/>
  <w16cex:commentExtensible w16cex:durableId="709CD81A" w16cex:dateUtc="2025-07-16T17:01:00Z"/>
  <w16cex:commentExtensible w16cex:durableId="33AD5781" w16cex:dateUtc="2025-07-18T19:37:00Z"/>
  <w16cex:commentExtensible w16cex:durableId="0559AEED" w16cex:dateUtc="2025-07-18T20:01:00Z"/>
  <w16cex:commentExtensible w16cex:durableId="264A4D41" w16cex:dateUtc="2025-07-16T16:49:00Z"/>
  <w16cex:commentExtensible w16cex:durableId="39EFA6AC" w16cex:dateUtc="2025-07-16T17:51:00Z"/>
  <w16cex:commentExtensible w16cex:durableId="6015333D" w16cex:dateUtc="2025-07-16T17:06:00Z"/>
  <w16cex:commentExtensible w16cex:durableId="531B9538" w16cex:dateUtc="2025-07-18T18:58:00Z"/>
  <w16cex:commentExtensible w16cex:durableId="346D4441" w16cex:dateUtc="2025-07-16T17:45:00Z"/>
  <w16cex:commentExtensible w16cex:durableId="27CE0628" w16cex:dateUtc="2025-07-16T17:22:00Z"/>
  <w16cex:commentExtensible w16cex:durableId="32507383" w16cex:dateUtc="2025-07-16T17:09:00Z"/>
  <w16cex:commentExtensible w16cex:durableId="7D5FA96C" w16cex:dateUtc="2025-07-16T17:10:00Z"/>
  <w16cex:commentExtensible w16cex:durableId="4633AED4" w16cex:dateUtc="2025-07-18T19:11:00Z"/>
  <w16cex:commentExtensible w16cex:durableId="35C6C796" w16cex:dateUtc="2025-07-16T17:11:00Z"/>
  <w16cex:commentExtensible w16cex:durableId="547033C9" w16cex:dateUtc="2025-07-18T19:17:00Z"/>
  <w16cex:commentExtensible w16cex:durableId="7D60DBA8" w16cex:dateUtc="2025-07-16T17:14:00Z"/>
  <w16cex:commentExtensible w16cex:durableId="1E0D6FA2" w16cex:dateUtc="2025-07-16T17:29:00Z"/>
  <w16cex:commentExtensible w16cex:durableId="2F2D23CC" w16cex:dateUtc="2025-07-16T17:49:00Z"/>
  <w16cex:commentExtensible w16cex:durableId="53054042" w16cex:dateUtc="2025-07-16T17:50:00Z"/>
  <w16cex:commentExtensible w16cex:durableId="735389E0" w16cex:dateUtc="2025-07-16T16:51:00Z"/>
  <w16cex:commentExtensible w16cex:durableId="78059965" w16cex:dateUtc="2025-07-18T19:54:00Z"/>
  <w16cex:commentExtensible w16cex:durableId="7EEF111F" w16cex:dateUtc="2025-07-16T16:38:00Z"/>
  <w16cex:commentExtensible w16cex:durableId="4EF69B36" w16cex:dateUtc="2025-07-16T17:23:00Z"/>
  <w16cex:commentExtensible w16cex:durableId="03F567B7" w16cex:dateUtc="2025-07-16T16:40:00Z"/>
  <w16cex:commentExtensible w16cex:durableId="5A6D540F" w16cex:dateUtc="2025-07-16T16:49:00Z"/>
  <w16cex:commentExtensible w16cex:durableId="0CB007ED" w16cex:dateUtc="2025-07-26T16:09:00Z"/>
  <w16cex:commentExtensible w16cex:durableId="26DB198D" w16cex:dateUtc="2025-07-27T05:28:00Z"/>
  <w16cex:commentExtensible w16cex:durableId="54D13E3B" w16cex:dateUtc="2025-07-27T05:40:00Z"/>
  <w16cex:commentExtensible w16cex:durableId="79882CDE" w16cex:dateUtc="2025-07-27T07:30:00Z"/>
  <w16cex:commentExtensible w16cex:durableId="470922E0" w16cex:dateUtc="2025-07-16T17:54:00Z"/>
  <w16cex:commentExtensible w16cex:durableId="5FF3C9F4" w16cex:dateUtc="2025-07-25T06:18:00Z"/>
  <w16cex:commentExtensible w16cex:durableId="7CD06BC6" w16cex:dateUtc="2025-07-16T1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3E330B" w16cid:durableId="147A7022"/>
  <w16cid:commentId w16cid:paraId="18B9CD0C" w16cid:durableId="56383655"/>
  <w16cid:commentId w16cid:paraId="3D3BA71E" w16cid:durableId="64FA861F"/>
  <w16cid:commentId w16cid:paraId="05B8169B" w16cid:durableId="3D912A51"/>
  <w16cid:commentId w16cid:paraId="0CD8B34A" w16cid:durableId="309A9B9D"/>
  <w16cid:commentId w16cid:paraId="72C106A5" w16cid:durableId="709CD81A"/>
  <w16cid:commentId w16cid:paraId="702D0724" w16cid:durableId="33AD5781"/>
  <w16cid:commentId w16cid:paraId="2083AF2F" w16cid:durableId="0559AEED"/>
  <w16cid:commentId w16cid:paraId="4FC1511C" w16cid:durableId="264A4D41"/>
  <w16cid:commentId w16cid:paraId="00D5BEE5" w16cid:durableId="39EFA6AC"/>
  <w16cid:commentId w16cid:paraId="6C4B733E" w16cid:durableId="6015333D"/>
  <w16cid:commentId w16cid:paraId="1172A0FD" w16cid:durableId="531B9538"/>
  <w16cid:commentId w16cid:paraId="37D9F4B9" w16cid:durableId="346D4441"/>
  <w16cid:commentId w16cid:paraId="343820C2" w16cid:durableId="27CE0628"/>
  <w16cid:commentId w16cid:paraId="38CF6F84" w16cid:durableId="32507383"/>
  <w16cid:commentId w16cid:paraId="1DF494E5" w16cid:durableId="7D5FA96C"/>
  <w16cid:commentId w16cid:paraId="11EEF5B6" w16cid:durableId="4633AED4"/>
  <w16cid:commentId w16cid:paraId="14CB5ED4" w16cid:durableId="35C6C796"/>
  <w16cid:commentId w16cid:paraId="6BF5B728" w16cid:durableId="547033C9"/>
  <w16cid:commentId w16cid:paraId="53FFB657" w16cid:durableId="7D60DBA8"/>
  <w16cid:commentId w16cid:paraId="344C2893" w16cid:durableId="1E0D6FA2"/>
  <w16cid:commentId w16cid:paraId="4D7F464A" w16cid:durableId="2F2D23CC"/>
  <w16cid:commentId w16cid:paraId="5CD7F223" w16cid:durableId="53054042"/>
  <w16cid:commentId w16cid:paraId="3763BF7A" w16cid:durableId="735389E0"/>
  <w16cid:commentId w16cid:paraId="0A6E44B9" w16cid:durableId="78059965"/>
  <w16cid:commentId w16cid:paraId="1671E81A" w16cid:durableId="7EEF111F"/>
  <w16cid:commentId w16cid:paraId="513FC237" w16cid:durableId="4EF69B36"/>
  <w16cid:commentId w16cid:paraId="4AFE93E4" w16cid:durableId="03F567B7"/>
  <w16cid:commentId w16cid:paraId="4417B42A" w16cid:durableId="5A6D540F"/>
  <w16cid:commentId w16cid:paraId="4A5F34F3" w16cid:durableId="0CB007ED"/>
  <w16cid:commentId w16cid:paraId="5671DC14" w16cid:durableId="26DB198D"/>
  <w16cid:commentId w16cid:paraId="07778CBC" w16cid:durableId="54D13E3B"/>
  <w16cid:commentId w16cid:paraId="4A995085" w16cid:durableId="79882CDE"/>
  <w16cid:commentId w16cid:paraId="33A56CC4" w16cid:durableId="470922E0"/>
  <w16cid:commentId w16cid:paraId="19493AC4" w16cid:durableId="5FF3C9F4"/>
  <w16cid:commentId w16cid:paraId="22FCDCA3" w16cid:durableId="7CD06B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02B58" w14:textId="77777777" w:rsidR="00D3024B" w:rsidRDefault="00D3024B" w:rsidP="00F13D2A">
      <w:r>
        <w:separator/>
      </w:r>
    </w:p>
  </w:endnote>
  <w:endnote w:type="continuationSeparator" w:id="0">
    <w:p w14:paraId="2EF187CC" w14:textId="77777777" w:rsidR="00D3024B" w:rsidRDefault="00D3024B" w:rsidP="00F13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4436556"/>
      <w:docPartObj>
        <w:docPartGallery w:val="Page Numbers (Bottom of Page)"/>
        <w:docPartUnique/>
      </w:docPartObj>
    </w:sdtPr>
    <w:sdtContent>
      <w:p w14:paraId="07016EB8" w14:textId="163CC764" w:rsidR="00F13D2A" w:rsidRDefault="00F13D2A" w:rsidP="00FC5F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22E7F0" w14:textId="77777777" w:rsidR="00F13D2A" w:rsidRDefault="00F13D2A" w:rsidP="00F13D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6168754"/>
      <w:docPartObj>
        <w:docPartGallery w:val="Page Numbers (Bottom of Page)"/>
        <w:docPartUnique/>
      </w:docPartObj>
    </w:sdtPr>
    <w:sdtContent>
      <w:p w14:paraId="27A2FF5C" w14:textId="3AC3331E" w:rsidR="00F13D2A" w:rsidRDefault="00F13D2A" w:rsidP="00FC5F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32</w:t>
        </w:r>
        <w:r>
          <w:rPr>
            <w:rStyle w:val="PageNumber"/>
          </w:rPr>
          <w:fldChar w:fldCharType="end"/>
        </w:r>
      </w:p>
    </w:sdtContent>
  </w:sdt>
  <w:p w14:paraId="38F66A6B" w14:textId="77777777" w:rsidR="00F13D2A" w:rsidRDefault="00F13D2A" w:rsidP="00F13D2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52182" w14:textId="77777777" w:rsidR="00D3024B" w:rsidRDefault="00D3024B" w:rsidP="00F13D2A">
      <w:r>
        <w:separator/>
      </w:r>
    </w:p>
  </w:footnote>
  <w:footnote w:type="continuationSeparator" w:id="0">
    <w:p w14:paraId="770C1B80" w14:textId="77777777" w:rsidR="00D3024B" w:rsidRDefault="00D3024B" w:rsidP="00F13D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D44BC6"/>
    <w:multiLevelType w:val="hybridMultilevel"/>
    <w:tmpl w:val="901ACA0E"/>
    <w:lvl w:ilvl="0" w:tplc="81B695D4">
      <w:start w:val="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389928">
    <w:abstractNumId w:val="1"/>
  </w:num>
  <w:num w:numId="2" w16cid:durableId="2869375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ehner, Jacinta">
    <w15:presenceInfo w15:providerId="AD" w15:userId="S::jbeehner@umich.edu::e0cb1dd4-a38a-46fe-96a9-cb6ed8067d48"/>
  </w15:person>
  <w15:person w15:author="Bergman, Thore">
    <w15:presenceInfo w15:providerId="AD" w15:userId="S::thore@umich.edu::70451fbf-d657-4e9e-84e4-d45a6901c8fc"/>
  </w15:person>
  <w15:person w15:author="Maria Luisa Savo Sardaro">
    <w15:presenceInfo w15:providerId="AD" w15:userId="S::mls3514@ads.northwestern.edu::56ede574-a713-4535-bdf9-e791cccc18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65A"/>
    <w:rsid w:val="00001C5E"/>
    <w:rsid w:val="00016265"/>
    <w:rsid w:val="00034BFE"/>
    <w:rsid w:val="000365B2"/>
    <w:rsid w:val="000407FB"/>
    <w:rsid w:val="00067C71"/>
    <w:rsid w:val="000702CE"/>
    <w:rsid w:val="00074A66"/>
    <w:rsid w:val="000B4728"/>
    <w:rsid w:val="000B5BEE"/>
    <w:rsid w:val="000E2ADF"/>
    <w:rsid w:val="000F74F2"/>
    <w:rsid w:val="0012501B"/>
    <w:rsid w:val="0013502B"/>
    <w:rsid w:val="0015671F"/>
    <w:rsid w:val="00164984"/>
    <w:rsid w:val="00164D31"/>
    <w:rsid w:val="00182528"/>
    <w:rsid w:val="00184927"/>
    <w:rsid w:val="001A4F55"/>
    <w:rsid w:val="001E00C2"/>
    <w:rsid w:val="001F71DD"/>
    <w:rsid w:val="0021608F"/>
    <w:rsid w:val="00233DD2"/>
    <w:rsid w:val="00242226"/>
    <w:rsid w:val="00262E82"/>
    <w:rsid w:val="002669A7"/>
    <w:rsid w:val="00270465"/>
    <w:rsid w:val="00274919"/>
    <w:rsid w:val="00274D72"/>
    <w:rsid w:val="00287667"/>
    <w:rsid w:val="002A5D9C"/>
    <w:rsid w:val="002B09F8"/>
    <w:rsid w:val="002B552F"/>
    <w:rsid w:val="002C2B96"/>
    <w:rsid w:val="002C3D10"/>
    <w:rsid w:val="002F0916"/>
    <w:rsid w:val="002F77D0"/>
    <w:rsid w:val="00330F11"/>
    <w:rsid w:val="0033565E"/>
    <w:rsid w:val="00337EBD"/>
    <w:rsid w:val="00347B4B"/>
    <w:rsid w:val="003563E7"/>
    <w:rsid w:val="003A509E"/>
    <w:rsid w:val="003B0B1F"/>
    <w:rsid w:val="003C7C65"/>
    <w:rsid w:val="00410923"/>
    <w:rsid w:val="0041465A"/>
    <w:rsid w:val="0041471A"/>
    <w:rsid w:val="0041720A"/>
    <w:rsid w:val="004449D1"/>
    <w:rsid w:val="004A666D"/>
    <w:rsid w:val="004C357C"/>
    <w:rsid w:val="004C5A8D"/>
    <w:rsid w:val="004D067A"/>
    <w:rsid w:val="004E066B"/>
    <w:rsid w:val="004F17B7"/>
    <w:rsid w:val="004F2F35"/>
    <w:rsid w:val="00516686"/>
    <w:rsid w:val="0053457E"/>
    <w:rsid w:val="005543D8"/>
    <w:rsid w:val="005551F2"/>
    <w:rsid w:val="0056342B"/>
    <w:rsid w:val="005649BA"/>
    <w:rsid w:val="005728B3"/>
    <w:rsid w:val="00586432"/>
    <w:rsid w:val="00595889"/>
    <w:rsid w:val="005A0253"/>
    <w:rsid w:val="005C3906"/>
    <w:rsid w:val="005D4C47"/>
    <w:rsid w:val="005D6D35"/>
    <w:rsid w:val="005E18BF"/>
    <w:rsid w:val="005E543B"/>
    <w:rsid w:val="005F3D80"/>
    <w:rsid w:val="006014E8"/>
    <w:rsid w:val="0060386A"/>
    <w:rsid w:val="0063706B"/>
    <w:rsid w:val="006376A6"/>
    <w:rsid w:val="00646D0F"/>
    <w:rsid w:val="00660DE0"/>
    <w:rsid w:val="00671A14"/>
    <w:rsid w:val="00673BCB"/>
    <w:rsid w:val="006909B8"/>
    <w:rsid w:val="006B14DC"/>
    <w:rsid w:val="006C3172"/>
    <w:rsid w:val="006D48F0"/>
    <w:rsid w:val="006E4C8C"/>
    <w:rsid w:val="006E5092"/>
    <w:rsid w:val="00714EDC"/>
    <w:rsid w:val="00724A7B"/>
    <w:rsid w:val="00752B2B"/>
    <w:rsid w:val="007579EA"/>
    <w:rsid w:val="00761047"/>
    <w:rsid w:val="00765D3D"/>
    <w:rsid w:val="007A7BA9"/>
    <w:rsid w:val="007B57EE"/>
    <w:rsid w:val="007B7C43"/>
    <w:rsid w:val="007D7132"/>
    <w:rsid w:val="00800D14"/>
    <w:rsid w:val="008231EC"/>
    <w:rsid w:val="00862771"/>
    <w:rsid w:val="008631EB"/>
    <w:rsid w:val="008751B9"/>
    <w:rsid w:val="00896836"/>
    <w:rsid w:val="008A1BC7"/>
    <w:rsid w:val="008C258F"/>
    <w:rsid w:val="008C3988"/>
    <w:rsid w:val="008C4194"/>
    <w:rsid w:val="008F171B"/>
    <w:rsid w:val="00905501"/>
    <w:rsid w:val="009160DA"/>
    <w:rsid w:val="00925668"/>
    <w:rsid w:val="00936894"/>
    <w:rsid w:val="00940ABA"/>
    <w:rsid w:val="00941F55"/>
    <w:rsid w:val="0096051B"/>
    <w:rsid w:val="00984333"/>
    <w:rsid w:val="009846FE"/>
    <w:rsid w:val="00985473"/>
    <w:rsid w:val="009B6F9B"/>
    <w:rsid w:val="009D1F81"/>
    <w:rsid w:val="009E2FB6"/>
    <w:rsid w:val="009E59AA"/>
    <w:rsid w:val="009F0888"/>
    <w:rsid w:val="009F65FA"/>
    <w:rsid w:val="00A00722"/>
    <w:rsid w:val="00A13010"/>
    <w:rsid w:val="00A358EE"/>
    <w:rsid w:val="00A4005D"/>
    <w:rsid w:val="00A6004D"/>
    <w:rsid w:val="00A72B19"/>
    <w:rsid w:val="00A92ECA"/>
    <w:rsid w:val="00A936F7"/>
    <w:rsid w:val="00A96C14"/>
    <w:rsid w:val="00A97E34"/>
    <w:rsid w:val="00AA2BE7"/>
    <w:rsid w:val="00AB2D58"/>
    <w:rsid w:val="00AD155B"/>
    <w:rsid w:val="00AD254A"/>
    <w:rsid w:val="00AE5F46"/>
    <w:rsid w:val="00AF0CD3"/>
    <w:rsid w:val="00B24088"/>
    <w:rsid w:val="00B40CA0"/>
    <w:rsid w:val="00B647E0"/>
    <w:rsid w:val="00B64BE6"/>
    <w:rsid w:val="00B85BCA"/>
    <w:rsid w:val="00B92B1B"/>
    <w:rsid w:val="00BA541F"/>
    <w:rsid w:val="00BB512B"/>
    <w:rsid w:val="00BC3FD8"/>
    <w:rsid w:val="00BC46F9"/>
    <w:rsid w:val="00BD41DF"/>
    <w:rsid w:val="00BE58E8"/>
    <w:rsid w:val="00BE691A"/>
    <w:rsid w:val="00C137AB"/>
    <w:rsid w:val="00C14B6F"/>
    <w:rsid w:val="00C86B9B"/>
    <w:rsid w:val="00C90D4A"/>
    <w:rsid w:val="00C92A54"/>
    <w:rsid w:val="00CA471D"/>
    <w:rsid w:val="00CB27CC"/>
    <w:rsid w:val="00CB48C1"/>
    <w:rsid w:val="00CB5A04"/>
    <w:rsid w:val="00CD5102"/>
    <w:rsid w:val="00D1426F"/>
    <w:rsid w:val="00D20047"/>
    <w:rsid w:val="00D21653"/>
    <w:rsid w:val="00D3024B"/>
    <w:rsid w:val="00D6054D"/>
    <w:rsid w:val="00D60AAE"/>
    <w:rsid w:val="00D729F3"/>
    <w:rsid w:val="00D74D78"/>
    <w:rsid w:val="00D750B2"/>
    <w:rsid w:val="00D81F2F"/>
    <w:rsid w:val="00DA148E"/>
    <w:rsid w:val="00DA7EFC"/>
    <w:rsid w:val="00DC0AF6"/>
    <w:rsid w:val="00DF2C6D"/>
    <w:rsid w:val="00E1237B"/>
    <w:rsid w:val="00E21D0B"/>
    <w:rsid w:val="00E353FA"/>
    <w:rsid w:val="00E356F2"/>
    <w:rsid w:val="00E37B3B"/>
    <w:rsid w:val="00E4714E"/>
    <w:rsid w:val="00E65178"/>
    <w:rsid w:val="00E83D65"/>
    <w:rsid w:val="00E8793F"/>
    <w:rsid w:val="00E87A40"/>
    <w:rsid w:val="00E93992"/>
    <w:rsid w:val="00EA1DD2"/>
    <w:rsid w:val="00EA48E4"/>
    <w:rsid w:val="00EB3A97"/>
    <w:rsid w:val="00ED3137"/>
    <w:rsid w:val="00ED3C8C"/>
    <w:rsid w:val="00EF4F1B"/>
    <w:rsid w:val="00F13D2A"/>
    <w:rsid w:val="00F156E2"/>
    <w:rsid w:val="00F459CE"/>
    <w:rsid w:val="00F55D84"/>
    <w:rsid w:val="00F5641E"/>
    <w:rsid w:val="00F66497"/>
    <w:rsid w:val="00F74723"/>
    <w:rsid w:val="00F76352"/>
    <w:rsid w:val="00F81E1E"/>
    <w:rsid w:val="00F949E3"/>
    <w:rsid w:val="00FC4A4C"/>
    <w:rsid w:val="00FC5F0F"/>
    <w:rsid w:val="00FD5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98349"/>
  <w15:chartTrackingRefBased/>
  <w15:docId w15:val="{E0CD494B-E4D6-44D8-BEAE-FE7FC2737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B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14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6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6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6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6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6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6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6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6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65A"/>
    <w:rPr>
      <w:rFonts w:eastAsiaTheme="majorEastAsia" w:cstheme="majorBidi"/>
      <w:color w:val="272727" w:themeColor="text1" w:themeTint="D8"/>
    </w:rPr>
  </w:style>
  <w:style w:type="paragraph" w:styleId="Title">
    <w:name w:val="Title"/>
    <w:basedOn w:val="Normal"/>
    <w:next w:val="Normal"/>
    <w:link w:val="TitleChar"/>
    <w:uiPriority w:val="10"/>
    <w:qFormat/>
    <w:rsid w:val="004146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65A"/>
    <w:pPr>
      <w:spacing w:before="160"/>
      <w:jc w:val="center"/>
    </w:pPr>
    <w:rPr>
      <w:i/>
      <w:iCs/>
      <w:color w:val="404040" w:themeColor="text1" w:themeTint="BF"/>
    </w:rPr>
  </w:style>
  <w:style w:type="character" w:customStyle="1" w:styleId="QuoteChar">
    <w:name w:val="Quote Char"/>
    <w:basedOn w:val="DefaultParagraphFont"/>
    <w:link w:val="Quote"/>
    <w:uiPriority w:val="29"/>
    <w:rsid w:val="0041465A"/>
    <w:rPr>
      <w:i/>
      <w:iCs/>
      <w:color w:val="404040" w:themeColor="text1" w:themeTint="BF"/>
    </w:rPr>
  </w:style>
  <w:style w:type="paragraph" w:styleId="ListParagraph">
    <w:name w:val="List Paragraph"/>
    <w:basedOn w:val="Normal"/>
    <w:uiPriority w:val="34"/>
    <w:qFormat/>
    <w:rsid w:val="0041465A"/>
    <w:pPr>
      <w:ind w:left="720"/>
      <w:contextualSpacing/>
    </w:pPr>
  </w:style>
  <w:style w:type="character" w:styleId="IntenseEmphasis">
    <w:name w:val="Intense Emphasis"/>
    <w:basedOn w:val="DefaultParagraphFont"/>
    <w:uiPriority w:val="21"/>
    <w:qFormat/>
    <w:rsid w:val="0041465A"/>
    <w:rPr>
      <w:i/>
      <w:iCs/>
      <w:color w:val="0F4761" w:themeColor="accent1" w:themeShade="BF"/>
    </w:rPr>
  </w:style>
  <w:style w:type="paragraph" w:styleId="IntenseQuote">
    <w:name w:val="Intense Quote"/>
    <w:basedOn w:val="Normal"/>
    <w:next w:val="Normal"/>
    <w:link w:val="IntenseQuoteChar"/>
    <w:uiPriority w:val="30"/>
    <w:qFormat/>
    <w:rsid w:val="00414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65A"/>
    <w:rPr>
      <w:i/>
      <w:iCs/>
      <w:color w:val="0F4761" w:themeColor="accent1" w:themeShade="BF"/>
    </w:rPr>
  </w:style>
  <w:style w:type="character" w:styleId="IntenseReference">
    <w:name w:val="Intense Reference"/>
    <w:basedOn w:val="DefaultParagraphFont"/>
    <w:uiPriority w:val="32"/>
    <w:qFormat/>
    <w:rsid w:val="0041465A"/>
    <w:rPr>
      <w:b/>
      <w:bCs/>
      <w:smallCaps/>
      <w:color w:val="0F4761" w:themeColor="accent1" w:themeShade="BF"/>
      <w:spacing w:val="5"/>
    </w:rPr>
  </w:style>
  <w:style w:type="character" w:styleId="CommentReference">
    <w:name w:val="annotation reference"/>
    <w:basedOn w:val="DefaultParagraphFont"/>
    <w:uiPriority w:val="99"/>
    <w:semiHidden/>
    <w:unhideWhenUsed/>
    <w:rsid w:val="00347B4B"/>
    <w:rPr>
      <w:sz w:val="16"/>
      <w:szCs w:val="16"/>
    </w:rPr>
  </w:style>
  <w:style w:type="character" w:styleId="Emphasis">
    <w:name w:val="Emphasis"/>
    <w:basedOn w:val="DefaultParagraphFont"/>
    <w:uiPriority w:val="20"/>
    <w:qFormat/>
    <w:rsid w:val="00AD155B"/>
    <w:rPr>
      <w:i/>
      <w:iCs/>
    </w:rPr>
  </w:style>
  <w:style w:type="character" w:styleId="Strong">
    <w:name w:val="Strong"/>
    <w:basedOn w:val="DefaultParagraphFont"/>
    <w:uiPriority w:val="22"/>
    <w:qFormat/>
    <w:rsid w:val="00B24088"/>
    <w:rPr>
      <w:b/>
      <w:bCs/>
    </w:rPr>
  </w:style>
  <w:style w:type="character" w:styleId="HTMLCode">
    <w:name w:val="HTML Code"/>
    <w:basedOn w:val="DefaultParagraphFont"/>
    <w:uiPriority w:val="99"/>
    <w:semiHidden/>
    <w:unhideWhenUsed/>
    <w:rsid w:val="00E37B3B"/>
    <w:rPr>
      <w:rFonts w:ascii="Courier New" w:eastAsia="Times New Roman" w:hAnsi="Courier New" w:cs="Courier New"/>
      <w:sz w:val="20"/>
      <w:szCs w:val="20"/>
    </w:rPr>
  </w:style>
  <w:style w:type="character" w:styleId="Hyperlink">
    <w:name w:val="Hyperlink"/>
    <w:basedOn w:val="DefaultParagraphFont"/>
    <w:uiPriority w:val="99"/>
    <w:unhideWhenUsed/>
    <w:rsid w:val="00AF0CD3"/>
    <w:rPr>
      <w:color w:val="467886" w:themeColor="hyperlink"/>
      <w:u w:val="single"/>
    </w:rPr>
  </w:style>
  <w:style w:type="paragraph" w:styleId="Bibliography">
    <w:name w:val="Bibliography"/>
    <w:basedOn w:val="Normal"/>
    <w:next w:val="Normal"/>
    <w:uiPriority w:val="37"/>
    <w:unhideWhenUsed/>
    <w:rsid w:val="00586432"/>
    <w:pPr>
      <w:tabs>
        <w:tab w:val="left" w:pos="620"/>
      </w:tabs>
      <w:spacing w:after="240"/>
      <w:ind w:left="624" w:hanging="624"/>
    </w:pPr>
  </w:style>
  <w:style w:type="paragraph" w:styleId="Header">
    <w:name w:val="header"/>
    <w:basedOn w:val="Normal"/>
    <w:link w:val="HeaderChar"/>
    <w:uiPriority w:val="99"/>
    <w:unhideWhenUsed/>
    <w:rsid w:val="00F13D2A"/>
    <w:pPr>
      <w:tabs>
        <w:tab w:val="center" w:pos="4680"/>
        <w:tab w:val="right" w:pos="9360"/>
      </w:tabs>
    </w:pPr>
  </w:style>
  <w:style w:type="character" w:customStyle="1" w:styleId="HeaderChar">
    <w:name w:val="Header Char"/>
    <w:basedOn w:val="DefaultParagraphFont"/>
    <w:link w:val="Header"/>
    <w:uiPriority w:val="99"/>
    <w:rsid w:val="00F13D2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13D2A"/>
    <w:pPr>
      <w:tabs>
        <w:tab w:val="center" w:pos="4680"/>
        <w:tab w:val="right" w:pos="9360"/>
      </w:tabs>
    </w:pPr>
  </w:style>
  <w:style w:type="character" w:customStyle="1" w:styleId="FooterChar">
    <w:name w:val="Footer Char"/>
    <w:basedOn w:val="DefaultParagraphFont"/>
    <w:link w:val="Footer"/>
    <w:uiPriority w:val="99"/>
    <w:rsid w:val="00F13D2A"/>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13D2A"/>
  </w:style>
  <w:style w:type="paragraph" w:styleId="CommentText">
    <w:name w:val="annotation text"/>
    <w:basedOn w:val="Normal"/>
    <w:link w:val="CommentTextChar"/>
    <w:uiPriority w:val="99"/>
    <w:unhideWhenUsed/>
    <w:rsid w:val="004449D1"/>
    <w:rPr>
      <w:sz w:val="20"/>
      <w:szCs w:val="20"/>
    </w:rPr>
  </w:style>
  <w:style w:type="character" w:customStyle="1" w:styleId="CommentTextChar">
    <w:name w:val="Comment Text Char"/>
    <w:basedOn w:val="DefaultParagraphFont"/>
    <w:link w:val="CommentText"/>
    <w:uiPriority w:val="99"/>
    <w:rsid w:val="004449D1"/>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449D1"/>
    <w:rPr>
      <w:b/>
      <w:bCs/>
    </w:rPr>
  </w:style>
  <w:style w:type="character" w:customStyle="1" w:styleId="CommentSubjectChar">
    <w:name w:val="Comment Subject Char"/>
    <w:basedOn w:val="CommentTextChar"/>
    <w:link w:val="CommentSubject"/>
    <w:uiPriority w:val="99"/>
    <w:semiHidden/>
    <w:rsid w:val="004449D1"/>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4449D1"/>
    <w:pPr>
      <w:spacing w:after="0"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660D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7234">
      <w:bodyDiv w:val="1"/>
      <w:marLeft w:val="0"/>
      <w:marRight w:val="0"/>
      <w:marTop w:val="0"/>
      <w:marBottom w:val="0"/>
      <w:divBdr>
        <w:top w:val="none" w:sz="0" w:space="0" w:color="auto"/>
        <w:left w:val="none" w:sz="0" w:space="0" w:color="auto"/>
        <w:bottom w:val="none" w:sz="0" w:space="0" w:color="auto"/>
        <w:right w:val="none" w:sz="0" w:space="0" w:color="auto"/>
      </w:divBdr>
    </w:div>
    <w:div w:id="99610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cell.com/heliyon/fulltext/S2405-8440(24)14315-0" TargetMode="External"/><Relationship Id="rId7" Type="http://schemas.openxmlformats.org/officeDocument/2006/relationships/hyperlink" Target="https://pmc.ncbi.nlm.nih.gov/articles/PMC6219589/#CIT0014" TargetMode="External"/><Relationship Id="rId2" Type="http://schemas.openxmlformats.org/officeDocument/2006/relationships/hyperlink" Target="https://onlinelibrary.wiley.com/doi/10.1111/prd.12393" TargetMode="External"/><Relationship Id="rId1" Type="http://schemas.openxmlformats.org/officeDocument/2006/relationships/hyperlink" Target="https://www.nature.com/articles/s41598-021-02015-6" TargetMode="External"/><Relationship Id="rId6" Type="http://schemas.openxmlformats.org/officeDocument/2006/relationships/hyperlink" Target="https://pmc.ncbi.nlm.nih.gov/articles/PMC6219589/#CIT0013" TargetMode="External"/><Relationship Id="rId5" Type="http://schemas.openxmlformats.org/officeDocument/2006/relationships/hyperlink" Target="https://pmc.ncbi.nlm.nih.gov/articles/PMC6219589/" TargetMode="External"/><Relationship Id="rId4" Type="http://schemas.openxmlformats.org/officeDocument/2006/relationships/hyperlink" Target="https://www.tandfonline.com/doi/full/10.1080/19490976.2023.2298246"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emf"/><Relationship Id="rId18" Type="http://schemas.openxmlformats.org/officeDocument/2006/relationships/image" Target="media/image6.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hyperlink" Target="http://www.earthmicrobiome.org" TargetMode="External"/><Relationship Id="rId17" Type="http://schemas.openxmlformats.org/officeDocument/2006/relationships/image" Target="media/image5.emf"/><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1.emf"/><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7.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 Id="rId22" Type="http://schemas.openxmlformats.org/officeDocument/2006/relationships/image" Target="media/image10.emf"/><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C491A-936D-FC49-874A-4CAEAF6B3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88204</Words>
  <Characters>502764</Characters>
  <Application>Microsoft Office Word</Application>
  <DocSecurity>0</DocSecurity>
  <Lines>4189</Lines>
  <Paragraphs>1179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Maria Luisa Savo Sardaro</cp:lastModifiedBy>
  <cp:revision>2</cp:revision>
  <dcterms:created xsi:type="dcterms:W3CDTF">2025-07-27T07:33:00Z</dcterms:created>
  <dcterms:modified xsi:type="dcterms:W3CDTF">2025-07-27T07:33:00Z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id="ua4lpESN"/&gt;&lt;style id="http://www.zotero.org/styles/science" hasBibliography="1" bibliographyStyleHasBeenSet="1"/&gt;&lt;prefs&gt;&lt;pref name="fieldType" value="Field"/&gt;&lt;pref name="dontAskDelayCitationUpdat</vt:lpwstr>
  </property>
  <property fmtid="{D5CDD505-2E9C-101B-9397-08002B2CF9AE}" pid="3" name="ZOTERO_PREF_2">
    <vt:lpwstr>es" value="true"/&gt;&lt;/prefs&gt;&lt;/data&gt;</vt:lpwstr>
  </property>
</Properties>
</file>